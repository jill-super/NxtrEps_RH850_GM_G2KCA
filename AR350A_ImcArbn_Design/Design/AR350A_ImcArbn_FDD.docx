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474A" w:rsidRPr="00967BCF" w:rsidRDefault="00E9474A">
      <w:pPr>
        <w:jc w:val="center"/>
        <w:rPr>
          <w:rFonts w:ascii="Calibri" w:hAnsi="Calibri"/>
          <w:b/>
          <w:bCs/>
          <w:color w:val="FF0000"/>
          <w:sz w:val="36"/>
        </w:rPr>
      </w:pPr>
    </w:p>
    <w:p w:rsidR="00E9474A" w:rsidRPr="00967BCF" w:rsidRDefault="00E9474A">
      <w:pPr>
        <w:jc w:val="center"/>
        <w:rPr>
          <w:rFonts w:ascii="Calibri" w:hAnsi="Calibri"/>
          <w:b/>
          <w:bCs/>
          <w:sz w:val="36"/>
        </w:rPr>
      </w:pPr>
    </w:p>
    <w:p w:rsidR="00E9474A" w:rsidRPr="00967BCF" w:rsidRDefault="00E9474A">
      <w:pPr>
        <w:jc w:val="center"/>
        <w:rPr>
          <w:rFonts w:ascii="Calibri" w:hAnsi="Calibri"/>
          <w:b/>
          <w:bCs/>
          <w:sz w:val="36"/>
        </w:rPr>
      </w:pPr>
    </w:p>
    <w:p w:rsidR="00E9474A" w:rsidRPr="00967BCF" w:rsidRDefault="00E9474A">
      <w:pPr>
        <w:jc w:val="center"/>
        <w:rPr>
          <w:rFonts w:ascii="Calibri" w:hAnsi="Calibri"/>
          <w:b/>
          <w:bCs/>
          <w:sz w:val="36"/>
        </w:rPr>
      </w:pPr>
    </w:p>
    <w:p w:rsidR="002915B8" w:rsidRPr="00677BE9" w:rsidRDefault="00E6645A" w:rsidP="002915B8">
      <w:pPr>
        <w:jc w:val="center"/>
        <w:rPr>
          <w:rFonts w:ascii="Calibri" w:hAnsi="Calibri"/>
          <w:b/>
          <w:bCs/>
          <w:sz w:val="36"/>
        </w:rPr>
      </w:pPr>
      <w:r>
        <w:rPr>
          <w:rFonts w:ascii="Calibri" w:hAnsi="Calibri"/>
          <w:b/>
          <w:bCs/>
          <w:sz w:val="36"/>
        </w:rPr>
        <w:t>Inter-Micro Communication Arbitration</w:t>
      </w:r>
    </w:p>
    <w:p w:rsidR="002915B8" w:rsidRPr="002915B8" w:rsidRDefault="002915B8" w:rsidP="002915B8">
      <w:pPr>
        <w:jc w:val="center"/>
        <w:rPr>
          <w:rFonts w:ascii="Calibri" w:hAnsi="Calibri"/>
          <w:b/>
          <w:bCs/>
          <w:sz w:val="36"/>
        </w:rPr>
      </w:pPr>
    </w:p>
    <w:p w:rsidR="002915B8" w:rsidRPr="002915B8" w:rsidRDefault="009F484F" w:rsidP="002915B8">
      <w:pPr>
        <w:jc w:val="center"/>
        <w:rPr>
          <w:rFonts w:ascii="Calibri" w:hAnsi="Calibri"/>
          <w:b/>
          <w:bCs/>
          <w:sz w:val="36"/>
        </w:rPr>
      </w:pPr>
      <w:r>
        <w:rPr>
          <w:rFonts w:ascii="Calibri" w:hAnsi="Calibri"/>
          <w:b/>
          <w:bCs/>
          <w:sz w:val="36"/>
        </w:rPr>
        <w:t>FDD #</w:t>
      </w:r>
      <w:r w:rsidR="00677BE9" w:rsidRPr="00677BE9">
        <w:rPr>
          <w:rFonts w:ascii="Calibri" w:hAnsi="Calibri"/>
          <w:b/>
          <w:bCs/>
          <w:sz w:val="36"/>
        </w:rPr>
        <w:t>AR</w:t>
      </w:r>
      <w:r w:rsidR="008542C5">
        <w:rPr>
          <w:rFonts w:ascii="Calibri" w:hAnsi="Calibri"/>
          <w:b/>
          <w:bCs/>
          <w:sz w:val="36"/>
        </w:rPr>
        <w:t>350</w:t>
      </w:r>
      <w:r w:rsidR="00677BE9" w:rsidRPr="00677BE9">
        <w:rPr>
          <w:rFonts w:ascii="Calibri" w:hAnsi="Calibri"/>
          <w:b/>
          <w:bCs/>
          <w:sz w:val="36"/>
        </w:rPr>
        <w:t>A</w:t>
      </w:r>
    </w:p>
    <w:p w:rsidR="00AD668C" w:rsidRDefault="00AD668C">
      <w:pPr>
        <w:jc w:val="center"/>
        <w:rPr>
          <w:rFonts w:ascii="Calibri" w:hAnsi="Calibri"/>
          <w:b/>
          <w:bCs/>
          <w:sz w:val="36"/>
        </w:rPr>
      </w:pPr>
    </w:p>
    <w:p w:rsidR="00F70ECA" w:rsidRDefault="00F70ECA">
      <w:pPr>
        <w:jc w:val="center"/>
        <w:rPr>
          <w:rFonts w:ascii="Calibri" w:hAnsi="Calibri"/>
          <w:b/>
          <w:bCs/>
          <w:sz w:val="36"/>
        </w:rPr>
      </w:pPr>
    </w:p>
    <w:p w:rsidR="00AD668C" w:rsidRPr="00967BCF" w:rsidRDefault="00AD668C">
      <w:pPr>
        <w:jc w:val="center"/>
        <w:rPr>
          <w:rFonts w:ascii="Calibri" w:hAnsi="Calibri"/>
          <w:b/>
          <w:bCs/>
          <w:sz w:val="36"/>
        </w:rPr>
      </w:pPr>
    </w:p>
    <w:p w:rsidR="00AD668C" w:rsidRPr="00967BCF" w:rsidRDefault="00AD668C" w:rsidP="00AD668C">
      <w:pPr>
        <w:rPr>
          <w:rFonts w:ascii="Calibri" w:hAnsi="Calibri"/>
          <w:bCs/>
          <w:color w:val="0000FF"/>
          <w:szCs w:val="20"/>
        </w:rPr>
      </w:pPr>
      <w:r w:rsidRPr="00967BCF">
        <w:rPr>
          <w:rFonts w:ascii="Calibri" w:hAnsi="Calibri"/>
          <w:bCs/>
          <w:color w:val="0000FF"/>
          <w:szCs w:val="20"/>
        </w:rPr>
        <w:t>.</w:t>
      </w:r>
    </w:p>
    <w:p w:rsidR="00ED4BDA" w:rsidRDefault="00E9474A">
      <w:pPr>
        <w:pStyle w:val="TOC1"/>
        <w:tabs>
          <w:tab w:val="left" w:pos="480"/>
          <w:tab w:val="right" w:leader="dot" w:pos="8630"/>
        </w:tabs>
        <w:rPr>
          <w:ins w:id="0" w:author="Akilan Rathakrishnan" w:date="2017-01-18T13:52:00Z"/>
          <w:rFonts w:asciiTheme="minorHAnsi" w:eastAsiaTheme="minorEastAsia" w:hAnsiTheme="minorHAnsi" w:cstheme="minorBidi"/>
          <w:noProof/>
          <w:sz w:val="22"/>
          <w:szCs w:val="22"/>
        </w:rPr>
      </w:pPr>
      <w:r w:rsidRPr="00967BCF">
        <w:rPr>
          <w:rFonts w:ascii="Calibri" w:hAnsi="Calibri"/>
        </w:rPr>
        <w:br w:type="page"/>
      </w:r>
      <w:r w:rsidR="0095318F" w:rsidRPr="00967BCF">
        <w:rPr>
          <w:rFonts w:ascii="Calibri" w:hAnsi="Calibri"/>
        </w:rPr>
        <w:lastRenderedPageBreak/>
        <w:fldChar w:fldCharType="begin"/>
      </w:r>
      <w:r w:rsidR="0095318F" w:rsidRPr="00967BCF">
        <w:rPr>
          <w:rFonts w:ascii="Calibri" w:hAnsi="Calibri"/>
        </w:rPr>
        <w:instrText xml:space="preserve"> TOC \o "1-3" \h \z \u </w:instrText>
      </w:r>
      <w:r w:rsidR="0095318F" w:rsidRPr="00967BCF">
        <w:rPr>
          <w:rFonts w:ascii="Calibri" w:hAnsi="Calibri"/>
        </w:rPr>
        <w:fldChar w:fldCharType="separate"/>
      </w:r>
      <w:ins w:id="1" w:author="Akilan Rathakrishnan" w:date="2017-01-18T13:52:00Z">
        <w:r w:rsidR="00ED4BDA" w:rsidRPr="008759C9">
          <w:rPr>
            <w:rStyle w:val="Hyperlink"/>
            <w:noProof/>
          </w:rPr>
          <w:fldChar w:fldCharType="begin"/>
        </w:r>
        <w:r w:rsidR="00ED4BDA" w:rsidRPr="008759C9">
          <w:rPr>
            <w:rStyle w:val="Hyperlink"/>
            <w:noProof/>
          </w:rPr>
          <w:instrText xml:space="preserve"> </w:instrText>
        </w:r>
        <w:r w:rsidR="00ED4BDA">
          <w:rPr>
            <w:noProof/>
          </w:rPr>
          <w:instrText>HYPERLINK \l "_Toc472510847"</w:instrText>
        </w:r>
        <w:r w:rsidR="00ED4BDA" w:rsidRPr="008759C9">
          <w:rPr>
            <w:rStyle w:val="Hyperlink"/>
            <w:noProof/>
          </w:rPr>
          <w:instrText xml:space="preserve"> </w:instrText>
        </w:r>
        <w:r w:rsidR="00ED4BDA" w:rsidRPr="008759C9">
          <w:rPr>
            <w:rStyle w:val="Hyperlink"/>
            <w:noProof/>
          </w:rPr>
        </w:r>
        <w:r w:rsidR="00ED4BDA" w:rsidRPr="008759C9">
          <w:rPr>
            <w:rStyle w:val="Hyperlink"/>
            <w:noProof/>
          </w:rPr>
          <w:fldChar w:fldCharType="separate"/>
        </w:r>
        <w:r w:rsidR="00ED4BDA" w:rsidRPr="008759C9">
          <w:rPr>
            <w:rStyle w:val="Hyperlink"/>
            <w:rFonts w:ascii="Calibri" w:hAnsi="Calibri"/>
            <w:noProof/>
          </w:rPr>
          <w:t>1.</w:t>
        </w:r>
        <w:r w:rsidR="00ED4BDA">
          <w:rPr>
            <w:rFonts w:asciiTheme="minorHAnsi" w:eastAsiaTheme="minorEastAsia" w:hAnsiTheme="minorHAnsi" w:cstheme="minorBidi"/>
            <w:noProof/>
            <w:sz w:val="22"/>
            <w:szCs w:val="22"/>
          </w:rPr>
          <w:tab/>
        </w:r>
        <w:r w:rsidR="00ED4BDA" w:rsidRPr="008759C9">
          <w:rPr>
            <w:rStyle w:val="Hyperlink"/>
            <w:rFonts w:ascii="Calibri" w:hAnsi="Calibri"/>
            <w:noProof/>
          </w:rPr>
          <w:t>High Level Description</w:t>
        </w:r>
        <w:r w:rsidR="00ED4BDA">
          <w:rPr>
            <w:noProof/>
            <w:webHidden/>
          </w:rPr>
          <w:tab/>
        </w:r>
        <w:r w:rsidR="00ED4BDA">
          <w:rPr>
            <w:noProof/>
            <w:webHidden/>
          </w:rPr>
          <w:fldChar w:fldCharType="begin"/>
        </w:r>
        <w:r w:rsidR="00ED4BDA">
          <w:rPr>
            <w:noProof/>
            <w:webHidden/>
          </w:rPr>
          <w:instrText xml:space="preserve"> PAGEREF _Toc472510847 \h </w:instrText>
        </w:r>
        <w:r w:rsidR="00ED4BDA">
          <w:rPr>
            <w:noProof/>
            <w:webHidden/>
          </w:rPr>
        </w:r>
      </w:ins>
      <w:r w:rsidR="00ED4BDA">
        <w:rPr>
          <w:noProof/>
          <w:webHidden/>
        </w:rPr>
        <w:fldChar w:fldCharType="separate"/>
      </w:r>
      <w:ins w:id="2" w:author="Akilan Rathakrishnan" w:date="2017-01-18T13:52:00Z">
        <w:r w:rsidR="00ED4BDA">
          <w:rPr>
            <w:noProof/>
            <w:webHidden/>
          </w:rPr>
          <w:t>4</w:t>
        </w:r>
        <w:r w:rsidR="00ED4BDA">
          <w:rPr>
            <w:noProof/>
            <w:webHidden/>
          </w:rPr>
          <w:fldChar w:fldCharType="end"/>
        </w:r>
        <w:r w:rsidR="00ED4BDA" w:rsidRPr="008759C9">
          <w:rPr>
            <w:rStyle w:val="Hyperlink"/>
            <w:noProof/>
          </w:rPr>
          <w:fldChar w:fldCharType="end"/>
        </w:r>
      </w:ins>
    </w:p>
    <w:p w:rsidR="00ED4BDA" w:rsidRDefault="00ED4BDA">
      <w:pPr>
        <w:pStyle w:val="TOC1"/>
        <w:tabs>
          <w:tab w:val="left" w:pos="480"/>
          <w:tab w:val="right" w:leader="dot" w:pos="8630"/>
        </w:tabs>
        <w:rPr>
          <w:ins w:id="3" w:author="Akilan Rathakrishnan" w:date="2017-01-18T13:52:00Z"/>
          <w:rFonts w:asciiTheme="minorHAnsi" w:eastAsiaTheme="minorEastAsia" w:hAnsiTheme="minorHAnsi" w:cstheme="minorBidi"/>
          <w:noProof/>
          <w:sz w:val="22"/>
          <w:szCs w:val="22"/>
        </w:rPr>
      </w:pPr>
      <w:ins w:id="4"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"_Toc472510848"</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rFonts w:ascii="Calibri" w:hAnsi="Calibri"/>
            <w:noProof/>
          </w:rPr>
          <w:t>2.</w:t>
        </w:r>
        <w:r>
          <w:rPr>
            <w:rFonts w:asciiTheme="minorHAnsi" w:eastAsiaTheme="minorEastAsia" w:hAnsiTheme="minorHAnsi" w:cstheme="minorBidi"/>
            <w:noProof/>
            <w:sz w:val="22"/>
            <w:szCs w:val="22"/>
          </w:rPr>
          <w:tab/>
        </w:r>
        <w:r w:rsidRPr="008759C9">
          <w:rPr>
            <w:rStyle w:val="Hyperlink"/>
            <w:rFonts w:ascii="Calibri" w:hAnsi="Calibri"/>
            <w:noProof/>
          </w:rPr>
          <w:t>Function I/O</w:t>
        </w:r>
        <w:r>
          <w:rPr>
            <w:noProof/>
            <w:webHidden/>
          </w:rPr>
          <w:tab/>
        </w:r>
        <w:r>
          <w:rPr>
            <w:noProof/>
            <w:webHidden/>
          </w:rPr>
          <w:fldChar w:fldCharType="begin"/>
        </w:r>
        <w:r>
          <w:rPr>
            <w:noProof/>
            <w:webHidden/>
          </w:rPr>
          <w:instrText xml:space="preserve"> PAGEREF _Toc472510848 \h </w:instrText>
        </w:r>
        <w:r>
          <w:rPr>
            <w:noProof/>
            <w:webHidden/>
          </w:rPr>
        </w:r>
      </w:ins>
      <w:r>
        <w:rPr>
          <w:noProof/>
          <w:webHidden/>
        </w:rPr>
        <w:fldChar w:fldCharType="separate"/>
      </w:r>
      <w:ins w:id="5" w:author="Akilan Rathakrishnan" w:date="2017-01-18T13:52:00Z">
        <w:r>
          <w:rPr>
            <w:noProof/>
            <w:webHidden/>
          </w:rPr>
          <w:t>5</w:t>
        </w:r>
        <w:r>
          <w:rPr>
            <w:noProof/>
            <w:webHidden/>
          </w:rPr>
          <w:fldChar w:fldCharType="end"/>
        </w:r>
        <w:r w:rsidRPr="008759C9">
          <w:rPr>
            <w:rStyle w:val="Hyperlink"/>
            <w:noProof/>
          </w:rPr>
          <w:fldChar w:fldCharType="end"/>
        </w:r>
      </w:ins>
    </w:p>
    <w:p w:rsidR="00ED4BDA" w:rsidRDefault="00ED4BDA">
      <w:pPr>
        <w:pStyle w:val="TOC2"/>
        <w:tabs>
          <w:tab w:val="left" w:pos="960"/>
          <w:tab w:val="right" w:leader="dot" w:pos="8630"/>
        </w:tabs>
        <w:rPr>
          <w:ins w:id="6" w:author="Akilan Rathakrishnan" w:date="2017-01-18T13:52:00Z"/>
          <w:rFonts w:asciiTheme="minorHAnsi" w:eastAsiaTheme="minorEastAsia" w:hAnsiTheme="minorHAnsi" w:cstheme="minorBidi"/>
          <w:noProof/>
          <w:sz w:val="22"/>
          <w:szCs w:val="22"/>
        </w:rPr>
      </w:pPr>
      <w:ins w:id="7"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"_Toc472510849"</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rFonts w:ascii="Calibri" w:hAnsi="Calibri"/>
            <w:noProof/>
          </w:rPr>
          <w:t>2.1.</w:t>
        </w:r>
        <w:r>
          <w:rPr>
            <w:rFonts w:asciiTheme="minorHAnsi" w:eastAsiaTheme="minorEastAsia" w:hAnsiTheme="minorHAnsi" w:cstheme="minorBidi"/>
            <w:noProof/>
            <w:sz w:val="22"/>
            <w:szCs w:val="22"/>
          </w:rPr>
          <w:tab/>
        </w:r>
        <w:r w:rsidRPr="008759C9">
          <w:rPr>
            <w:rStyle w:val="Hyperlink"/>
            <w:rFonts w:ascii="Calibri" w:hAnsi="Calibri"/>
            <w:noProof/>
          </w:rPr>
          <w:t>Input Description</w:t>
        </w:r>
        <w:r>
          <w:rPr>
            <w:noProof/>
            <w:webHidden/>
          </w:rPr>
          <w:tab/>
        </w:r>
        <w:r>
          <w:rPr>
            <w:noProof/>
            <w:webHidden/>
          </w:rPr>
          <w:fldChar w:fldCharType="begin"/>
        </w:r>
        <w:r>
          <w:rPr>
            <w:noProof/>
            <w:webHidden/>
          </w:rPr>
          <w:instrText xml:space="preserve"> PAGEREF _Toc472510849 \h </w:instrText>
        </w:r>
        <w:r>
          <w:rPr>
            <w:noProof/>
            <w:webHidden/>
          </w:rPr>
        </w:r>
      </w:ins>
      <w:r>
        <w:rPr>
          <w:noProof/>
          <w:webHidden/>
        </w:rPr>
        <w:fldChar w:fldCharType="separate"/>
      </w:r>
      <w:ins w:id="8" w:author="Akilan Rathakrishnan" w:date="2017-01-18T13:52:00Z">
        <w:r>
          <w:rPr>
            <w:noProof/>
            <w:webHidden/>
          </w:rPr>
          <w:t>5</w:t>
        </w:r>
        <w:r>
          <w:rPr>
            <w:noProof/>
            <w:webHidden/>
          </w:rPr>
          <w:fldChar w:fldCharType="end"/>
        </w:r>
        <w:r w:rsidRPr="008759C9">
          <w:rPr>
            <w:rStyle w:val="Hyperlink"/>
            <w:noProof/>
          </w:rPr>
          <w:fldChar w:fldCharType="end"/>
        </w:r>
      </w:ins>
    </w:p>
    <w:p w:rsidR="00ED4BDA" w:rsidRDefault="00ED4BDA">
      <w:pPr>
        <w:pStyle w:val="TOC2"/>
        <w:tabs>
          <w:tab w:val="left" w:pos="960"/>
          <w:tab w:val="right" w:leader="dot" w:pos="8630"/>
        </w:tabs>
        <w:rPr>
          <w:ins w:id="9" w:author="Akilan Rathakrishnan" w:date="2017-01-18T13:52:00Z"/>
          <w:rFonts w:asciiTheme="minorHAnsi" w:eastAsiaTheme="minorEastAsia" w:hAnsiTheme="minorHAnsi" w:cstheme="minorBidi"/>
          <w:noProof/>
          <w:sz w:val="22"/>
          <w:szCs w:val="22"/>
        </w:rPr>
      </w:pPr>
      <w:ins w:id="10"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"_Toc472510850"</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rFonts w:ascii="Calibri" w:hAnsi="Calibri"/>
            <w:noProof/>
          </w:rPr>
          <w:t>2.2.</w:t>
        </w:r>
        <w:r>
          <w:rPr>
            <w:rFonts w:asciiTheme="minorHAnsi" w:eastAsiaTheme="minorEastAsia" w:hAnsiTheme="minorHAnsi" w:cstheme="minorBidi"/>
            <w:noProof/>
            <w:sz w:val="22"/>
            <w:szCs w:val="22"/>
          </w:rPr>
          <w:tab/>
        </w:r>
        <w:r w:rsidRPr="008759C9">
          <w:rPr>
            <w:rStyle w:val="Hyperlink"/>
            <w:rFonts w:ascii="Calibri" w:hAnsi="Calibri"/>
            <w:noProof/>
          </w:rPr>
          <w:t>Output Description</w:t>
        </w:r>
        <w:r>
          <w:rPr>
            <w:noProof/>
            <w:webHidden/>
          </w:rPr>
          <w:tab/>
        </w:r>
        <w:r>
          <w:rPr>
            <w:noProof/>
            <w:webHidden/>
          </w:rPr>
          <w:fldChar w:fldCharType="begin"/>
        </w:r>
        <w:r>
          <w:rPr>
            <w:noProof/>
            <w:webHidden/>
          </w:rPr>
          <w:instrText xml:space="preserve"> PAGEREF _Toc472510850 \h </w:instrText>
        </w:r>
        <w:r>
          <w:rPr>
            <w:noProof/>
            <w:webHidden/>
          </w:rPr>
        </w:r>
      </w:ins>
      <w:r>
        <w:rPr>
          <w:noProof/>
          <w:webHidden/>
        </w:rPr>
        <w:fldChar w:fldCharType="separate"/>
      </w:r>
      <w:ins w:id="11" w:author="Akilan Rathakrishnan" w:date="2017-01-18T13:52:00Z">
        <w:r>
          <w:rPr>
            <w:noProof/>
            <w:webHidden/>
          </w:rPr>
          <w:t>5</w:t>
        </w:r>
        <w:r>
          <w:rPr>
            <w:noProof/>
            <w:webHidden/>
          </w:rPr>
          <w:fldChar w:fldCharType="end"/>
        </w:r>
        <w:r w:rsidRPr="008759C9">
          <w:rPr>
            <w:rStyle w:val="Hyperlink"/>
            <w:noProof/>
          </w:rPr>
          <w:fldChar w:fldCharType="end"/>
        </w:r>
      </w:ins>
    </w:p>
    <w:p w:rsidR="00ED4BDA" w:rsidRDefault="00ED4BDA">
      <w:pPr>
        <w:pStyle w:val="TOC2"/>
        <w:tabs>
          <w:tab w:val="left" w:pos="960"/>
          <w:tab w:val="right" w:leader="dot" w:pos="8630"/>
        </w:tabs>
        <w:rPr>
          <w:ins w:id="12" w:author="Akilan Rathakrishnan" w:date="2017-01-18T13:52:00Z"/>
          <w:rFonts w:asciiTheme="minorHAnsi" w:eastAsiaTheme="minorEastAsia" w:hAnsiTheme="minorHAnsi" w:cstheme="minorBidi"/>
          <w:noProof/>
          <w:sz w:val="22"/>
          <w:szCs w:val="22"/>
        </w:rPr>
      </w:pPr>
      <w:ins w:id="13"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"_Toc472510851"</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rFonts w:ascii="Calibri" w:hAnsi="Calibri"/>
            <w:noProof/>
          </w:rPr>
          <w:t>2.3.</w:t>
        </w:r>
        <w:r>
          <w:rPr>
            <w:rFonts w:asciiTheme="minorHAnsi" w:eastAsiaTheme="minorEastAsia" w:hAnsiTheme="minorHAnsi" w:cstheme="minorBidi"/>
            <w:noProof/>
            <w:sz w:val="22"/>
            <w:szCs w:val="22"/>
          </w:rPr>
          <w:tab/>
        </w:r>
        <w:r w:rsidRPr="008759C9">
          <w:rPr>
            <w:rStyle w:val="Hyperlink"/>
            <w:rFonts w:ascii="Calibri" w:hAnsi="Calibri"/>
            <w:noProof/>
          </w:rPr>
          <w:t>Sub-Function Data Flow</w:t>
        </w:r>
        <w:r>
          <w:rPr>
            <w:noProof/>
            <w:webHidden/>
          </w:rPr>
          <w:tab/>
        </w:r>
        <w:r>
          <w:rPr>
            <w:noProof/>
            <w:webHidden/>
          </w:rPr>
          <w:fldChar w:fldCharType="begin"/>
        </w:r>
        <w:r>
          <w:rPr>
            <w:noProof/>
            <w:webHidden/>
          </w:rPr>
          <w:instrText xml:space="preserve"> PAGEREF _Toc472510851 \h </w:instrText>
        </w:r>
        <w:r>
          <w:rPr>
            <w:noProof/>
            <w:webHidden/>
          </w:rPr>
        </w:r>
      </w:ins>
      <w:r>
        <w:rPr>
          <w:noProof/>
          <w:webHidden/>
        </w:rPr>
        <w:fldChar w:fldCharType="separate"/>
      </w:r>
      <w:ins w:id="14" w:author="Akilan Rathakrishnan" w:date="2017-01-18T13:52:00Z">
        <w:r>
          <w:rPr>
            <w:noProof/>
            <w:webHidden/>
          </w:rPr>
          <w:t>6</w:t>
        </w:r>
        <w:r>
          <w:rPr>
            <w:noProof/>
            <w:webHidden/>
          </w:rPr>
          <w:fldChar w:fldCharType="end"/>
        </w:r>
        <w:r w:rsidRPr="008759C9">
          <w:rPr>
            <w:rStyle w:val="Hyperlink"/>
            <w:noProof/>
          </w:rPr>
          <w:fldChar w:fldCharType="end"/>
        </w:r>
      </w:ins>
    </w:p>
    <w:p w:rsidR="00ED4BDA" w:rsidRDefault="00ED4BDA">
      <w:pPr>
        <w:pStyle w:val="TOC3"/>
        <w:tabs>
          <w:tab w:val="left" w:pos="1440"/>
          <w:tab w:val="right" w:leader="dot" w:pos="8630"/>
        </w:tabs>
        <w:rPr>
          <w:ins w:id="15" w:author="Akilan Rathakrishnan" w:date="2017-01-18T13:52:00Z"/>
          <w:rFonts w:asciiTheme="minorHAnsi" w:eastAsiaTheme="minorEastAsia" w:hAnsiTheme="minorHAnsi" w:cstheme="minorBidi"/>
          <w:noProof/>
          <w:sz w:val="22"/>
          <w:szCs w:val="22"/>
        </w:rPr>
      </w:pPr>
      <w:ins w:id="16"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"_Toc472510852"</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2.3.1.</w:t>
        </w:r>
        <w:r>
          <w:rPr>
            <w:rFonts w:asciiTheme="minorHAnsi" w:eastAsiaTheme="minorEastAsia" w:hAnsiTheme="minorHAnsi" w:cstheme="minorBidi"/>
            <w:noProof/>
            <w:sz w:val="22"/>
            <w:szCs w:val="22"/>
          </w:rPr>
          <w:tab/>
        </w:r>
        <w:r w:rsidRPr="008759C9">
          <w:rPr>
            <w:rStyle w:val="Hyperlink"/>
            <w:noProof/>
          </w:rPr>
          <w:t>Imc Arbitration Transmit side data flow</w:t>
        </w:r>
        <w:r>
          <w:rPr>
            <w:noProof/>
            <w:webHidden/>
          </w:rPr>
          <w:tab/>
        </w:r>
        <w:r>
          <w:rPr>
            <w:noProof/>
            <w:webHidden/>
          </w:rPr>
          <w:fldChar w:fldCharType="begin"/>
        </w:r>
        <w:r>
          <w:rPr>
            <w:noProof/>
            <w:webHidden/>
          </w:rPr>
          <w:instrText xml:space="preserve"> PAGEREF _Toc472510852 \h </w:instrText>
        </w:r>
        <w:r>
          <w:rPr>
            <w:noProof/>
            <w:webHidden/>
          </w:rPr>
        </w:r>
      </w:ins>
      <w:r>
        <w:rPr>
          <w:noProof/>
          <w:webHidden/>
        </w:rPr>
        <w:fldChar w:fldCharType="separate"/>
      </w:r>
      <w:ins w:id="17" w:author="Akilan Rathakrishnan" w:date="2017-01-18T13:52:00Z">
        <w:r>
          <w:rPr>
            <w:noProof/>
            <w:webHidden/>
          </w:rPr>
          <w:t>6</w:t>
        </w:r>
        <w:r>
          <w:rPr>
            <w:noProof/>
            <w:webHidden/>
          </w:rPr>
          <w:fldChar w:fldCharType="end"/>
        </w:r>
        <w:r w:rsidRPr="008759C9">
          <w:rPr>
            <w:rStyle w:val="Hyperlink"/>
            <w:noProof/>
          </w:rPr>
          <w:fldChar w:fldCharType="end"/>
        </w:r>
      </w:ins>
    </w:p>
    <w:p w:rsidR="00ED4BDA" w:rsidRDefault="00ED4BDA">
      <w:pPr>
        <w:pStyle w:val="TOC3"/>
        <w:tabs>
          <w:tab w:val="left" w:pos="1440"/>
          <w:tab w:val="right" w:leader="dot" w:pos="8630"/>
        </w:tabs>
        <w:rPr>
          <w:ins w:id="18" w:author="Akilan Rathakrishnan" w:date="2017-01-18T13:52:00Z"/>
          <w:rFonts w:asciiTheme="minorHAnsi" w:eastAsiaTheme="minorEastAsia" w:hAnsiTheme="minorHAnsi" w:cstheme="minorBidi"/>
          <w:noProof/>
          <w:sz w:val="22"/>
          <w:szCs w:val="22"/>
        </w:rPr>
      </w:pPr>
      <w:ins w:id="19"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"_Toc472510853"</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2.3.2.</w:t>
        </w:r>
        <w:r>
          <w:rPr>
            <w:rFonts w:asciiTheme="minorHAnsi" w:eastAsiaTheme="minorEastAsia" w:hAnsiTheme="minorHAnsi" w:cstheme="minorBidi"/>
            <w:noProof/>
            <w:sz w:val="22"/>
            <w:szCs w:val="22"/>
          </w:rPr>
          <w:tab/>
        </w:r>
        <w:r w:rsidRPr="008759C9">
          <w:rPr>
            <w:rStyle w:val="Hyperlink"/>
            <w:noProof/>
          </w:rPr>
          <w:t>Imc Arbitration Receive side data flow</w:t>
        </w:r>
        <w:r>
          <w:rPr>
            <w:noProof/>
            <w:webHidden/>
          </w:rPr>
          <w:tab/>
        </w:r>
        <w:r>
          <w:rPr>
            <w:noProof/>
            <w:webHidden/>
          </w:rPr>
          <w:fldChar w:fldCharType="begin"/>
        </w:r>
        <w:r>
          <w:rPr>
            <w:noProof/>
            <w:webHidden/>
          </w:rPr>
          <w:instrText xml:space="preserve"> PAGEREF _Toc472510853 \h </w:instrText>
        </w:r>
        <w:r>
          <w:rPr>
            <w:noProof/>
            <w:webHidden/>
          </w:rPr>
        </w:r>
      </w:ins>
      <w:r>
        <w:rPr>
          <w:noProof/>
          <w:webHidden/>
        </w:rPr>
        <w:fldChar w:fldCharType="separate"/>
      </w:r>
      <w:ins w:id="20" w:author="Akilan Rathakrishnan" w:date="2017-01-18T13:52:00Z">
        <w:r>
          <w:rPr>
            <w:noProof/>
            <w:webHidden/>
          </w:rPr>
          <w:t>6</w:t>
        </w:r>
        <w:r>
          <w:rPr>
            <w:noProof/>
            <w:webHidden/>
          </w:rPr>
          <w:fldChar w:fldCharType="end"/>
        </w:r>
        <w:r w:rsidRPr="008759C9">
          <w:rPr>
            <w:rStyle w:val="Hyperlink"/>
            <w:noProof/>
          </w:rPr>
          <w:fldChar w:fldCharType="end"/>
        </w:r>
      </w:ins>
    </w:p>
    <w:p w:rsidR="00ED4BDA" w:rsidRDefault="00ED4BDA">
      <w:pPr>
        <w:pStyle w:val="TOC3"/>
        <w:tabs>
          <w:tab w:val="left" w:pos="1440"/>
          <w:tab w:val="right" w:leader="dot" w:pos="8630"/>
        </w:tabs>
        <w:rPr>
          <w:ins w:id="21" w:author="Akilan Rathakrishnan" w:date="2017-01-18T13:52:00Z"/>
          <w:rFonts w:asciiTheme="minorHAnsi" w:eastAsiaTheme="minorEastAsia" w:hAnsiTheme="minorHAnsi" w:cstheme="minorBidi"/>
          <w:noProof/>
          <w:sz w:val="22"/>
          <w:szCs w:val="22"/>
        </w:rPr>
      </w:pPr>
      <w:ins w:id="22"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"_Toc472510854"</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2.3.3.</w:t>
        </w:r>
        <w:r>
          <w:rPr>
            <w:rFonts w:asciiTheme="minorHAnsi" w:eastAsiaTheme="minorEastAsia" w:hAnsiTheme="minorHAnsi" w:cstheme="minorBidi"/>
            <w:noProof/>
            <w:sz w:val="22"/>
            <w:szCs w:val="22"/>
          </w:rPr>
          <w:tab/>
        </w:r>
        <w:r w:rsidRPr="008759C9">
          <w:rPr>
            <w:rStyle w:val="Hyperlink"/>
            <w:noProof/>
          </w:rPr>
          <w:t>Rolling Counter Handling</w:t>
        </w:r>
        <w:r>
          <w:rPr>
            <w:noProof/>
            <w:webHidden/>
          </w:rPr>
          <w:tab/>
        </w:r>
        <w:r>
          <w:rPr>
            <w:noProof/>
            <w:webHidden/>
          </w:rPr>
          <w:fldChar w:fldCharType="begin"/>
        </w:r>
        <w:r>
          <w:rPr>
            <w:noProof/>
            <w:webHidden/>
          </w:rPr>
          <w:instrText xml:space="preserve"> PAGEREF _Toc472510854 \h </w:instrText>
        </w:r>
        <w:r>
          <w:rPr>
            <w:noProof/>
            <w:webHidden/>
          </w:rPr>
        </w:r>
      </w:ins>
      <w:r>
        <w:rPr>
          <w:noProof/>
          <w:webHidden/>
        </w:rPr>
        <w:fldChar w:fldCharType="separate"/>
      </w:r>
      <w:ins w:id="23" w:author="Akilan Rathakrishnan" w:date="2017-01-18T13:52:00Z">
        <w:r>
          <w:rPr>
            <w:noProof/>
            <w:webHidden/>
          </w:rPr>
          <w:t>7</w:t>
        </w:r>
        <w:r>
          <w:rPr>
            <w:noProof/>
            <w:webHidden/>
          </w:rPr>
          <w:fldChar w:fldCharType="end"/>
        </w:r>
        <w:r w:rsidRPr="008759C9">
          <w:rPr>
            <w:rStyle w:val="Hyperlink"/>
            <w:noProof/>
          </w:rPr>
          <w:fldChar w:fldCharType="end"/>
        </w:r>
      </w:ins>
    </w:p>
    <w:p w:rsidR="00ED4BDA" w:rsidRDefault="00ED4BDA">
      <w:pPr>
        <w:pStyle w:val="TOC1"/>
        <w:tabs>
          <w:tab w:val="left" w:pos="480"/>
          <w:tab w:val="right" w:leader="dot" w:pos="8630"/>
        </w:tabs>
        <w:rPr>
          <w:ins w:id="24" w:author="Akilan Rathakrishnan" w:date="2017-01-18T13:52:00Z"/>
          <w:rFonts w:asciiTheme="minorHAnsi" w:eastAsiaTheme="minorEastAsia" w:hAnsiTheme="minorHAnsi" w:cstheme="minorBidi"/>
          <w:noProof/>
          <w:sz w:val="22"/>
          <w:szCs w:val="22"/>
        </w:rPr>
      </w:pPr>
      <w:ins w:id="25"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"_Toc472510855"</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rFonts w:ascii="Calibri" w:hAnsi="Calibri"/>
            <w:noProof/>
          </w:rPr>
          <w:t>3.</w:t>
        </w:r>
        <w:r>
          <w:rPr>
            <w:rFonts w:asciiTheme="minorHAnsi" w:eastAsiaTheme="minorEastAsia" w:hAnsiTheme="minorHAnsi" w:cstheme="minorBidi"/>
            <w:noProof/>
            <w:sz w:val="22"/>
            <w:szCs w:val="22"/>
          </w:rPr>
          <w:tab/>
        </w:r>
        <w:r w:rsidRPr="008759C9">
          <w:rPr>
            <w:rStyle w:val="Hyperlink"/>
            <w:rFonts w:ascii="Calibri" w:hAnsi="Calibri"/>
            <w:noProof/>
          </w:rPr>
          <w:t>Design Rationale and Assumptions</w:t>
        </w:r>
        <w:r>
          <w:rPr>
            <w:noProof/>
            <w:webHidden/>
          </w:rPr>
          <w:tab/>
        </w:r>
        <w:r>
          <w:rPr>
            <w:noProof/>
            <w:webHidden/>
          </w:rPr>
          <w:fldChar w:fldCharType="begin"/>
        </w:r>
        <w:r>
          <w:rPr>
            <w:noProof/>
            <w:webHidden/>
          </w:rPr>
          <w:instrText xml:space="preserve"> PAGEREF _Toc472510855 \h </w:instrText>
        </w:r>
        <w:r>
          <w:rPr>
            <w:noProof/>
            <w:webHidden/>
          </w:rPr>
        </w:r>
      </w:ins>
      <w:r>
        <w:rPr>
          <w:noProof/>
          <w:webHidden/>
        </w:rPr>
        <w:fldChar w:fldCharType="separate"/>
      </w:r>
      <w:ins w:id="26" w:author="Akilan Rathakrishnan" w:date="2017-01-18T13:52:00Z">
        <w:r>
          <w:rPr>
            <w:noProof/>
            <w:webHidden/>
          </w:rPr>
          <w:t>14</w:t>
        </w:r>
        <w:r>
          <w:rPr>
            <w:noProof/>
            <w:webHidden/>
          </w:rPr>
          <w:fldChar w:fldCharType="end"/>
        </w:r>
        <w:r w:rsidRPr="008759C9">
          <w:rPr>
            <w:rStyle w:val="Hyperlink"/>
            <w:noProof/>
          </w:rPr>
          <w:fldChar w:fldCharType="end"/>
        </w:r>
      </w:ins>
    </w:p>
    <w:p w:rsidR="00ED4BDA" w:rsidRDefault="00ED4BDA">
      <w:pPr>
        <w:pStyle w:val="TOC1"/>
        <w:tabs>
          <w:tab w:val="left" w:pos="480"/>
          <w:tab w:val="right" w:leader="dot" w:pos="8630"/>
        </w:tabs>
        <w:rPr>
          <w:ins w:id="27" w:author="Akilan Rathakrishnan" w:date="2017-01-18T13:52:00Z"/>
          <w:rFonts w:asciiTheme="minorHAnsi" w:eastAsiaTheme="minorEastAsia" w:hAnsiTheme="minorHAnsi" w:cstheme="minorBidi"/>
          <w:noProof/>
          <w:sz w:val="22"/>
          <w:szCs w:val="22"/>
        </w:rPr>
      </w:pPr>
      <w:ins w:id="28"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"_Toc472510856"</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rFonts w:ascii="Calibri" w:hAnsi="Calibri"/>
            <w:noProof/>
          </w:rPr>
          <w:t>4.</w:t>
        </w:r>
        <w:r>
          <w:rPr>
            <w:rFonts w:asciiTheme="minorHAnsi" w:eastAsiaTheme="minorEastAsia" w:hAnsiTheme="minorHAnsi" w:cstheme="minorBidi"/>
            <w:noProof/>
            <w:sz w:val="22"/>
            <w:szCs w:val="22"/>
          </w:rPr>
          <w:tab/>
        </w:r>
        <w:r w:rsidRPr="008759C9">
          <w:rPr>
            <w:rStyle w:val="Hyperlink"/>
            <w:rFonts w:ascii="Calibri" w:hAnsi="Calibri"/>
            <w:noProof/>
          </w:rPr>
          <w:t>Sub-Functions</w:t>
        </w:r>
        <w:r>
          <w:rPr>
            <w:noProof/>
            <w:webHidden/>
          </w:rPr>
          <w:tab/>
        </w:r>
        <w:r>
          <w:rPr>
            <w:noProof/>
            <w:webHidden/>
          </w:rPr>
          <w:fldChar w:fldCharType="begin"/>
        </w:r>
        <w:r>
          <w:rPr>
            <w:noProof/>
            <w:webHidden/>
          </w:rPr>
          <w:instrText xml:space="preserve"> PAGEREF _Toc472510856 \h </w:instrText>
        </w:r>
        <w:r>
          <w:rPr>
            <w:noProof/>
            <w:webHidden/>
          </w:rPr>
        </w:r>
      </w:ins>
      <w:r>
        <w:rPr>
          <w:noProof/>
          <w:webHidden/>
        </w:rPr>
        <w:fldChar w:fldCharType="separate"/>
      </w:r>
      <w:ins w:id="29" w:author="Akilan Rathakrishnan" w:date="2017-01-18T13:52:00Z">
        <w:r>
          <w:rPr>
            <w:noProof/>
            <w:webHidden/>
          </w:rPr>
          <w:t>15</w:t>
        </w:r>
        <w:r>
          <w:rPr>
            <w:noProof/>
            <w:webHidden/>
          </w:rPr>
          <w:fldChar w:fldCharType="end"/>
        </w:r>
        <w:r w:rsidRPr="008759C9">
          <w:rPr>
            <w:rStyle w:val="Hyperlink"/>
            <w:noProof/>
          </w:rPr>
          <w:fldChar w:fldCharType="end"/>
        </w:r>
      </w:ins>
    </w:p>
    <w:p w:rsidR="00ED4BDA" w:rsidRDefault="00ED4BDA">
      <w:pPr>
        <w:pStyle w:val="TOC2"/>
        <w:tabs>
          <w:tab w:val="left" w:pos="960"/>
          <w:tab w:val="right" w:leader="dot" w:pos="8630"/>
        </w:tabs>
        <w:rPr>
          <w:ins w:id="30" w:author="Akilan Rathakrishnan" w:date="2017-01-18T13:52:00Z"/>
          <w:rFonts w:asciiTheme="minorHAnsi" w:eastAsiaTheme="minorEastAsia" w:hAnsiTheme="minorHAnsi" w:cstheme="minorBidi"/>
          <w:noProof/>
          <w:sz w:val="22"/>
          <w:szCs w:val="22"/>
        </w:rPr>
      </w:pPr>
      <w:ins w:id="31"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"_Toc472510857"</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4.1.</w:t>
        </w:r>
        <w:r>
          <w:rPr>
            <w:rFonts w:asciiTheme="minorHAnsi" w:eastAsiaTheme="minorEastAsia" w:hAnsiTheme="minorHAnsi" w:cstheme="minorBidi"/>
            <w:noProof/>
            <w:sz w:val="22"/>
            <w:szCs w:val="22"/>
          </w:rPr>
          <w:tab/>
        </w:r>
        <w:r w:rsidRPr="008759C9">
          <w:rPr>
            <w:rStyle w:val="Hyperlink"/>
            <w:noProof/>
          </w:rPr>
          <w:t xml:space="preserve">Sub-Function: </w:t>
        </w:r>
        <w:r w:rsidRPr="008759C9">
          <w:rPr>
            <w:rStyle w:val="Hyperlink"/>
            <w:rFonts w:ascii="Calibri" w:hAnsi="Calibri"/>
            <w:noProof/>
          </w:rPr>
          <w:t>ImcArbnInit1</w:t>
        </w:r>
        <w:r>
          <w:rPr>
            <w:noProof/>
            <w:webHidden/>
          </w:rPr>
          <w:tab/>
        </w:r>
        <w:r>
          <w:rPr>
            <w:noProof/>
            <w:webHidden/>
          </w:rPr>
          <w:fldChar w:fldCharType="begin"/>
        </w:r>
        <w:r>
          <w:rPr>
            <w:noProof/>
            <w:webHidden/>
          </w:rPr>
          <w:instrText xml:space="preserve"> PAGEREF _Toc472510857 \h </w:instrText>
        </w:r>
        <w:r>
          <w:rPr>
            <w:noProof/>
            <w:webHidden/>
          </w:rPr>
        </w:r>
      </w:ins>
      <w:r>
        <w:rPr>
          <w:noProof/>
          <w:webHidden/>
        </w:rPr>
        <w:fldChar w:fldCharType="separate"/>
      </w:r>
      <w:ins w:id="32" w:author="Akilan Rathakrishnan" w:date="2017-01-18T13:52:00Z">
        <w:r>
          <w:rPr>
            <w:noProof/>
            <w:webHidden/>
          </w:rPr>
          <w:t>15</w:t>
        </w:r>
        <w:r>
          <w:rPr>
            <w:noProof/>
            <w:webHidden/>
          </w:rPr>
          <w:fldChar w:fldCharType="end"/>
        </w:r>
        <w:r w:rsidRPr="008759C9">
          <w:rPr>
            <w:rStyle w:val="Hyperlink"/>
            <w:noProof/>
          </w:rPr>
          <w:fldChar w:fldCharType="end"/>
        </w:r>
      </w:ins>
    </w:p>
    <w:p w:rsidR="00ED4BDA" w:rsidRDefault="00ED4BDA">
      <w:pPr>
        <w:pStyle w:val="TOC3"/>
        <w:tabs>
          <w:tab w:val="left" w:pos="1440"/>
          <w:tab w:val="right" w:leader="dot" w:pos="8630"/>
        </w:tabs>
        <w:rPr>
          <w:ins w:id="33" w:author="Akilan Rathakrishnan" w:date="2017-01-18T13:52:00Z"/>
          <w:rFonts w:asciiTheme="minorHAnsi" w:eastAsiaTheme="minorEastAsia" w:hAnsiTheme="minorHAnsi" w:cstheme="minorBidi"/>
          <w:noProof/>
          <w:sz w:val="22"/>
          <w:szCs w:val="22"/>
        </w:rPr>
      </w:pPr>
      <w:ins w:id="34"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"_Toc472510858"</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4.1.1.</w:t>
        </w:r>
        <w:r>
          <w:rPr>
            <w:rFonts w:asciiTheme="minorHAnsi" w:eastAsiaTheme="minorEastAsia" w:hAnsiTheme="minorHAnsi" w:cstheme="minorBidi"/>
            <w:noProof/>
            <w:sz w:val="22"/>
            <w:szCs w:val="22"/>
          </w:rPr>
          <w:tab/>
        </w:r>
        <w:r w:rsidRPr="008759C9">
          <w:rPr>
            <w:rStyle w:val="Hyperlink"/>
            <w:rFonts w:ascii="Calibri" w:hAnsi="Calibri"/>
            <w:noProof/>
          </w:rPr>
          <w:t>Hardware Related Design</w:t>
        </w:r>
        <w:r>
          <w:rPr>
            <w:noProof/>
            <w:webHidden/>
          </w:rPr>
          <w:tab/>
        </w:r>
        <w:r>
          <w:rPr>
            <w:noProof/>
            <w:webHidden/>
          </w:rPr>
          <w:fldChar w:fldCharType="begin"/>
        </w:r>
        <w:r>
          <w:rPr>
            <w:noProof/>
            <w:webHidden/>
          </w:rPr>
          <w:instrText xml:space="preserve"> PAGEREF _Toc472510858 \h </w:instrText>
        </w:r>
        <w:r>
          <w:rPr>
            <w:noProof/>
            <w:webHidden/>
          </w:rPr>
        </w:r>
      </w:ins>
      <w:r>
        <w:rPr>
          <w:noProof/>
          <w:webHidden/>
        </w:rPr>
        <w:fldChar w:fldCharType="separate"/>
      </w:r>
      <w:ins w:id="35" w:author="Akilan Rathakrishnan" w:date="2017-01-18T13:52:00Z">
        <w:r>
          <w:rPr>
            <w:noProof/>
            <w:webHidden/>
          </w:rPr>
          <w:t>15</w:t>
        </w:r>
        <w:r>
          <w:rPr>
            <w:noProof/>
            <w:webHidden/>
          </w:rPr>
          <w:fldChar w:fldCharType="end"/>
        </w:r>
        <w:r w:rsidRPr="008759C9">
          <w:rPr>
            <w:rStyle w:val="Hyperlink"/>
            <w:noProof/>
          </w:rPr>
          <w:fldChar w:fldCharType="end"/>
        </w:r>
      </w:ins>
    </w:p>
    <w:p w:rsidR="00ED4BDA" w:rsidRDefault="00ED4BDA">
      <w:pPr>
        <w:pStyle w:val="TOC3"/>
        <w:tabs>
          <w:tab w:val="left" w:pos="1440"/>
          <w:tab w:val="right" w:leader="dot" w:pos="8630"/>
        </w:tabs>
        <w:rPr>
          <w:ins w:id="36" w:author="Akilan Rathakrishnan" w:date="2017-01-18T13:52:00Z"/>
          <w:rFonts w:asciiTheme="minorHAnsi" w:eastAsiaTheme="minorEastAsia" w:hAnsiTheme="minorHAnsi" w:cstheme="minorBidi"/>
          <w:noProof/>
          <w:sz w:val="22"/>
          <w:szCs w:val="22"/>
        </w:rPr>
      </w:pPr>
      <w:ins w:id="37"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"_Toc472510859"</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4.1.2.</w:t>
        </w:r>
        <w:r>
          <w:rPr>
            <w:rFonts w:asciiTheme="minorHAnsi" w:eastAsiaTheme="minorEastAsia" w:hAnsiTheme="minorHAnsi" w:cstheme="minorBidi"/>
            <w:noProof/>
            <w:sz w:val="22"/>
            <w:szCs w:val="22"/>
          </w:rPr>
          <w:tab/>
        </w:r>
        <w:r w:rsidRPr="008759C9">
          <w:rPr>
            <w:rStyle w:val="Hyperlink"/>
            <w:rFonts w:ascii="Calibri" w:hAnsi="Calibri"/>
            <w:noProof/>
          </w:rPr>
          <w:t>Software Related Design</w:t>
        </w:r>
        <w:r>
          <w:rPr>
            <w:noProof/>
            <w:webHidden/>
          </w:rPr>
          <w:tab/>
        </w:r>
        <w:r>
          <w:rPr>
            <w:noProof/>
            <w:webHidden/>
          </w:rPr>
          <w:fldChar w:fldCharType="begin"/>
        </w:r>
        <w:r>
          <w:rPr>
            <w:noProof/>
            <w:webHidden/>
          </w:rPr>
          <w:instrText xml:space="preserve"> PAGEREF _Toc472510859 \h </w:instrText>
        </w:r>
        <w:r>
          <w:rPr>
            <w:noProof/>
            <w:webHidden/>
          </w:rPr>
        </w:r>
      </w:ins>
      <w:r>
        <w:rPr>
          <w:noProof/>
          <w:webHidden/>
        </w:rPr>
        <w:fldChar w:fldCharType="separate"/>
      </w:r>
      <w:ins w:id="38" w:author="Akilan Rathakrishnan" w:date="2017-01-18T13:52:00Z">
        <w:r>
          <w:rPr>
            <w:noProof/>
            <w:webHidden/>
          </w:rPr>
          <w:t>15</w:t>
        </w:r>
        <w:r>
          <w:rPr>
            <w:noProof/>
            <w:webHidden/>
          </w:rPr>
          <w:fldChar w:fldCharType="end"/>
        </w:r>
        <w:r w:rsidRPr="008759C9">
          <w:rPr>
            <w:rStyle w:val="Hyperlink"/>
            <w:noProof/>
          </w:rPr>
          <w:fldChar w:fldCharType="end"/>
        </w:r>
      </w:ins>
    </w:p>
    <w:p w:rsidR="00ED4BDA" w:rsidRDefault="00ED4BDA">
      <w:pPr>
        <w:pStyle w:val="TOC2"/>
        <w:tabs>
          <w:tab w:val="left" w:pos="960"/>
          <w:tab w:val="right" w:leader="dot" w:pos="8630"/>
        </w:tabs>
        <w:rPr>
          <w:ins w:id="39" w:author="Akilan Rathakrishnan" w:date="2017-01-18T13:52:00Z"/>
          <w:rFonts w:asciiTheme="minorHAnsi" w:eastAsiaTheme="minorEastAsia" w:hAnsiTheme="minorHAnsi" w:cstheme="minorBidi"/>
          <w:noProof/>
          <w:sz w:val="22"/>
          <w:szCs w:val="22"/>
        </w:rPr>
      </w:pPr>
      <w:ins w:id="40"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"_Toc472510860"</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4.2.</w:t>
        </w:r>
        <w:r>
          <w:rPr>
            <w:rFonts w:asciiTheme="minorHAnsi" w:eastAsiaTheme="minorEastAsia" w:hAnsiTheme="minorHAnsi" w:cstheme="minorBidi"/>
            <w:noProof/>
            <w:sz w:val="22"/>
            <w:szCs w:val="22"/>
          </w:rPr>
          <w:tab/>
        </w:r>
        <w:r w:rsidRPr="008759C9">
          <w:rPr>
            <w:rStyle w:val="Hyperlink"/>
            <w:noProof/>
          </w:rPr>
          <w:t xml:space="preserve">Sub-Function: </w:t>
        </w:r>
        <w:r w:rsidRPr="008759C9">
          <w:rPr>
            <w:rStyle w:val="Hyperlink"/>
            <w:rFonts w:ascii="Calibri" w:hAnsi="Calibri"/>
            <w:noProof/>
          </w:rPr>
          <w:t>ImcArbnTx</w:t>
        </w:r>
        <w:r>
          <w:rPr>
            <w:noProof/>
            <w:webHidden/>
          </w:rPr>
          <w:tab/>
        </w:r>
        <w:r>
          <w:rPr>
            <w:noProof/>
            <w:webHidden/>
          </w:rPr>
          <w:fldChar w:fldCharType="begin"/>
        </w:r>
        <w:r>
          <w:rPr>
            <w:noProof/>
            <w:webHidden/>
          </w:rPr>
          <w:instrText xml:space="preserve"> PAGEREF _Toc472510860 \h </w:instrText>
        </w:r>
        <w:r>
          <w:rPr>
            <w:noProof/>
            <w:webHidden/>
          </w:rPr>
        </w:r>
      </w:ins>
      <w:r>
        <w:rPr>
          <w:noProof/>
          <w:webHidden/>
        </w:rPr>
        <w:fldChar w:fldCharType="separate"/>
      </w:r>
      <w:ins w:id="41" w:author="Akilan Rathakrishnan" w:date="2017-01-18T13:52:00Z">
        <w:r>
          <w:rPr>
            <w:noProof/>
            <w:webHidden/>
          </w:rPr>
          <w:t>16</w:t>
        </w:r>
        <w:r>
          <w:rPr>
            <w:noProof/>
            <w:webHidden/>
          </w:rPr>
          <w:fldChar w:fldCharType="end"/>
        </w:r>
        <w:r w:rsidRPr="008759C9">
          <w:rPr>
            <w:rStyle w:val="Hyperlink"/>
            <w:noProof/>
          </w:rPr>
          <w:fldChar w:fldCharType="end"/>
        </w:r>
      </w:ins>
    </w:p>
    <w:p w:rsidR="00ED4BDA" w:rsidRDefault="00ED4BDA">
      <w:pPr>
        <w:pStyle w:val="TOC3"/>
        <w:tabs>
          <w:tab w:val="left" w:pos="1440"/>
          <w:tab w:val="right" w:leader="dot" w:pos="8630"/>
        </w:tabs>
        <w:rPr>
          <w:ins w:id="42" w:author="Akilan Rathakrishnan" w:date="2017-01-18T13:52:00Z"/>
          <w:rFonts w:asciiTheme="minorHAnsi" w:eastAsiaTheme="minorEastAsia" w:hAnsiTheme="minorHAnsi" w:cstheme="minorBidi"/>
          <w:noProof/>
          <w:sz w:val="22"/>
          <w:szCs w:val="22"/>
        </w:rPr>
      </w:pPr>
      <w:ins w:id="43"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"_Toc472510861"</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4.2.1.</w:t>
        </w:r>
        <w:r>
          <w:rPr>
            <w:rFonts w:asciiTheme="minorHAnsi" w:eastAsiaTheme="minorEastAsia" w:hAnsiTheme="minorHAnsi" w:cstheme="minorBidi"/>
            <w:noProof/>
            <w:sz w:val="22"/>
            <w:szCs w:val="22"/>
          </w:rPr>
          <w:tab/>
        </w:r>
        <w:r w:rsidRPr="008759C9">
          <w:rPr>
            <w:rStyle w:val="Hyperlink"/>
            <w:rFonts w:ascii="Calibri" w:hAnsi="Calibri"/>
            <w:noProof/>
          </w:rPr>
          <w:t>Hardware Related Design</w:t>
        </w:r>
        <w:r>
          <w:rPr>
            <w:noProof/>
            <w:webHidden/>
          </w:rPr>
          <w:tab/>
        </w:r>
        <w:r>
          <w:rPr>
            <w:noProof/>
            <w:webHidden/>
          </w:rPr>
          <w:fldChar w:fldCharType="begin"/>
        </w:r>
        <w:r>
          <w:rPr>
            <w:noProof/>
            <w:webHidden/>
          </w:rPr>
          <w:instrText xml:space="preserve"> PAGEREF _Toc472510861 \h </w:instrText>
        </w:r>
        <w:r>
          <w:rPr>
            <w:noProof/>
            <w:webHidden/>
          </w:rPr>
        </w:r>
      </w:ins>
      <w:r>
        <w:rPr>
          <w:noProof/>
          <w:webHidden/>
        </w:rPr>
        <w:fldChar w:fldCharType="separate"/>
      </w:r>
      <w:ins w:id="44" w:author="Akilan Rathakrishnan" w:date="2017-01-18T13:52:00Z">
        <w:r>
          <w:rPr>
            <w:noProof/>
            <w:webHidden/>
          </w:rPr>
          <w:t>16</w:t>
        </w:r>
        <w:r>
          <w:rPr>
            <w:noProof/>
            <w:webHidden/>
          </w:rPr>
          <w:fldChar w:fldCharType="end"/>
        </w:r>
        <w:r w:rsidRPr="008759C9">
          <w:rPr>
            <w:rStyle w:val="Hyperlink"/>
            <w:noProof/>
          </w:rPr>
          <w:fldChar w:fldCharType="end"/>
        </w:r>
      </w:ins>
    </w:p>
    <w:p w:rsidR="00ED4BDA" w:rsidRDefault="00ED4BDA">
      <w:pPr>
        <w:pStyle w:val="TOC3"/>
        <w:tabs>
          <w:tab w:val="left" w:pos="1440"/>
          <w:tab w:val="right" w:leader="dot" w:pos="8630"/>
        </w:tabs>
        <w:rPr>
          <w:ins w:id="45" w:author="Akilan Rathakrishnan" w:date="2017-01-18T13:52:00Z"/>
          <w:rFonts w:asciiTheme="minorHAnsi" w:eastAsiaTheme="minorEastAsia" w:hAnsiTheme="minorHAnsi" w:cstheme="minorBidi"/>
          <w:noProof/>
          <w:sz w:val="22"/>
          <w:szCs w:val="22"/>
        </w:rPr>
      </w:pPr>
      <w:ins w:id="46"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"_Toc472510862"</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4.2.2.</w:t>
        </w:r>
        <w:r>
          <w:rPr>
            <w:rFonts w:asciiTheme="minorHAnsi" w:eastAsiaTheme="minorEastAsia" w:hAnsiTheme="minorHAnsi" w:cstheme="minorBidi"/>
            <w:noProof/>
            <w:sz w:val="22"/>
            <w:szCs w:val="22"/>
          </w:rPr>
          <w:tab/>
        </w:r>
        <w:r w:rsidRPr="008759C9">
          <w:rPr>
            <w:rStyle w:val="Hyperlink"/>
            <w:rFonts w:ascii="Calibri" w:hAnsi="Calibri"/>
            <w:noProof/>
          </w:rPr>
          <w:t>Software Related Design</w:t>
        </w:r>
        <w:r>
          <w:rPr>
            <w:noProof/>
            <w:webHidden/>
          </w:rPr>
          <w:tab/>
        </w:r>
        <w:r>
          <w:rPr>
            <w:noProof/>
            <w:webHidden/>
          </w:rPr>
          <w:fldChar w:fldCharType="begin"/>
        </w:r>
        <w:r>
          <w:rPr>
            <w:noProof/>
            <w:webHidden/>
          </w:rPr>
          <w:instrText xml:space="preserve"> PAGEREF _Toc472510862 \h </w:instrText>
        </w:r>
        <w:r>
          <w:rPr>
            <w:noProof/>
            <w:webHidden/>
          </w:rPr>
        </w:r>
      </w:ins>
      <w:r>
        <w:rPr>
          <w:noProof/>
          <w:webHidden/>
        </w:rPr>
        <w:fldChar w:fldCharType="separate"/>
      </w:r>
      <w:ins w:id="47" w:author="Akilan Rathakrishnan" w:date="2017-01-18T13:52:00Z">
        <w:r>
          <w:rPr>
            <w:noProof/>
            <w:webHidden/>
          </w:rPr>
          <w:t>16</w:t>
        </w:r>
        <w:r>
          <w:rPr>
            <w:noProof/>
            <w:webHidden/>
          </w:rPr>
          <w:fldChar w:fldCharType="end"/>
        </w:r>
        <w:r w:rsidRPr="008759C9">
          <w:rPr>
            <w:rStyle w:val="Hyperlink"/>
            <w:noProof/>
          </w:rPr>
          <w:fldChar w:fldCharType="end"/>
        </w:r>
      </w:ins>
    </w:p>
    <w:p w:rsidR="00ED4BDA" w:rsidRDefault="00ED4BDA">
      <w:pPr>
        <w:pStyle w:val="TOC2"/>
        <w:tabs>
          <w:tab w:val="left" w:pos="960"/>
          <w:tab w:val="right" w:leader="dot" w:pos="8630"/>
        </w:tabs>
        <w:rPr>
          <w:ins w:id="48" w:author="Akilan Rathakrishnan" w:date="2017-01-18T13:52:00Z"/>
          <w:rFonts w:asciiTheme="minorHAnsi" w:eastAsiaTheme="minorEastAsia" w:hAnsiTheme="minorHAnsi" w:cstheme="minorBidi"/>
          <w:noProof/>
          <w:sz w:val="22"/>
          <w:szCs w:val="22"/>
        </w:rPr>
      </w:pPr>
      <w:ins w:id="49"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"_Toc472510863"</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rFonts w:ascii="Calibri" w:hAnsi="Calibri"/>
            <w:noProof/>
          </w:rPr>
          <w:t>4.3.</w:t>
        </w:r>
        <w:r>
          <w:rPr>
            <w:rFonts w:asciiTheme="minorHAnsi" w:eastAsiaTheme="minorEastAsia" w:hAnsiTheme="minorHAnsi" w:cstheme="minorBidi"/>
            <w:noProof/>
            <w:sz w:val="22"/>
            <w:szCs w:val="22"/>
          </w:rPr>
          <w:tab/>
        </w:r>
        <w:r w:rsidRPr="008759C9">
          <w:rPr>
            <w:rStyle w:val="Hyperlink"/>
            <w:noProof/>
          </w:rPr>
          <w:t xml:space="preserve">Sub-Function: </w:t>
        </w:r>
        <w:r w:rsidRPr="008759C9">
          <w:rPr>
            <w:rStyle w:val="Hyperlink"/>
            <w:rFonts w:ascii="Calibri" w:hAnsi="Calibri"/>
            <w:noProof/>
          </w:rPr>
          <w:t>ImcArbnPer1</w:t>
        </w:r>
        <w:r>
          <w:rPr>
            <w:noProof/>
            <w:webHidden/>
          </w:rPr>
          <w:tab/>
        </w:r>
        <w:r>
          <w:rPr>
            <w:noProof/>
            <w:webHidden/>
          </w:rPr>
          <w:fldChar w:fldCharType="begin"/>
        </w:r>
        <w:r>
          <w:rPr>
            <w:noProof/>
            <w:webHidden/>
          </w:rPr>
          <w:instrText xml:space="preserve"> PAGEREF _Toc472510863 \h </w:instrText>
        </w:r>
        <w:r>
          <w:rPr>
            <w:noProof/>
            <w:webHidden/>
          </w:rPr>
        </w:r>
      </w:ins>
      <w:r>
        <w:rPr>
          <w:noProof/>
          <w:webHidden/>
        </w:rPr>
        <w:fldChar w:fldCharType="separate"/>
      </w:r>
      <w:ins w:id="50" w:author="Akilan Rathakrishnan" w:date="2017-01-18T13:52:00Z">
        <w:r>
          <w:rPr>
            <w:noProof/>
            <w:webHidden/>
          </w:rPr>
          <w:t>19</w:t>
        </w:r>
        <w:r>
          <w:rPr>
            <w:noProof/>
            <w:webHidden/>
          </w:rPr>
          <w:fldChar w:fldCharType="end"/>
        </w:r>
        <w:r w:rsidRPr="008759C9">
          <w:rPr>
            <w:rStyle w:val="Hyperlink"/>
            <w:noProof/>
          </w:rPr>
          <w:fldChar w:fldCharType="end"/>
        </w:r>
      </w:ins>
    </w:p>
    <w:p w:rsidR="00ED4BDA" w:rsidRDefault="00ED4BDA">
      <w:pPr>
        <w:pStyle w:val="TOC3"/>
        <w:tabs>
          <w:tab w:val="left" w:pos="1440"/>
          <w:tab w:val="right" w:leader="dot" w:pos="8630"/>
        </w:tabs>
        <w:rPr>
          <w:ins w:id="51" w:author="Akilan Rathakrishnan" w:date="2017-01-18T13:52:00Z"/>
          <w:rFonts w:asciiTheme="minorHAnsi" w:eastAsiaTheme="minorEastAsia" w:hAnsiTheme="minorHAnsi" w:cstheme="minorBidi"/>
          <w:noProof/>
          <w:sz w:val="22"/>
          <w:szCs w:val="22"/>
        </w:rPr>
      </w:pPr>
      <w:ins w:id="52"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"_Toc472510864"</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4.3.1.</w:t>
        </w:r>
        <w:r>
          <w:rPr>
            <w:rFonts w:asciiTheme="minorHAnsi" w:eastAsiaTheme="minorEastAsia" w:hAnsiTheme="minorHAnsi" w:cstheme="minorBidi"/>
            <w:noProof/>
            <w:sz w:val="22"/>
            <w:szCs w:val="22"/>
          </w:rPr>
          <w:tab/>
        </w:r>
        <w:r w:rsidRPr="008759C9">
          <w:rPr>
            <w:rStyle w:val="Hyperlink"/>
            <w:rFonts w:ascii="Calibri" w:hAnsi="Calibri"/>
            <w:noProof/>
          </w:rPr>
          <w:t>Hardware Related Design</w:t>
        </w:r>
        <w:r>
          <w:rPr>
            <w:noProof/>
            <w:webHidden/>
          </w:rPr>
          <w:tab/>
        </w:r>
        <w:r>
          <w:rPr>
            <w:noProof/>
            <w:webHidden/>
          </w:rPr>
          <w:fldChar w:fldCharType="begin"/>
        </w:r>
        <w:r>
          <w:rPr>
            <w:noProof/>
            <w:webHidden/>
          </w:rPr>
          <w:instrText xml:space="preserve"> PAGEREF _Toc472510864 \h </w:instrText>
        </w:r>
        <w:r>
          <w:rPr>
            <w:noProof/>
            <w:webHidden/>
          </w:rPr>
        </w:r>
      </w:ins>
      <w:r>
        <w:rPr>
          <w:noProof/>
          <w:webHidden/>
        </w:rPr>
        <w:fldChar w:fldCharType="separate"/>
      </w:r>
      <w:ins w:id="53" w:author="Akilan Rathakrishnan" w:date="2017-01-18T13:52:00Z">
        <w:r>
          <w:rPr>
            <w:noProof/>
            <w:webHidden/>
          </w:rPr>
          <w:t>19</w:t>
        </w:r>
        <w:r>
          <w:rPr>
            <w:noProof/>
            <w:webHidden/>
          </w:rPr>
          <w:fldChar w:fldCharType="end"/>
        </w:r>
        <w:r w:rsidRPr="008759C9">
          <w:rPr>
            <w:rStyle w:val="Hyperlink"/>
            <w:noProof/>
          </w:rPr>
          <w:fldChar w:fldCharType="end"/>
        </w:r>
      </w:ins>
    </w:p>
    <w:p w:rsidR="00ED4BDA" w:rsidRDefault="00ED4BDA">
      <w:pPr>
        <w:pStyle w:val="TOC3"/>
        <w:tabs>
          <w:tab w:val="left" w:pos="1440"/>
          <w:tab w:val="right" w:leader="dot" w:pos="8630"/>
        </w:tabs>
        <w:rPr>
          <w:ins w:id="54" w:author="Akilan Rathakrishnan" w:date="2017-01-18T13:52:00Z"/>
          <w:rFonts w:asciiTheme="minorHAnsi" w:eastAsiaTheme="minorEastAsia" w:hAnsiTheme="minorHAnsi" w:cstheme="minorBidi"/>
          <w:noProof/>
          <w:sz w:val="22"/>
          <w:szCs w:val="22"/>
        </w:rPr>
      </w:pPr>
      <w:ins w:id="55"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"_Toc472510865"</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4.3.2.</w:t>
        </w:r>
        <w:r>
          <w:rPr>
            <w:rFonts w:asciiTheme="minorHAnsi" w:eastAsiaTheme="minorEastAsia" w:hAnsiTheme="minorHAnsi" w:cstheme="minorBidi"/>
            <w:noProof/>
            <w:sz w:val="22"/>
            <w:szCs w:val="22"/>
          </w:rPr>
          <w:tab/>
        </w:r>
        <w:r w:rsidRPr="008759C9">
          <w:rPr>
            <w:rStyle w:val="Hyperlink"/>
            <w:rFonts w:ascii="Calibri" w:hAnsi="Calibri"/>
            <w:noProof/>
          </w:rPr>
          <w:t>Software Related Design</w:t>
        </w:r>
        <w:r>
          <w:rPr>
            <w:noProof/>
            <w:webHidden/>
          </w:rPr>
          <w:tab/>
        </w:r>
        <w:r>
          <w:rPr>
            <w:noProof/>
            <w:webHidden/>
          </w:rPr>
          <w:fldChar w:fldCharType="begin"/>
        </w:r>
        <w:r>
          <w:rPr>
            <w:noProof/>
            <w:webHidden/>
          </w:rPr>
          <w:instrText xml:space="preserve"> PAGEREF _Toc472510865 \h </w:instrText>
        </w:r>
        <w:r>
          <w:rPr>
            <w:noProof/>
            <w:webHidden/>
          </w:rPr>
        </w:r>
      </w:ins>
      <w:r>
        <w:rPr>
          <w:noProof/>
          <w:webHidden/>
        </w:rPr>
        <w:fldChar w:fldCharType="separate"/>
      </w:r>
      <w:ins w:id="56" w:author="Akilan Rathakrishnan" w:date="2017-01-18T13:52:00Z">
        <w:r>
          <w:rPr>
            <w:noProof/>
            <w:webHidden/>
          </w:rPr>
          <w:t>19</w:t>
        </w:r>
        <w:r>
          <w:rPr>
            <w:noProof/>
            <w:webHidden/>
          </w:rPr>
          <w:fldChar w:fldCharType="end"/>
        </w:r>
        <w:r w:rsidRPr="008759C9">
          <w:rPr>
            <w:rStyle w:val="Hyperlink"/>
            <w:noProof/>
          </w:rPr>
          <w:fldChar w:fldCharType="end"/>
        </w:r>
      </w:ins>
    </w:p>
    <w:p w:rsidR="00ED4BDA" w:rsidRDefault="00ED4BDA">
      <w:pPr>
        <w:pStyle w:val="TOC2"/>
        <w:tabs>
          <w:tab w:val="left" w:pos="960"/>
          <w:tab w:val="right" w:leader="dot" w:pos="8630"/>
        </w:tabs>
        <w:rPr>
          <w:ins w:id="57" w:author="Akilan Rathakrishnan" w:date="2017-01-18T13:52:00Z"/>
          <w:rFonts w:asciiTheme="minorHAnsi" w:eastAsiaTheme="minorEastAsia" w:hAnsiTheme="minorHAnsi" w:cstheme="minorBidi"/>
          <w:noProof/>
          <w:sz w:val="22"/>
          <w:szCs w:val="22"/>
        </w:rPr>
      </w:pPr>
      <w:ins w:id="58"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"_Toc472510866"</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rFonts w:ascii="Calibri" w:hAnsi="Calibri"/>
            <w:noProof/>
          </w:rPr>
          <w:t>4.4.</w:t>
        </w:r>
        <w:r>
          <w:rPr>
            <w:rFonts w:asciiTheme="minorHAnsi" w:eastAsiaTheme="minorEastAsia" w:hAnsiTheme="minorHAnsi" w:cstheme="minorBidi"/>
            <w:noProof/>
            <w:sz w:val="22"/>
            <w:szCs w:val="22"/>
          </w:rPr>
          <w:tab/>
        </w:r>
        <w:r w:rsidRPr="008759C9">
          <w:rPr>
            <w:rStyle w:val="Hyperlink"/>
            <w:noProof/>
          </w:rPr>
          <w:t xml:space="preserve">Sub-Function: </w:t>
        </w:r>
        <w:r w:rsidRPr="008759C9">
          <w:rPr>
            <w:rStyle w:val="Hyperlink"/>
            <w:rFonts w:ascii="Calibri" w:hAnsi="Calibri"/>
            <w:noProof/>
          </w:rPr>
          <w:t>ImcArbnPer2</w:t>
        </w:r>
        <w:r>
          <w:rPr>
            <w:noProof/>
            <w:webHidden/>
          </w:rPr>
          <w:tab/>
        </w:r>
        <w:r>
          <w:rPr>
            <w:noProof/>
            <w:webHidden/>
          </w:rPr>
          <w:fldChar w:fldCharType="begin"/>
        </w:r>
        <w:r>
          <w:rPr>
            <w:noProof/>
            <w:webHidden/>
          </w:rPr>
          <w:instrText xml:space="preserve"> PAGEREF _Toc472510866 \h </w:instrText>
        </w:r>
        <w:r>
          <w:rPr>
            <w:noProof/>
            <w:webHidden/>
          </w:rPr>
        </w:r>
      </w:ins>
      <w:r>
        <w:rPr>
          <w:noProof/>
          <w:webHidden/>
        </w:rPr>
        <w:fldChar w:fldCharType="separate"/>
      </w:r>
      <w:ins w:id="59" w:author="Akilan Rathakrishnan" w:date="2017-01-18T13:52:00Z">
        <w:r>
          <w:rPr>
            <w:noProof/>
            <w:webHidden/>
          </w:rPr>
          <w:t>19</w:t>
        </w:r>
        <w:r>
          <w:rPr>
            <w:noProof/>
            <w:webHidden/>
          </w:rPr>
          <w:fldChar w:fldCharType="end"/>
        </w:r>
        <w:r w:rsidRPr="008759C9">
          <w:rPr>
            <w:rStyle w:val="Hyperlink"/>
            <w:noProof/>
          </w:rPr>
          <w:fldChar w:fldCharType="end"/>
        </w:r>
      </w:ins>
    </w:p>
    <w:p w:rsidR="00ED4BDA" w:rsidRDefault="00ED4BDA">
      <w:pPr>
        <w:pStyle w:val="TOC3"/>
        <w:tabs>
          <w:tab w:val="left" w:pos="1440"/>
          <w:tab w:val="right" w:leader="dot" w:pos="8630"/>
        </w:tabs>
        <w:rPr>
          <w:ins w:id="60" w:author="Akilan Rathakrishnan" w:date="2017-01-18T13:52:00Z"/>
          <w:rFonts w:asciiTheme="minorHAnsi" w:eastAsiaTheme="minorEastAsia" w:hAnsiTheme="minorHAnsi" w:cstheme="minorBidi"/>
          <w:noProof/>
          <w:sz w:val="22"/>
          <w:szCs w:val="22"/>
        </w:rPr>
      </w:pPr>
      <w:ins w:id="61"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"_Toc472510867"</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4.4.1.</w:t>
        </w:r>
        <w:r>
          <w:rPr>
            <w:rFonts w:asciiTheme="minorHAnsi" w:eastAsiaTheme="minorEastAsia" w:hAnsiTheme="minorHAnsi" w:cstheme="minorBidi"/>
            <w:noProof/>
            <w:sz w:val="22"/>
            <w:szCs w:val="22"/>
          </w:rPr>
          <w:tab/>
        </w:r>
        <w:r w:rsidRPr="008759C9">
          <w:rPr>
            <w:rStyle w:val="Hyperlink"/>
            <w:rFonts w:ascii="Calibri" w:hAnsi="Calibri"/>
            <w:noProof/>
          </w:rPr>
          <w:t>Hardware Related Design</w:t>
        </w:r>
        <w:r>
          <w:rPr>
            <w:noProof/>
            <w:webHidden/>
          </w:rPr>
          <w:tab/>
        </w:r>
        <w:r>
          <w:rPr>
            <w:noProof/>
            <w:webHidden/>
          </w:rPr>
          <w:fldChar w:fldCharType="begin"/>
        </w:r>
        <w:r>
          <w:rPr>
            <w:noProof/>
            <w:webHidden/>
          </w:rPr>
          <w:instrText xml:space="preserve"> PAGEREF _Toc472510867 \h </w:instrText>
        </w:r>
        <w:r>
          <w:rPr>
            <w:noProof/>
            <w:webHidden/>
          </w:rPr>
        </w:r>
      </w:ins>
      <w:r>
        <w:rPr>
          <w:noProof/>
          <w:webHidden/>
        </w:rPr>
        <w:fldChar w:fldCharType="separate"/>
      </w:r>
      <w:ins w:id="62" w:author="Akilan Rathakrishnan" w:date="2017-01-18T13:52:00Z">
        <w:r>
          <w:rPr>
            <w:noProof/>
            <w:webHidden/>
          </w:rPr>
          <w:t>19</w:t>
        </w:r>
        <w:r>
          <w:rPr>
            <w:noProof/>
            <w:webHidden/>
          </w:rPr>
          <w:fldChar w:fldCharType="end"/>
        </w:r>
        <w:r w:rsidRPr="008759C9">
          <w:rPr>
            <w:rStyle w:val="Hyperlink"/>
            <w:noProof/>
          </w:rPr>
          <w:fldChar w:fldCharType="end"/>
        </w:r>
      </w:ins>
    </w:p>
    <w:p w:rsidR="00ED4BDA" w:rsidRDefault="00ED4BDA">
      <w:pPr>
        <w:pStyle w:val="TOC3"/>
        <w:tabs>
          <w:tab w:val="left" w:pos="1440"/>
          <w:tab w:val="right" w:leader="dot" w:pos="8630"/>
        </w:tabs>
        <w:rPr>
          <w:ins w:id="63" w:author="Akilan Rathakrishnan" w:date="2017-01-18T13:52:00Z"/>
          <w:rFonts w:asciiTheme="minorHAnsi" w:eastAsiaTheme="minorEastAsia" w:hAnsiTheme="minorHAnsi" w:cstheme="minorBidi"/>
          <w:noProof/>
          <w:sz w:val="22"/>
          <w:szCs w:val="22"/>
        </w:rPr>
      </w:pPr>
      <w:ins w:id="64"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"_Toc472510868"</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4.4.2.</w:t>
        </w:r>
        <w:r>
          <w:rPr>
            <w:rFonts w:asciiTheme="minorHAnsi" w:eastAsiaTheme="minorEastAsia" w:hAnsiTheme="minorHAnsi" w:cstheme="minorBidi"/>
            <w:noProof/>
            <w:sz w:val="22"/>
            <w:szCs w:val="22"/>
          </w:rPr>
          <w:tab/>
        </w:r>
        <w:r w:rsidRPr="008759C9">
          <w:rPr>
            <w:rStyle w:val="Hyperlink"/>
            <w:rFonts w:ascii="Calibri" w:hAnsi="Calibri"/>
            <w:noProof/>
          </w:rPr>
          <w:t>Software Related Design</w:t>
        </w:r>
        <w:r>
          <w:rPr>
            <w:noProof/>
            <w:webHidden/>
          </w:rPr>
          <w:tab/>
        </w:r>
        <w:r>
          <w:rPr>
            <w:noProof/>
            <w:webHidden/>
          </w:rPr>
          <w:fldChar w:fldCharType="begin"/>
        </w:r>
        <w:r>
          <w:rPr>
            <w:noProof/>
            <w:webHidden/>
          </w:rPr>
          <w:instrText xml:space="preserve"> PAGEREF _Toc472510868 \h </w:instrText>
        </w:r>
        <w:r>
          <w:rPr>
            <w:noProof/>
            <w:webHidden/>
          </w:rPr>
        </w:r>
      </w:ins>
      <w:r>
        <w:rPr>
          <w:noProof/>
          <w:webHidden/>
        </w:rPr>
        <w:fldChar w:fldCharType="separate"/>
      </w:r>
      <w:ins w:id="65" w:author="Akilan Rathakrishnan" w:date="2017-01-18T13:52:00Z">
        <w:r>
          <w:rPr>
            <w:noProof/>
            <w:webHidden/>
          </w:rPr>
          <w:t>20</w:t>
        </w:r>
        <w:r>
          <w:rPr>
            <w:noProof/>
            <w:webHidden/>
          </w:rPr>
          <w:fldChar w:fldCharType="end"/>
        </w:r>
        <w:r w:rsidRPr="008759C9">
          <w:rPr>
            <w:rStyle w:val="Hyperlink"/>
            <w:noProof/>
          </w:rPr>
          <w:fldChar w:fldCharType="end"/>
        </w:r>
      </w:ins>
    </w:p>
    <w:p w:rsidR="00ED4BDA" w:rsidRDefault="00ED4BDA">
      <w:pPr>
        <w:pStyle w:val="TOC2"/>
        <w:tabs>
          <w:tab w:val="left" w:pos="960"/>
          <w:tab w:val="right" w:leader="dot" w:pos="8630"/>
        </w:tabs>
        <w:rPr>
          <w:ins w:id="66" w:author="Akilan Rathakrishnan" w:date="2017-01-18T13:52:00Z"/>
          <w:rFonts w:asciiTheme="minorHAnsi" w:eastAsiaTheme="minorEastAsia" w:hAnsiTheme="minorHAnsi" w:cstheme="minorBidi"/>
          <w:noProof/>
          <w:sz w:val="22"/>
          <w:szCs w:val="22"/>
        </w:rPr>
      </w:pPr>
      <w:ins w:id="67"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"_Toc472510869"</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4.5.</w:t>
        </w:r>
        <w:r>
          <w:rPr>
            <w:rFonts w:asciiTheme="minorHAnsi" w:eastAsiaTheme="minorEastAsia" w:hAnsiTheme="minorHAnsi" w:cstheme="minorBidi"/>
            <w:noProof/>
            <w:sz w:val="22"/>
            <w:szCs w:val="22"/>
          </w:rPr>
          <w:tab/>
        </w:r>
        <w:r w:rsidRPr="008759C9">
          <w:rPr>
            <w:rStyle w:val="Hyperlink"/>
            <w:noProof/>
          </w:rPr>
          <w:t xml:space="preserve">Sub-Function: </w:t>
        </w:r>
        <w:r w:rsidRPr="008759C9">
          <w:rPr>
            <w:rStyle w:val="Hyperlink"/>
            <w:rFonts w:ascii="Calibri" w:hAnsi="Calibri"/>
            <w:noProof/>
          </w:rPr>
          <w:t>ImcArbnPer3</w:t>
        </w:r>
        <w:r>
          <w:rPr>
            <w:noProof/>
            <w:webHidden/>
          </w:rPr>
          <w:tab/>
        </w:r>
        <w:r>
          <w:rPr>
            <w:noProof/>
            <w:webHidden/>
          </w:rPr>
          <w:fldChar w:fldCharType="begin"/>
        </w:r>
        <w:r>
          <w:rPr>
            <w:noProof/>
            <w:webHidden/>
          </w:rPr>
          <w:instrText xml:space="preserve"> PAGEREF _Toc472510869 \h </w:instrText>
        </w:r>
        <w:r>
          <w:rPr>
            <w:noProof/>
            <w:webHidden/>
          </w:rPr>
        </w:r>
      </w:ins>
      <w:r>
        <w:rPr>
          <w:noProof/>
          <w:webHidden/>
        </w:rPr>
        <w:fldChar w:fldCharType="separate"/>
      </w:r>
      <w:ins w:id="68" w:author="Akilan Rathakrishnan" w:date="2017-01-18T13:52:00Z">
        <w:r>
          <w:rPr>
            <w:noProof/>
            <w:webHidden/>
          </w:rPr>
          <w:t>20</w:t>
        </w:r>
        <w:r>
          <w:rPr>
            <w:noProof/>
            <w:webHidden/>
          </w:rPr>
          <w:fldChar w:fldCharType="end"/>
        </w:r>
        <w:r w:rsidRPr="008759C9">
          <w:rPr>
            <w:rStyle w:val="Hyperlink"/>
            <w:noProof/>
          </w:rPr>
          <w:fldChar w:fldCharType="end"/>
        </w:r>
      </w:ins>
    </w:p>
    <w:p w:rsidR="00ED4BDA" w:rsidRDefault="00ED4BDA">
      <w:pPr>
        <w:pStyle w:val="TOC3"/>
        <w:tabs>
          <w:tab w:val="left" w:pos="1440"/>
          <w:tab w:val="right" w:leader="dot" w:pos="8630"/>
        </w:tabs>
        <w:rPr>
          <w:ins w:id="69" w:author="Akilan Rathakrishnan" w:date="2017-01-18T13:52:00Z"/>
          <w:rFonts w:asciiTheme="minorHAnsi" w:eastAsiaTheme="minorEastAsia" w:hAnsiTheme="minorHAnsi" w:cstheme="minorBidi"/>
          <w:noProof/>
          <w:sz w:val="22"/>
          <w:szCs w:val="22"/>
        </w:rPr>
      </w:pPr>
      <w:ins w:id="70"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"_Toc472510870"</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4.5.1.</w:t>
        </w:r>
        <w:r>
          <w:rPr>
            <w:rFonts w:asciiTheme="minorHAnsi" w:eastAsiaTheme="minorEastAsia" w:hAnsiTheme="minorHAnsi" w:cstheme="minorBidi"/>
            <w:noProof/>
            <w:sz w:val="22"/>
            <w:szCs w:val="22"/>
          </w:rPr>
          <w:tab/>
        </w:r>
        <w:r w:rsidRPr="008759C9">
          <w:rPr>
            <w:rStyle w:val="Hyperlink"/>
            <w:rFonts w:ascii="Calibri" w:hAnsi="Calibri"/>
            <w:noProof/>
          </w:rPr>
          <w:t>Hardware Related Design</w:t>
        </w:r>
        <w:r>
          <w:rPr>
            <w:noProof/>
            <w:webHidden/>
          </w:rPr>
          <w:tab/>
        </w:r>
        <w:r>
          <w:rPr>
            <w:noProof/>
            <w:webHidden/>
          </w:rPr>
          <w:fldChar w:fldCharType="begin"/>
        </w:r>
        <w:r>
          <w:rPr>
            <w:noProof/>
            <w:webHidden/>
          </w:rPr>
          <w:instrText xml:space="preserve"> PAGEREF _Toc472510870 \h </w:instrText>
        </w:r>
        <w:r>
          <w:rPr>
            <w:noProof/>
            <w:webHidden/>
          </w:rPr>
        </w:r>
      </w:ins>
      <w:r>
        <w:rPr>
          <w:noProof/>
          <w:webHidden/>
        </w:rPr>
        <w:fldChar w:fldCharType="separate"/>
      </w:r>
      <w:ins w:id="71" w:author="Akilan Rathakrishnan" w:date="2017-01-18T13:52:00Z">
        <w:r>
          <w:rPr>
            <w:noProof/>
            <w:webHidden/>
          </w:rPr>
          <w:t>20</w:t>
        </w:r>
        <w:r>
          <w:rPr>
            <w:noProof/>
            <w:webHidden/>
          </w:rPr>
          <w:fldChar w:fldCharType="end"/>
        </w:r>
        <w:r w:rsidRPr="008759C9">
          <w:rPr>
            <w:rStyle w:val="Hyperlink"/>
            <w:noProof/>
          </w:rPr>
          <w:fldChar w:fldCharType="end"/>
        </w:r>
      </w:ins>
    </w:p>
    <w:p w:rsidR="00ED4BDA" w:rsidRDefault="00ED4BDA">
      <w:pPr>
        <w:pStyle w:val="TOC3"/>
        <w:tabs>
          <w:tab w:val="left" w:pos="1440"/>
          <w:tab w:val="right" w:leader="dot" w:pos="8630"/>
        </w:tabs>
        <w:rPr>
          <w:ins w:id="72" w:author="Akilan Rathakrishnan" w:date="2017-01-18T13:52:00Z"/>
          <w:rFonts w:asciiTheme="minorHAnsi" w:eastAsiaTheme="minorEastAsia" w:hAnsiTheme="minorHAnsi" w:cstheme="minorBidi"/>
          <w:noProof/>
          <w:sz w:val="22"/>
          <w:szCs w:val="22"/>
        </w:rPr>
      </w:pPr>
      <w:ins w:id="73"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"_Toc472510871"</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4.5.2.</w:t>
        </w:r>
        <w:r>
          <w:rPr>
            <w:rFonts w:asciiTheme="minorHAnsi" w:eastAsiaTheme="minorEastAsia" w:hAnsiTheme="minorHAnsi" w:cstheme="minorBidi"/>
            <w:noProof/>
            <w:sz w:val="22"/>
            <w:szCs w:val="22"/>
          </w:rPr>
          <w:tab/>
        </w:r>
        <w:r w:rsidRPr="008759C9">
          <w:rPr>
            <w:rStyle w:val="Hyperlink"/>
            <w:rFonts w:ascii="Calibri" w:hAnsi="Calibri"/>
            <w:noProof/>
          </w:rPr>
          <w:t>Software Related Design</w:t>
        </w:r>
        <w:r>
          <w:rPr>
            <w:noProof/>
            <w:webHidden/>
          </w:rPr>
          <w:tab/>
        </w:r>
        <w:r>
          <w:rPr>
            <w:noProof/>
            <w:webHidden/>
          </w:rPr>
          <w:fldChar w:fldCharType="begin"/>
        </w:r>
        <w:r>
          <w:rPr>
            <w:noProof/>
            <w:webHidden/>
          </w:rPr>
          <w:instrText xml:space="preserve"> PAGEREF _Toc472510871 \h </w:instrText>
        </w:r>
        <w:r>
          <w:rPr>
            <w:noProof/>
            <w:webHidden/>
          </w:rPr>
        </w:r>
      </w:ins>
      <w:r>
        <w:rPr>
          <w:noProof/>
          <w:webHidden/>
        </w:rPr>
        <w:fldChar w:fldCharType="separate"/>
      </w:r>
      <w:ins w:id="74" w:author="Akilan Rathakrishnan" w:date="2017-01-18T13:52:00Z">
        <w:r>
          <w:rPr>
            <w:noProof/>
            <w:webHidden/>
          </w:rPr>
          <w:t>20</w:t>
        </w:r>
        <w:r>
          <w:rPr>
            <w:noProof/>
            <w:webHidden/>
          </w:rPr>
          <w:fldChar w:fldCharType="end"/>
        </w:r>
        <w:r w:rsidRPr="008759C9">
          <w:rPr>
            <w:rStyle w:val="Hyperlink"/>
            <w:noProof/>
          </w:rPr>
          <w:fldChar w:fldCharType="end"/>
        </w:r>
      </w:ins>
    </w:p>
    <w:p w:rsidR="00ED4BDA" w:rsidRDefault="00ED4BDA">
      <w:pPr>
        <w:pStyle w:val="TOC2"/>
        <w:tabs>
          <w:tab w:val="left" w:pos="960"/>
          <w:tab w:val="right" w:leader="dot" w:pos="8630"/>
        </w:tabs>
        <w:rPr>
          <w:ins w:id="75" w:author="Akilan Rathakrishnan" w:date="2017-01-18T13:52:00Z"/>
          <w:rFonts w:asciiTheme="minorHAnsi" w:eastAsiaTheme="minorEastAsia" w:hAnsiTheme="minorHAnsi" w:cstheme="minorBidi"/>
          <w:noProof/>
          <w:sz w:val="22"/>
          <w:szCs w:val="22"/>
        </w:rPr>
      </w:pPr>
      <w:ins w:id="76"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"_Toc472510872"</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4.6.</w:t>
        </w:r>
        <w:r>
          <w:rPr>
            <w:rFonts w:asciiTheme="minorHAnsi" w:eastAsiaTheme="minorEastAsia" w:hAnsiTheme="minorHAnsi" w:cstheme="minorBidi"/>
            <w:noProof/>
            <w:sz w:val="22"/>
            <w:szCs w:val="22"/>
          </w:rPr>
          <w:tab/>
        </w:r>
        <w:r w:rsidRPr="008759C9">
          <w:rPr>
            <w:rStyle w:val="Hyperlink"/>
            <w:noProof/>
          </w:rPr>
          <w:t xml:space="preserve">Sub-Function: </w:t>
        </w:r>
        <w:r w:rsidRPr="008759C9">
          <w:rPr>
            <w:rStyle w:val="Hyperlink"/>
            <w:rFonts w:ascii="Calibri" w:hAnsi="Calibri"/>
            <w:noProof/>
          </w:rPr>
          <w:t>ImcArbnRx</w:t>
        </w:r>
        <w:r>
          <w:rPr>
            <w:noProof/>
            <w:webHidden/>
          </w:rPr>
          <w:tab/>
        </w:r>
        <w:r>
          <w:rPr>
            <w:noProof/>
            <w:webHidden/>
          </w:rPr>
          <w:fldChar w:fldCharType="begin"/>
        </w:r>
        <w:r>
          <w:rPr>
            <w:noProof/>
            <w:webHidden/>
          </w:rPr>
          <w:instrText xml:space="preserve"> PAGEREF _Toc472510872 \h </w:instrText>
        </w:r>
        <w:r>
          <w:rPr>
            <w:noProof/>
            <w:webHidden/>
          </w:rPr>
        </w:r>
      </w:ins>
      <w:r>
        <w:rPr>
          <w:noProof/>
          <w:webHidden/>
        </w:rPr>
        <w:fldChar w:fldCharType="separate"/>
      </w:r>
      <w:ins w:id="77" w:author="Akilan Rathakrishnan" w:date="2017-01-18T13:52:00Z">
        <w:r>
          <w:rPr>
            <w:noProof/>
            <w:webHidden/>
          </w:rPr>
          <w:t>21</w:t>
        </w:r>
        <w:r>
          <w:rPr>
            <w:noProof/>
            <w:webHidden/>
          </w:rPr>
          <w:fldChar w:fldCharType="end"/>
        </w:r>
        <w:r w:rsidRPr="008759C9">
          <w:rPr>
            <w:rStyle w:val="Hyperlink"/>
            <w:noProof/>
          </w:rPr>
          <w:fldChar w:fldCharType="end"/>
        </w:r>
      </w:ins>
    </w:p>
    <w:p w:rsidR="00ED4BDA" w:rsidRDefault="00ED4BDA">
      <w:pPr>
        <w:pStyle w:val="TOC3"/>
        <w:tabs>
          <w:tab w:val="left" w:pos="1440"/>
          <w:tab w:val="right" w:leader="dot" w:pos="8630"/>
        </w:tabs>
        <w:rPr>
          <w:ins w:id="78" w:author="Akilan Rathakrishnan" w:date="2017-01-18T13:52:00Z"/>
          <w:rFonts w:asciiTheme="minorHAnsi" w:eastAsiaTheme="minorEastAsia" w:hAnsiTheme="minorHAnsi" w:cstheme="minorBidi"/>
          <w:noProof/>
          <w:sz w:val="22"/>
          <w:szCs w:val="22"/>
        </w:rPr>
      </w:pPr>
      <w:ins w:id="79"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"_Toc472510873"</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4.6.1.</w:t>
        </w:r>
        <w:r>
          <w:rPr>
            <w:rFonts w:asciiTheme="minorHAnsi" w:eastAsiaTheme="minorEastAsia" w:hAnsiTheme="minorHAnsi" w:cstheme="minorBidi"/>
            <w:noProof/>
            <w:sz w:val="22"/>
            <w:szCs w:val="22"/>
          </w:rPr>
          <w:tab/>
        </w:r>
        <w:r w:rsidRPr="008759C9">
          <w:rPr>
            <w:rStyle w:val="Hyperlink"/>
            <w:rFonts w:ascii="Calibri" w:hAnsi="Calibri"/>
            <w:noProof/>
          </w:rPr>
          <w:t>Hardware Related Design</w:t>
        </w:r>
        <w:r>
          <w:rPr>
            <w:noProof/>
            <w:webHidden/>
          </w:rPr>
          <w:tab/>
        </w:r>
        <w:r>
          <w:rPr>
            <w:noProof/>
            <w:webHidden/>
          </w:rPr>
          <w:fldChar w:fldCharType="begin"/>
        </w:r>
        <w:r>
          <w:rPr>
            <w:noProof/>
            <w:webHidden/>
          </w:rPr>
          <w:instrText xml:space="preserve"> PAGEREF _Toc472510873 \h </w:instrText>
        </w:r>
        <w:r>
          <w:rPr>
            <w:noProof/>
            <w:webHidden/>
          </w:rPr>
        </w:r>
      </w:ins>
      <w:r>
        <w:rPr>
          <w:noProof/>
          <w:webHidden/>
        </w:rPr>
        <w:fldChar w:fldCharType="separate"/>
      </w:r>
      <w:ins w:id="80" w:author="Akilan Rathakrishnan" w:date="2017-01-18T13:52:00Z">
        <w:r>
          <w:rPr>
            <w:noProof/>
            <w:webHidden/>
          </w:rPr>
          <w:t>21</w:t>
        </w:r>
        <w:r>
          <w:rPr>
            <w:noProof/>
            <w:webHidden/>
          </w:rPr>
          <w:fldChar w:fldCharType="end"/>
        </w:r>
        <w:r w:rsidRPr="008759C9">
          <w:rPr>
            <w:rStyle w:val="Hyperlink"/>
            <w:noProof/>
          </w:rPr>
          <w:fldChar w:fldCharType="end"/>
        </w:r>
      </w:ins>
    </w:p>
    <w:p w:rsidR="00ED4BDA" w:rsidRDefault="00ED4BDA">
      <w:pPr>
        <w:pStyle w:val="TOC3"/>
        <w:tabs>
          <w:tab w:val="left" w:pos="1440"/>
          <w:tab w:val="right" w:leader="dot" w:pos="8630"/>
        </w:tabs>
        <w:rPr>
          <w:ins w:id="81" w:author="Akilan Rathakrishnan" w:date="2017-01-18T13:52:00Z"/>
          <w:rFonts w:asciiTheme="minorHAnsi" w:eastAsiaTheme="minorEastAsia" w:hAnsiTheme="minorHAnsi" w:cstheme="minorBidi"/>
          <w:noProof/>
          <w:sz w:val="22"/>
          <w:szCs w:val="22"/>
        </w:rPr>
      </w:pPr>
      <w:ins w:id="82"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"_Toc472510874"</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4.6.2.</w:t>
        </w:r>
        <w:r>
          <w:rPr>
            <w:rFonts w:asciiTheme="minorHAnsi" w:eastAsiaTheme="minorEastAsia" w:hAnsiTheme="minorHAnsi" w:cstheme="minorBidi"/>
            <w:noProof/>
            <w:sz w:val="22"/>
            <w:szCs w:val="22"/>
          </w:rPr>
          <w:tab/>
        </w:r>
        <w:r w:rsidRPr="008759C9">
          <w:rPr>
            <w:rStyle w:val="Hyperlink"/>
            <w:rFonts w:ascii="Calibri" w:hAnsi="Calibri"/>
            <w:noProof/>
          </w:rPr>
          <w:t>Software Related Design</w:t>
        </w:r>
        <w:r>
          <w:rPr>
            <w:noProof/>
            <w:webHidden/>
          </w:rPr>
          <w:tab/>
        </w:r>
        <w:r>
          <w:rPr>
            <w:noProof/>
            <w:webHidden/>
          </w:rPr>
          <w:fldChar w:fldCharType="begin"/>
        </w:r>
        <w:r>
          <w:rPr>
            <w:noProof/>
            <w:webHidden/>
          </w:rPr>
          <w:instrText xml:space="preserve"> PAGEREF _Toc472510874 \h </w:instrText>
        </w:r>
        <w:r>
          <w:rPr>
            <w:noProof/>
            <w:webHidden/>
          </w:rPr>
        </w:r>
      </w:ins>
      <w:r>
        <w:rPr>
          <w:noProof/>
          <w:webHidden/>
        </w:rPr>
        <w:fldChar w:fldCharType="separate"/>
      </w:r>
      <w:ins w:id="83" w:author="Akilan Rathakrishnan" w:date="2017-01-18T13:52:00Z">
        <w:r>
          <w:rPr>
            <w:noProof/>
            <w:webHidden/>
          </w:rPr>
          <w:t>21</w:t>
        </w:r>
        <w:r>
          <w:rPr>
            <w:noProof/>
            <w:webHidden/>
          </w:rPr>
          <w:fldChar w:fldCharType="end"/>
        </w:r>
        <w:r w:rsidRPr="008759C9">
          <w:rPr>
            <w:rStyle w:val="Hyperlink"/>
            <w:noProof/>
          </w:rPr>
          <w:fldChar w:fldCharType="end"/>
        </w:r>
      </w:ins>
    </w:p>
    <w:p w:rsidR="00ED4BDA" w:rsidRDefault="00ED4BDA">
      <w:pPr>
        <w:pStyle w:val="TOC2"/>
        <w:tabs>
          <w:tab w:val="left" w:pos="960"/>
          <w:tab w:val="right" w:leader="dot" w:pos="8630"/>
        </w:tabs>
        <w:rPr>
          <w:ins w:id="84" w:author="Akilan Rathakrishnan" w:date="2017-01-18T13:52:00Z"/>
          <w:rFonts w:asciiTheme="minorHAnsi" w:eastAsiaTheme="minorEastAsia" w:hAnsiTheme="minorHAnsi" w:cstheme="minorBidi"/>
          <w:noProof/>
          <w:sz w:val="22"/>
          <w:szCs w:val="22"/>
        </w:rPr>
      </w:pPr>
      <w:ins w:id="85"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"_Toc472510875"</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4.7.</w:t>
        </w:r>
        <w:r>
          <w:rPr>
            <w:rFonts w:asciiTheme="minorHAnsi" w:eastAsiaTheme="minorEastAsia" w:hAnsiTheme="minorHAnsi" w:cstheme="minorBidi"/>
            <w:noProof/>
            <w:sz w:val="22"/>
            <w:szCs w:val="22"/>
          </w:rPr>
          <w:tab/>
        </w:r>
        <w:r w:rsidRPr="008759C9">
          <w:rPr>
            <w:rStyle w:val="Hyperlink"/>
            <w:noProof/>
          </w:rPr>
          <w:t xml:space="preserve">Sub-Function: </w:t>
        </w:r>
        <w:r w:rsidRPr="008759C9">
          <w:rPr>
            <w:rStyle w:val="Hyperlink"/>
            <w:rFonts w:ascii="Calibri" w:hAnsi="Calibri"/>
            <w:noProof/>
          </w:rPr>
          <w:t>ImcArbnPer4</w:t>
        </w:r>
        <w:r>
          <w:rPr>
            <w:noProof/>
            <w:webHidden/>
          </w:rPr>
          <w:tab/>
        </w:r>
        <w:r>
          <w:rPr>
            <w:noProof/>
            <w:webHidden/>
          </w:rPr>
          <w:fldChar w:fldCharType="begin"/>
        </w:r>
        <w:r>
          <w:rPr>
            <w:noProof/>
            <w:webHidden/>
          </w:rPr>
          <w:instrText xml:space="preserve"> PAGEREF _Toc472510875 \h </w:instrText>
        </w:r>
        <w:r>
          <w:rPr>
            <w:noProof/>
            <w:webHidden/>
          </w:rPr>
        </w:r>
      </w:ins>
      <w:r>
        <w:rPr>
          <w:noProof/>
          <w:webHidden/>
        </w:rPr>
        <w:fldChar w:fldCharType="separate"/>
      </w:r>
      <w:ins w:id="86" w:author="Akilan Rathakrishnan" w:date="2017-01-18T13:52:00Z">
        <w:r>
          <w:rPr>
            <w:noProof/>
            <w:webHidden/>
          </w:rPr>
          <w:t>25</w:t>
        </w:r>
        <w:r>
          <w:rPr>
            <w:noProof/>
            <w:webHidden/>
          </w:rPr>
          <w:fldChar w:fldCharType="end"/>
        </w:r>
        <w:r w:rsidRPr="008759C9">
          <w:rPr>
            <w:rStyle w:val="Hyperlink"/>
            <w:noProof/>
          </w:rPr>
          <w:fldChar w:fldCharType="end"/>
        </w:r>
      </w:ins>
    </w:p>
    <w:p w:rsidR="00ED4BDA" w:rsidRDefault="00ED4BDA">
      <w:pPr>
        <w:pStyle w:val="TOC3"/>
        <w:tabs>
          <w:tab w:val="left" w:pos="1440"/>
          <w:tab w:val="right" w:leader="dot" w:pos="8630"/>
        </w:tabs>
        <w:rPr>
          <w:ins w:id="87" w:author="Akilan Rathakrishnan" w:date="2017-01-18T13:52:00Z"/>
          <w:rFonts w:asciiTheme="minorHAnsi" w:eastAsiaTheme="minorEastAsia" w:hAnsiTheme="minorHAnsi" w:cstheme="minorBidi"/>
          <w:noProof/>
          <w:sz w:val="22"/>
          <w:szCs w:val="22"/>
        </w:rPr>
      </w:pPr>
      <w:ins w:id="88"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"_Toc472510876"</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4.7.1.</w:t>
        </w:r>
        <w:r>
          <w:rPr>
            <w:rFonts w:asciiTheme="minorHAnsi" w:eastAsiaTheme="minorEastAsia" w:hAnsiTheme="minorHAnsi" w:cstheme="minorBidi"/>
            <w:noProof/>
            <w:sz w:val="22"/>
            <w:szCs w:val="22"/>
          </w:rPr>
          <w:tab/>
        </w:r>
        <w:r w:rsidRPr="008759C9">
          <w:rPr>
            <w:rStyle w:val="Hyperlink"/>
            <w:rFonts w:ascii="Calibri" w:hAnsi="Calibri"/>
            <w:noProof/>
          </w:rPr>
          <w:t>Hardware Related Design</w:t>
        </w:r>
        <w:r>
          <w:rPr>
            <w:noProof/>
            <w:webHidden/>
          </w:rPr>
          <w:tab/>
        </w:r>
        <w:r>
          <w:rPr>
            <w:noProof/>
            <w:webHidden/>
          </w:rPr>
          <w:fldChar w:fldCharType="begin"/>
        </w:r>
        <w:r>
          <w:rPr>
            <w:noProof/>
            <w:webHidden/>
          </w:rPr>
          <w:instrText xml:space="preserve"> PAGEREF _Toc472510876 \h </w:instrText>
        </w:r>
        <w:r>
          <w:rPr>
            <w:noProof/>
            <w:webHidden/>
          </w:rPr>
        </w:r>
      </w:ins>
      <w:r>
        <w:rPr>
          <w:noProof/>
          <w:webHidden/>
        </w:rPr>
        <w:fldChar w:fldCharType="separate"/>
      </w:r>
      <w:ins w:id="89" w:author="Akilan Rathakrishnan" w:date="2017-01-18T13:52:00Z">
        <w:r>
          <w:rPr>
            <w:noProof/>
            <w:webHidden/>
          </w:rPr>
          <w:t>25</w:t>
        </w:r>
        <w:r>
          <w:rPr>
            <w:noProof/>
            <w:webHidden/>
          </w:rPr>
          <w:fldChar w:fldCharType="end"/>
        </w:r>
        <w:r w:rsidRPr="008759C9">
          <w:rPr>
            <w:rStyle w:val="Hyperlink"/>
            <w:noProof/>
          </w:rPr>
          <w:fldChar w:fldCharType="end"/>
        </w:r>
      </w:ins>
    </w:p>
    <w:p w:rsidR="00ED4BDA" w:rsidRDefault="00ED4BDA">
      <w:pPr>
        <w:pStyle w:val="TOC3"/>
        <w:tabs>
          <w:tab w:val="left" w:pos="1440"/>
          <w:tab w:val="right" w:leader="dot" w:pos="8630"/>
        </w:tabs>
        <w:rPr>
          <w:ins w:id="90" w:author="Akilan Rathakrishnan" w:date="2017-01-18T13:52:00Z"/>
          <w:rFonts w:asciiTheme="minorHAnsi" w:eastAsiaTheme="minorEastAsia" w:hAnsiTheme="minorHAnsi" w:cstheme="minorBidi"/>
          <w:noProof/>
          <w:sz w:val="22"/>
          <w:szCs w:val="22"/>
        </w:rPr>
      </w:pPr>
      <w:ins w:id="91"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"_Toc472510877"</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4.7.2.</w:t>
        </w:r>
        <w:r>
          <w:rPr>
            <w:rFonts w:asciiTheme="minorHAnsi" w:eastAsiaTheme="minorEastAsia" w:hAnsiTheme="minorHAnsi" w:cstheme="minorBidi"/>
            <w:noProof/>
            <w:sz w:val="22"/>
            <w:szCs w:val="22"/>
          </w:rPr>
          <w:tab/>
        </w:r>
        <w:r w:rsidRPr="008759C9">
          <w:rPr>
            <w:rStyle w:val="Hyperlink"/>
            <w:rFonts w:ascii="Calibri" w:hAnsi="Calibri"/>
            <w:noProof/>
          </w:rPr>
          <w:t>Software Related Design</w:t>
        </w:r>
        <w:r>
          <w:rPr>
            <w:noProof/>
            <w:webHidden/>
          </w:rPr>
          <w:tab/>
        </w:r>
        <w:r>
          <w:rPr>
            <w:noProof/>
            <w:webHidden/>
          </w:rPr>
          <w:fldChar w:fldCharType="begin"/>
        </w:r>
        <w:r>
          <w:rPr>
            <w:noProof/>
            <w:webHidden/>
          </w:rPr>
          <w:instrText xml:space="preserve"> PAGEREF _Toc472510877 \h </w:instrText>
        </w:r>
        <w:r>
          <w:rPr>
            <w:noProof/>
            <w:webHidden/>
          </w:rPr>
        </w:r>
      </w:ins>
      <w:r>
        <w:rPr>
          <w:noProof/>
          <w:webHidden/>
        </w:rPr>
        <w:fldChar w:fldCharType="separate"/>
      </w:r>
      <w:ins w:id="92" w:author="Akilan Rathakrishnan" w:date="2017-01-18T13:52:00Z">
        <w:r>
          <w:rPr>
            <w:noProof/>
            <w:webHidden/>
          </w:rPr>
          <w:t>25</w:t>
        </w:r>
        <w:r>
          <w:rPr>
            <w:noProof/>
            <w:webHidden/>
          </w:rPr>
          <w:fldChar w:fldCharType="end"/>
        </w:r>
        <w:r w:rsidRPr="008759C9">
          <w:rPr>
            <w:rStyle w:val="Hyperlink"/>
            <w:noProof/>
          </w:rPr>
          <w:fldChar w:fldCharType="end"/>
        </w:r>
      </w:ins>
    </w:p>
    <w:p w:rsidR="00ED4BDA" w:rsidRDefault="00ED4BDA">
      <w:pPr>
        <w:pStyle w:val="TOC2"/>
        <w:tabs>
          <w:tab w:val="left" w:pos="960"/>
          <w:tab w:val="right" w:leader="dot" w:pos="8630"/>
        </w:tabs>
        <w:rPr>
          <w:ins w:id="93" w:author="Akilan Rathakrishnan" w:date="2017-01-18T13:52:00Z"/>
          <w:rFonts w:asciiTheme="minorHAnsi" w:eastAsiaTheme="minorEastAsia" w:hAnsiTheme="minorHAnsi" w:cstheme="minorBidi"/>
          <w:noProof/>
          <w:sz w:val="22"/>
          <w:szCs w:val="22"/>
        </w:rPr>
      </w:pPr>
      <w:ins w:id="94"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"_Toc472510878"</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4.8.</w:t>
        </w:r>
        <w:r>
          <w:rPr>
            <w:rFonts w:asciiTheme="minorHAnsi" w:eastAsiaTheme="minorEastAsia" w:hAnsiTheme="minorHAnsi" w:cstheme="minorBidi"/>
            <w:noProof/>
            <w:sz w:val="22"/>
            <w:szCs w:val="22"/>
          </w:rPr>
          <w:tab/>
        </w:r>
        <w:r w:rsidRPr="008759C9">
          <w:rPr>
            <w:rStyle w:val="Hyperlink"/>
            <w:noProof/>
          </w:rPr>
          <w:t xml:space="preserve">Sub-Function: </w:t>
        </w:r>
        <w:r w:rsidRPr="008759C9">
          <w:rPr>
            <w:rStyle w:val="Hyperlink"/>
            <w:rFonts w:ascii="Calibri" w:hAnsi="Calibri"/>
            <w:noProof/>
          </w:rPr>
          <w:t>ImcArbnPer5</w:t>
        </w:r>
        <w:r>
          <w:rPr>
            <w:noProof/>
            <w:webHidden/>
          </w:rPr>
          <w:tab/>
        </w:r>
        <w:r>
          <w:rPr>
            <w:noProof/>
            <w:webHidden/>
          </w:rPr>
          <w:fldChar w:fldCharType="begin"/>
        </w:r>
        <w:r>
          <w:rPr>
            <w:noProof/>
            <w:webHidden/>
          </w:rPr>
          <w:instrText xml:space="preserve"> PAGEREF _Toc472510878 \h </w:instrText>
        </w:r>
        <w:r>
          <w:rPr>
            <w:noProof/>
            <w:webHidden/>
          </w:rPr>
        </w:r>
      </w:ins>
      <w:r>
        <w:rPr>
          <w:noProof/>
          <w:webHidden/>
        </w:rPr>
        <w:fldChar w:fldCharType="separate"/>
      </w:r>
      <w:ins w:id="95" w:author="Akilan Rathakrishnan" w:date="2017-01-18T13:52:00Z">
        <w:r>
          <w:rPr>
            <w:noProof/>
            <w:webHidden/>
          </w:rPr>
          <w:t>26</w:t>
        </w:r>
        <w:r>
          <w:rPr>
            <w:noProof/>
            <w:webHidden/>
          </w:rPr>
          <w:fldChar w:fldCharType="end"/>
        </w:r>
        <w:r w:rsidRPr="008759C9">
          <w:rPr>
            <w:rStyle w:val="Hyperlink"/>
            <w:noProof/>
          </w:rPr>
          <w:fldChar w:fldCharType="end"/>
        </w:r>
      </w:ins>
    </w:p>
    <w:p w:rsidR="00ED4BDA" w:rsidRDefault="00ED4BDA">
      <w:pPr>
        <w:pStyle w:val="TOC3"/>
        <w:tabs>
          <w:tab w:val="left" w:pos="1440"/>
          <w:tab w:val="right" w:leader="dot" w:pos="8630"/>
        </w:tabs>
        <w:rPr>
          <w:ins w:id="96" w:author="Akilan Rathakrishnan" w:date="2017-01-18T13:52:00Z"/>
          <w:rFonts w:asciiTheme="minorHAnsi" w:eastAsiaTheme="minorEastAsia" w:hAnsiTheme="minorHAnsi" w:cstheme="minorBidi"/>
          <w:noProof/>
          <w:sz w:val="22"/>
          <w:szCs w:val="22"/>
        </w:rPr>
      </w:pPr>
      <w:ins w:id="97"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"_Toc472510879"</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4.8.1.</w:t>
        </w:r>
        <w:r>
          <w:rPr>
            <w:rFonts w:asciiTheme="minorHAnsi" w:eastAsiaTheme="minorEastAsia" w:hAnsiTheme="minorHAnsi" w:cstheme="minorBidi"/>
            <w:noProof/>
            <w:sz w:val="22"/>
            <w:szCs w:val="22"/>
          </w:rPr>
          <w:tab/>
        </w:r>
        <w:r w:rsidRPr="008759C9">
          <w:rPr>
            <w:rStyle w:val="Hyperlink"/>
            <w:rFonts w:ascii="Calibri" w:hAnsi="Calibri"/>
            <w:noProof/>
          </w:rPr>
          <w:t>Hardware Related Design</w:t>
        </w:r>
        <w:r>
          <w:rPr>
            <w:noProof/>
            <w:webHidden/>
          </w:rPr>
          <w:tab/>
        </w:r>
        <w:r>
          <w:rPr>
            <w:noProof/>
            <w:webHidden/>
          </w:rPr>
          <w:fldChar w:fldCharType="begin"/>
        </w:r>
        <w:r>
          <w:rPr>
            <w:noProof/>
            <w:webHidden/>
          </w:rPr>
          <w:instrText xml:space="preserve"> PAGEREF _Toc472510879 \h </w:instrText>
        </w:r>
        <w:r>
          <w:rPr>
            <w:noProof/>
            <w:webHidden/>
          </w:rPr>
        </w:r>
      </w:ins>
      <w:r>
        <w:rPr>
          <w:noProof/>
          <w:webHidden/>
        </w:rPr>
        <w:fldChar w:fldCharType="separate"/>
      </w:r>
      <w:ins w:id="98" w:author="Akilan Rathakrishnan" w:date="2017-01-18T13:52:00Z">
        <w:r>
          <w:rPr>
            <w:noProof/>
            <w:webHidden/>
          </w:rPr>
          <w:t>26</w:t>
        </w:r>
        <w:r>
          <w:rPr>
            <w:noProof/>
            <w:webHidden/>
          </w:rPr>
          <w:fldChar w:fldCharType="end"/>
        </w:r>
        <w:r w:rsidRPr="008759C9">
          <w:rPr>
            <w:rStyle w:val="Hyperlink"/>
            <w:noProof/>
          </w:rPr>
          <w:fldChar w:fldCharType="end"/>
        </w:r>
      </w:ins>
    </w:p>
    <w:p w:rsidR="00ED4BDA" w:rsidRDefault="00ED4BDA">
      <w:pPr>
        <w:pStyle w:val="TOC3"/>
        <w:tabs>
          <w:tab w:val="left" w:pos="1440"/>
          <w:tab w:val="right" w:leader="dot" w:pos="8630"/>
        </w:tabs>
        <w:rPr>
          <w:ins w:id="99" w:author="Akilan Rathakrishnan" w:date="2017-01-18T13:52:00Z"/>
          <w:rFonts w:asciiTheme="minorHAnsi" w:eastAsiaTheme="minorEastAsia" w:hAnsiTheme="minorHAnsi" w:cstheme="minorBidi"/>
          <w:noProof/>
          <w:sz w:val="22"/>
          <w:szCs w:val="22"/>
        </w:rPr>
      </w:pPr>
      <w:ins w:id="100"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"_Toc472510880"</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4.8.2.</w:t>
        </w:r>
        <w:r>
          <w:rPr>
            <w:rFonts w:asciiTheme="minorHAnsi" w:eastAsiaTheme="minorEastAsia" w:hAnsiTheme="minorHAnsi" w:cstheme="minorBidi"/>
            <w:noProof/>
            <w:sz w:val="22"/>
            <w:szCs w:val="22"/>
          </w:rPr>
          <w:tab/>
        </w:r>
        <w:r w:rsidRPr="008759C9">
          <w:rPr>
            <w:rStyle w:val="Hyperlink"/>
            <w:rFonts w:ascii="Calibri" w:hAnsi="Calibri"/>
            <w:noProof/>
          </w:rPr>
          <w:t>Software Related Design</w:t>
        </w:r>
        <w:r>
          <w:rPr>
            <w:noProof/>
            <w:webHidden/>
          </w:rPr>
          <w:tab/>
        </w:r>
        <w:r>
          <w:rPr>
            <w:noProof/>
            <w:webHidden/>
          </w:rPr>
          <w:fldChar w:fldCharType="begin"/>
        </w:r>
        <w:r>
          <w:rPr>
            <w:noProof/>
            <w:webHidden/>
          </w:rPr>
          <w:instrText xml:space="preserve"> PAGEREF _Toc472510880 \h </w:instrText>
        </w:r>
        <w:r>
          <w:rPr>
            <w:noProof/>
            <w:webHidden/>
          </w:rPr>
        </w:r>
      </w:ins>
      <w:r>
        <w:rPr>
          <w:noProof/>
          <w:webHidden/>
        </w:rPr>
        <w:fldChar w:fldCharType="separate"/>
      </w:r>
      <w:ins w:id="101" w:author="Akilan Rathakrishnan" w:date="2017-01-18T13:52:00Z">
        <w:r>
          <w:rPr>
            <w:noProof/>
            <w:webHidden/>
          </w:rPr>
          <w:t>26</w:t>
        </w:r>
        <w:r>
          <w:rPr>
            <w:noProof/>
            <w:webHidden/>
          </w:rPr>
          <w:fldChar w:fldCharType="end"/>
        </w:r>
        <w:r w:rsidRPr="008759C9">
          <w:rPr>
            <w:rStyle w:val="Hyperlink"/>
            <w:noProof/>
          </w:rPr>
          <w:fldChar w:fldCharType="end"/>
        </w:r>
      </w:ins>
    </w:p>
    <w:p w:rsidR="00ED4BDA" w:rsidRDefault="00ED4BDA">
      <w:pPr>
        <w:pStyle w:val="TOC2"/>
        <w:tabs>
          <w:tab w:val="left" w:pos="960"/>
          <w:tab w:val="right" w:leader="dot" w:pos="8630"/>
        </w:tabs>
        <w:rPr>
          <w:ins w:id="102" w:author="Akilan Rathakrishnan" w:date="2017-01-18T13:52:00Z"/>
          <w:rFonts w:asciiTheme="minorHAnsi" w:eastAsiaTheme="minorEastAsia" w:hAnsiTheme="minorHAnsi" w:cstheme="minorBidi"/>
          <w:noProof/>
          <w:sz w:val="22"/>
          <w:szCs w:val="22"/>
        </w:rPr>
      </w:pPr>
      <w:ins w:id="103"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"_Toc472510881"</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4.9.</w:t>
        </w:r>
        <w:r>
          <w:rPr>
            <w:rFonts w:asciiTheme="minorHAnsi" w:eastAsiaTheme="minorEastAsia" w:hAnsiTheme="minorHAnsi" w:cstheme="minorBidi"/>
            <w:noProof/>
            <w:sz w:val="22"/>
            <w:szCs w:val="22"/>
          </w:rPr>
          <w:tab/>
        </w:r>
        <w:r w:rsidRPr="008759C9">
          <w:rPr>
            <w:rStyle w:val="Hyperlink"/>
            <w:noProof/>
          </w:rPr>
          <w:t xml:space="preserve">Sub-Function: </w:t>
        </w:r>
        <w:r w:rsidRPr="008759C9">
          <w:rPr>
            <w:rStyle w:val="Hyperlink"/>
            <w:rFonts w:ascii="Calibri" w:hAnsi="Calibri"/>
            <w:noProof/>
          </w:rPr>
          <w:t>ImcArbnPer6</w:t>
        </w:r>
        <w:r>
          <w:rPr>
            <w:noProof/>
            <w:webHidden/>
          </w:rPr>
          <w:tab/>
        </w:r>
        <w:r>
          <w:rPr>
            <w:noProof/>
            <w:webHidden/>
          </w:rPr>
          <w:fldChar w:fldCharType="begin"/>
        </w:r>
        <w:r>
          <w:rPr>
            <w:noProof/>
            <w:webHidden/>
          </w:rPr>
          <w:instrText xml:space="preserve"> PAGEREF _Toc472510881 \h </w:instrText>
        </w:r>
        <w:r>
          <w:rPr>
            <w:noProof/>
            <w:webHidden/>
          </w:rPr>
        </w:r>
      </w:ins>
      <w:r>
        <w:rPr>
          <w:noProof/>
          <w:webHidden/>
        </w:rPr>
        <w:fldChar w:fldCharType="separate"/>
      </w:r>
      <w:ins w:id="104" w:author="Akilan Rathakrishnan" w:date="2017-01-18T13:52:00Z">
        <w:r>
          <w:rPr>
            <w:noProof/>
            <w:webHidden/>
          </w:rPr>
          <w:t>27</w:t>
        </w:r>
        <w:r>
          <w:rPr>
            <w:noProof/>
            <w:webHidden/>
          </w:rPr>
          <w:fldChar w:fldCharType="end"/>
        </w:r>
        <w:r w:rsidRPr="008759C9">
          <w:rPr>
            <w:rStyle w:val="Hyperlink"/>
            <w:noProof/>
          </w:rPr>
          <w:fldChar w:fldCharType="end"/>
        </w:r>
      </w:ins>
    </w:p>
    <w:p w:rsidR="00ED4BDA" w:rsidRDefault="00ED4BDA">
      <w:pPr>
        <w:pStyle w:val="TOC3"/>
        <w:tabs>
          <w:tab w:val="left" w:pos="1440"/>
          <w:tab w:val="right" w:leader="dot" w:pos="8630"/>
        </w:tabs>
        <w:rPr>
          <w:ins w:id="105" w:author="Akilan Rathakrishnan" w:date="2017-01-18T13:52:00Z"/>
          <w:rFonts w:asciiTheme="minorHAnsi" w:eastAsiaTheme="minorEastAsia" w:hAnsiTheme="minorHAnsi" w:cstheme="minorBidi"/>
          <w:noProof/>
          <w:sz w:val="22"/>
          <w:szCs w:val="22"/>
        </w:rPr>
      </w:pPr>
      <w:ins w:id="106"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"_Toc472510882"</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4.9.1.</w:t>
        </w:r>
        <w:r>
          <w:rPr>
            <w:rFonts w:asciiTheme="minorHAnsi" w:eastAsiaTheme="minorEastAsia" w:hAnsiTheme="minorHAnsi" w:cstheme="minorBidi"/>
            <w:noProof/>
            <w:sz w:val="22"/>
            <w:szCs w:val="22"/>
          </w:rPr>
          <w:tab/>
        </w:r>
        <w:r w:rsidRPr="008759C9">
          <w:rPr>
            <w:rStyle w:val="Hyperlink"/>
            <w:rFonts w:ascii="Calibri" w:hAnsi="Calibri"/>
            <w:noProof/>
          </w:rPr>
          <w:t>Hardware Related Design</w:t>
        </w:r>
        <w:r>
          <w:rPr>
            <w:noProof/>
            <w:webHidden/>
          </w:rPr>
          <w:tab/>
        </w:r>
        <w:r>
          <w:rPr>
            <w:noProof/>
            <w:webHidden/>
          </w:rPr>
          <w:fldChar w:fldCharType="begin"/>
        </w:r>
        <w:r>
          <w:rPr>
            <w:noProof/>
            <w:webHidden/>
          </w:rPr>
          <w:instrText xml:space="preserve"> PAGEREF _Toc472510882 \h </w:instrText>
        </w:r>
        <w:r>
          <w:rPr>
            <w:noProof/>
            <w:webHidden/>
          </w:rPr>
        </w:r>
      </w:ins>
      <w:r>
        <w:rPr>
          <w:noProof/>
          <w:webHidden/>
        </w:rPr>
        <w:fldChar w:fldCharType="separate"/>
      </w:r>
      <w:ins w:id="107" w:author="Akilan Rathakrishnan" w:date="2017-01-18T13:52:00Z">
        <w:r>
          <w:rPr>
            <w:noProof/>
            <w:webHidden/>
          </w:rPr>
          <w:t>27</w:t>
        </w:r>
        <w:r>
          <w:rPr>
            <w:noProof/>
            <w:webHidden/>
          </w:rPr>
          <w:fldChar w:fldCharType="end"/>
        </w:r>
        <w:r w:rsidRPr="008759C9">
          <w:rPr>
            <w:rStyle w:val="Hyperlink"/>
            <w:noProof/>
          </w:rPr>
          <w:fldChar w:fldCharType="end"/>
        </w:r>
      </w:ins>
    </w:p>
    <w:p w:rsidR="00ED4BDA" w:rsidRDefault="00ED4BDA">
      <w:pPr>
        <w:pStyle w:val="TOC3"/>
        <w:tabs>
          <w:tab w:val="left" w:pos="1440"/>
          <w:tab w:val="right" w:leader="dot" w:pos="8630"/>
        </w:tabs>
        <w:rPr>
          <w:ins w:id="108" w:author="Akilan Rathakrishnan" w:date="2017-01-18T13:52:00Z"/>
          <w:rFonts w:asciiTheme="minorHAnsi" w:eastAsiaTheme="minorEastAsia" w:hAnsiTheme="minorHAnsi" w:cstheme="minorBidi"/>
          <w:noProof/>
          <w:sz w:val="22"/>
          <w:szCs w:val="22"/>
        </w:rPr>
      </w:pPr>
      <w:ins w:id="109"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"_Toc472510883"</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4.9.2.</w:t>
        </w:r>
        <w:r>
          <w:rPr>
            <w:rFonts w:asciiTheme="minorHAnsi" w:eastAsiaTheme="minorEastAsia" w:hAnsiTheme="minorHAnsi" w:cstheme="minorBidi"/>
            <w:noProof/>
            <w:sz w:val="22"/>
            <w:szCs w:val="22"/>
          </w:rPr>
          <w:tab/>
        </w:r>
        <w:r w:rsidRPr="008759C9">
          <w:rPr>
            <w:rStyle w:val="Hyperlink"/>
            <w:rFonts w:ascii="Calibri" w:hAnsi="Calibri"/>
            <w:noProof/>
          </w:rPr>
          <w:t>Software Related Design</w:t>
        </w:r>
        <w:r>
          <w:rPr>
            <w:noProof/>
            <w:webHidden/>
          </w:rPr>
          <w:tab/>
        </w:r>
        <w:r>
          <w:rPr>
            <w:noProof/>
            <w:webHidden/>
          </w:rPr>
          <w:fldChar w:fldCharType="begin"/>
        </w:r>
        <w:r>
          <w:rPr>
            <w:noProof/>
            <w:webHidden/>
          </w:rPr>
          <w:instrText xml:space="preserve"> PAGEREF _Toc472510883 \h </w:instrText>
        </w:r>
        <w:r>
          <w:rPr>
            <w:noProof/>
            <w:webHidden/>
          </w:rPr>
        </w:r>
      </w:ins>
      <w:r>
        <w:rPr>
          <w:noProof/>
          <w:webHidden/>
        </w:rPr>
        <w:fldChar w:fldCharType="separate"/>
      </w:r>
      <w:ins w:id="110" w:author="Akilan Rathakrishnan" w:date="2017-01-18T13:52:00Z">
        <w:r>
          <w:rPr>
            <w:noProof/>
            <w:webHidden/>
          </w:rPr>
          <w:t>27</w:t>
        </w:r>
        <w:r>
          <w:rPr>
            <w:noProof/>
            <w:webHidden/>
          </w:rPr>
          <w:fldChar w:fldCharType="end"/>
        </w:r>
        <w:r w:rsidRPr="008759C9">
          <w:rPr>
            <w:rStyle w:val="Hyperlink"/>
            <w:noProof/>
          </w:rPr>
          <w:fldChar w:fldCharType="end"/>
        </w:r>
      </w:ins>
    </w:p>
    <w:p w:rsidR="00ED4BDA" w:rsidRDefault="00ED4BDA">
      <w:pPr>
        <w:pStyle w:val="TOC2"/>
        <w:tabs>
          <w:tab w:val="left" w:pos="960"/>
          <w:tab w:val="right" w:leader="dot" w:pos="8630"/>
        </w:tabs>
        <w:rPr>
          <w:ins w:id="111" w:author="Akilan Rathakrishnan" w:date="2017-01-18T13:52:00Z"/>
          <w:rFonts w:asciiTheme="minorHAnsi" w:eastAsiaTheme="minorEastAsia" w:hAnsiTheme="minorHAnsi" w:cstheme="minorBidi"/>
          <w:noProof/>
          <w:sz w:val="22"/>
          <w:szCs w:val="22"/>
        </w:rPr>
      </w:pPr>
      <w:ins w:id="112"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"_Toc472510884"</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4.10.</w:t>
        </w:r>
        <w:r>
          <w:rPr>
            <w:rFonts w:asciiTheme="minorHAnsi" w:eastAsiaTheme="minorEastAsia" w:hAnsiTheme="minorHAnsi" w:cstheme="minorBidi"/>
            <w:noProof/>
            <w:sz w:val="22"/>
            <w:szCs w:val="22"/>
          </w:rPr>
          <w:tab/>
        </w:r>
        <w:r w:rsidRPr="008759C9">
          <w:rPr>
            <w:rStyle w:val="Hyperlink"/>
            <w:noProof/>
          </w:rPr>
          <w:t xml:space="preserve">Sub-Function:  </w:t>
        </w:r>
        <w:r w:rsidRPr="008759C9">
          <w:rPr>
            <w:rStyle w:val="Hyperlink"/>
            <w:rFonts w:ascii="Calibri" w:hAnsi="Calibri"/>
            <w:noProof/>
          </w:rPr>
          <w:t>SetRxSigGroup</w:t>
        </w:r>
        <w:r>
          <w:rPr>
            <w:noProof/>
            <w:webHidden/>
          </w:rPr>
          <w:tab/>
        </w:r>
        <w:r>
          <w:rPr>
            <w:noProof/>
            <w:webHidden/>
          </w:rPr>
          <w:fldChar w:fldCharType="begin"/>
        </w:r>
        <w:r>
          <w:rPr>
            <w:noProof/>
            <w:webHidden/>
          </w:rPr>
          <w:instrText xml:space="preserve"> PAGEREF _Toc472510884 \h </w:instrText>
        </w:r>
        <w:r>
          <w:rPr>
            <w:noProof/>
            <w:webHidden/>
          </w:rPr>
        </w:r>
      </w:ins>
      <w:r>
        <w:rPr>
          <w:noProof/>
          <w:webHidden/>
        </w:rPr>
        <w:fldChar w:fldCharType="separate"/>
      </w:r>
      <w:ins w:id="113" w:author="Akilan Rathakrishnan" w:date="2017-01-18T13:52:00Z">
        <w:r>
          <w:rPr>
            <w:noProof/>
            <w:webHidden/>
          </w:rPr>
          <w:t>29</w:t>
        </w:r>
        <w:r>
          <w:rPr>
            <w:noProof/>
            <w:webHidden/>
          </w:rPr>
          <w:fldChar w:fldCharType="end"/>
        </w:r>
        <w:r w:rsidRPr="008759C9">
          <w:rPr>
            <w:rStyle w:val="Hyperlink"/>
            <w:noProof/>
          </w:rPr>
          <w:fldChar w:fldCharType="end"/>
        </w:r>
      </w:ins>
    </w:p>
    <w:p w:rsidR="00ED4BDA" w:rsidRDefault="00ED4BDA">
      <w:pPr>
        <w:pStyle w:val="TOC3"/>
        <w:tabs>
          <w:tab w:val="left" w:pos="1440"/>
          <w:tab w:val="right" w:leader="dot" w:pos="8630"/>
        </w:tabs>
        <w:rPr>
          <w:ins w:id="114" w:author="Akilan Rathakrishnan" w:date="2017-01-18T13:52:00Z"/>
          <w:rFonts w:asciiTheme="minorHAnsi" w:eastAsiaTheme="minorEastAsia" w:hAnsiTheme="minorHAnsi" w:cstheme="minorBidi"/>
          <w:noProof/>
          <w:sz w:val="22"/>
          <w:szCs w:val="22"/>
        </w:rPr>
      </w:pPr>
      <w:ins w:id="115"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"_Toc472510885"</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4.10.1.</w:t>
        </w:r>
        <w:r>
          <w:rPr>
            <w:rFonts w:asciiTheme="minorHAnsi" w:eastAsiaTheme="minorEastAsia" w:hAnsiTheme="minorHAnsi" w:cstheme="minorBidi"/>
            <w:noProof/>
            <w:sz w:val="22"/>
            <w:szCs w:val="22"/>
          </w:rPr>
          <w:tab/>
        </w:r>
        <w:r w:rsidRPr="008759C9">
          <w:rPr>
            <w:rStyle w:val="Hyperlink"/>
            <w:rFonts w:ascii="Calibri" w:hAnsi="Calibri"/>
            <w:noProof/>
          </w:rPr>
          <w:t>Hardware Related Design</w:t>
        </w:r>
        <w:r>
          <w:rPr>
            <w:noProof/>
            <w:webHidden/>
          </w:rPr>
          <w:tab/>
        </w:r>
        <w:r>
          <w:rPr>
            <w:noProof/>
            <w:webHidden/>
          </w:rPr>
          <w:fldChar w:fldCharType="begin"/>
        </w:r>
        <w:r>
          <w:rPr>
            <w:noProof/>
            <w:webHidden/>
          </w:rPr>
          <w:instrText xml:space="preserve"> PAGEREF _Toc472510885 \h </w:instrText>
        </w:r>
        <w:r>
          <w:rPr>
            <w:noProof/>
            <w:webHidden/>
          </w:rPr>
        </w:r>
      </w:ins>
      <w:r>
        <w:rPr>
          <w:noProof/>
          <w:webHidden/>
        </w:rPr>
        <w:fldChar w:fldCharType="separate"/>
      </w:r>
      <w:ins w:id="116" w:author="Akilan Rathakrishnan" w:date="2017-01-18T13:52:00Z">
        <w:r>
          <w:rPr>
            <w:noProof/>
            <w:webHidden/>
          </w:rPr>
          <w:t>29</w:t>
        </w:r>
        <w:r>
          <w:rPr>
            <w:noProof/>
            <w:webHidden/>
          </w:rPr>
          <w:fldChar w:fldCharType="end"/>
        </w:r>
        <w:r w:rsidRPr="008759C9">
          <w:rPr>
            <w:rStyle w:val="Hyperlink"/>
            <w:noProof/>
          </w:rPr>
          <w:fldChar w:fldCharType="end"/>
        </w:r>
      </w:ins>
    </w:p>
    <w:p w:rsidR="00ED4BDA" w:rsidRDefault="00ED4BDA">
      <w:pPr>
        <w:pStyle w:val="TOC3"/>
        <w:tabs>
          <w:tab w:val="left" w:pos="1440"/>
          <w:tab w:val="right" w:leader="dot" w:pos="8630"/>
        </w:tabs>
        <w:rPr>
          <w:ins w:id="117" w:author="Akilan Rathakrishnan" w:date="2017-01-18T13:52:00Z"/>
          <w:rFonts w:asciiTheme="minorHAnsi" w:eastAsiaTheme="minorEastAsia" w:hAnsiTheme="minorHAnsi" w:cstheme="minorBidi"/>
          <w:noProof/>
          <w:sz w:val="22"/>
          <w:szCs w:val="22"/>
        </w:rPr>
      </w:pPr>
      <w:ins w:id="118"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"_Toc472510886"</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4.10.2.</w:t>
        </w:r>
        <w:r>
          <w:rPr>
            <w:rFonts w:asciiTheme="minorHAnsi" w:eastAsiaTheme="minorEastAsia" w:hAnsiTheme="minorHAnsi" w:cstheme="minorBidi"/>
            <w:noProof/>
            <w:sz w:val="22"/>
            <w:szCs w:val="22"/>
          </w:rPr>
          <w:tab/>
        </w:r>
        <w:r w:rsidRPr="008759C9">
          <w:rPr>
            <w:rStyle w:val="Hyperlink"/>
            <w:rFonts w:ascii="Calibri" w:hAnsi="Calibri"/>
            <w:noProof/>
          </w:rPr>
          <w:t>Software Related Design</w:t>
        </w:r>
        <w:r>
          <w:rPr>
            <w:noProof/>
            <w:webHidden/>
          </w:rPr>
          <w:tab/>
        </w:r>
        <w:r>
          <w:rPr>
            <w:noProof/>
            <w:webHidden/>
          </w:rPr>
          <w:fldChar w:fldCharType="begin"/>
        </w:r>
        <w:r>
          <w:rPr>
            <w:noProof/>
            <w:webHidden/>
          </w:rPr>
          <w:instrText xml:space="preserve"> PAGEREF _Toc472510886 \h </w:instrText>
        </w:r>
        <w:r>
          <w:rPr>
            <w:noProof/>
            <w:webHidden/>
          </w:rPr>
        </w:r>
      </w:ins>
      <w:r>
        <w:rPr>
          <w:noProof/>
          <w:webHidden/>
        </w:rPr>
        <w:fldChar w:fldCharType="separate"/>
      </w:r>
      <w:ins w:id="119" w:author="Akilan Rathakrishnan" w:date="2017-01-18T13:52:00Z">
        <w:r>
          <w:rPr>
            <w:noProof/>
            <w:webHidden/>
          </w:rPr>
          <w:t>29</w:t>
        </w:r>
        <w:r>
          <w:rPr>
            <w:noProof/>
            <w:webHidden/>
          </w:rPr>
          <w:fldChar w:fldCharType="end"/>
        </w:r>
        <w:r w:rsidRPr="008759C9">
          <w:rPr>
            <w:rStyle w:val="Hyperlink"/>
            <w:noProof/>
          </w:rPr>
          <w:fldChar w:fldCharType="end"/>
        </w:r>
      </w:ins>
    </w:p>
    <w:p w:rsidR="00ED4BDA" w:rsidRDefault="00ED4BDA">
      <w:pPr>
        <w:pStyle w:val="TOC2"/>
        <w:tabs>
          <w:tab w:val="left" w:pos="960"/>
          <w:tab w:val="right" w:leader="dot" w:pos="8630"/>
        </w:tabs>
        <w:rPr>
          <w:ins w:id="120" w:author="Akilan Rathakrishnan" w:date="2017-01-18T13:52:00Z"/>
          <w:rFonts w:asciiTheme="minorHAnsi" w:eastAsiaTheme="minorEastAsia" w:hAnsiTheme="minorHAnsi" w:cstheme="minorBidi"/>
          <w:noProof/>
          <w:sz w:val="22"/>
          <w:szCs w:val="22"/>
        </w:rPr>
      </w:pPr>
      <w:ins w:id="121"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"_Toc472510887"</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4.11.</w:t>
        </w:r>
        <w:r>
          <w:rPr>
            <w:rFonts w:asciiTheme="minorHAnsi" w:eastAsiaTheme="minorEastAsia" w:hAnsiTheme="minorHAnsi" w:cstheme="minorBidi"/>
            <w:noProof/>
            <w:sz w:val="22"/>
            <w:szCs w:val="22"/>
          </w:rPr>
          <w:tab/>
        </w:r>
        <w:r w:rsidRPr="008759C9">
          <w:rPr>
            <w:rStyle w:val="Hyperlink"/>
            <w:noProof/>
          </w:rPr>
          <w:t xml:space="preserve">Sub-Function:  </w:t>
        </w:r>
        <w:r w:rsidRPr="008759C9">
          <w:rPr>
            <w:rStyle w:val="Hyperlink"/>
            <w:rFonts w:ascii="Calibri" w:hAnsi="Calibri"/>
            <w:noProof/>
          </w:rPr>
          <w:t>GetTxSigGroup</w:t>
        </w:r>
        <w:r>
          <w:rPr>
            <w:noProof/>
            <w:webHidden/>
          </w:rPr>
          <w:tab/>
        </w:r>
        <w:r>
          <w:rPr>
            <w:noProof/>
            <w:webHidden/>
          </w:rPr>
          <w:fldChar w:fldCharType="begin"/>
        </w:r>
        <w:r>
          <w:rPr>
            <w:noProof/>
            <w:webHidden/>
          </w:rPr>
          <w:instrText xml:space="preserve"> PAGEREF _Toc472510887 \h </w:instrText>
        </w:r>
        <w:r>
          <w:rPr>
            <w:noProof/>
            <w:webHidden/>
          </w:rPr>
        </w:r>
      </w:ins>
      <w:r>
        <w:rPr>
          <w:noProof/>
          <w:webHidden/>
        </w:rPr>
        <w:fldChar w:fldCharType="separate"/>
      </w:r>
      <w:ins w:id="122" w:author="Akilan Rathakrishnan" w:date="2017-01-18T13:52:00Z">
        <w:r>
          <w:rPr>
            <w:noProof/>
            <w:webHidden/>
          </w:rPr>
          <w:t>31</w:t>
        </w:r>
        <w:r>
          <w:rPr>
            <w:noProof/>
            <w:webHidden/>
          </w:rPr>
          <w:fldChar w:fldCharType="end"/>
        </w:r>
        <w:r w:rsidRPr="008759C9">
          <w:rPr>
            <w:rStyle w:val="Hyperlink"/>
            <w:noProof/>
          </w:rPr>
          <w:fldChar w:fldCharType="end"/>
        </w:r>
      </w:ins>
    </w:p>
    <w:p w:rsidR="00ED4BDA" w:rsidRDefault="00ED4BDA">
      <w:pPr>
        <w:pStyle w:val="TOC3"/>
        <w:tabs>
          <w:tab w:val="left" w:pos="1440"/>
          <w:tab w:val="right" w:leader="dot" w:pos="8630"/>
        </w:tabs>
        <w:rPr>
          <w:ins w:id="123" w:author="Akilan Rathakrishnan" w:date="2017-01-18T13:52:00Z"/>
          <w:rFonts w:asciiTheme="minorHAnsi" w:eastAsiaTheme="minorEastAsia" w:hAnsiTheme="minorHAnsi" w:cstheme="minorBidi"/>
          <w:noProof/>
          <w:sz w:val="22"/>
          <w:szCs w:val="22"/>
        </w:rPr>
      </w:pPr>
      <w:ins w:id="124"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"_Toc472510888"</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4.11.1.</w:t>
        </w:r>
        <w:r>
          <w:rPr>
            <w:rFonts w:asciiTheme="minorHAnsi" w:eastAsiaTheme="minorEastAsia" w:hAnsiTheme="minorHAnsi" w:cstheme="minorBidi"/>
            <w:noProof/>
            <w:sz w:val="22"/>
            <w:szCs w:val="22"/>
          </w:rPr>
          <w:tab/>
        </w:r>
        <w:r w:rsidRPr="008759C9">
          <w:rPr>
            <w:rStyle w:val="Hyperlink"/>
            <w:rFonts w:ascii="Calibri" w:hAnsi="Calibri"/>
            <w:noProof/>
          </w:rPr>
          <w:t>Hardware Related Design</w:t>
        </w:r>
        <w:r>
          <w:rPr>
            <w:noProof/>
            <w:webHidden/>
          </w:rPr>
          <w:tab/>
        </w:r>
        <w:r>
          <w:rPr>
            <w:noProof/>
            <w:webHidden/>
          </w:rPr>
          <w:fldChar w:fldCharType="begin"/>
        </w:r>
        <w:r>
          <w:rPr>
            <w:noProof/>
            <w:webHidden/>
          </w:rPr>
          <w:instrText xml:space="preserve"> PAGEREF _Toc472510888 \h </w:instrText>
        </w:r>
        <w:r>
          <w:rPr>
            <w:noProof/>
            <w:webHidden/>
          </w:rPr>
        </w:r>
      </w:ins>
      <w:r>
        <w:rPr>
          <w:noProof/>
          <w:webHidden/>
        </w:rPr>
        <w:fldChar w:fldCharType="separate"/>
      </w:r>
      <w:ins w:id="125" w:author="Akilan Rathakrishnan" w:date="2017-01-18T13:52:00Z">
        <w:r>
          <w:rPr>
            <w:noProof/>
            <w:webHidden/>
          </w:rPr>
          <w:t>31</w:t>
        </w:r>
        <w:r>
          <w:rPr>
            <w:noProof/>
            <w:webHidden/>
          </w:rPr>
          <w:fldChar w:fldCharType="end"/>
        </w:r>
        <w:r w:rsidRPr="008759C9">
          <w:rPr>
            <w:rStyle w:val="Hyperlink"/>
            <w:noProof/>
          </w:rPr>
          <w:fldChar w:fldCharType="end"/>
        </w:r>
      </w:ins>
    </w:p>
    <w:p w:rsidR="00ED4BDA" w:rsidRDefault="00ED4BDA">
      <w:pPr>
        <w:pStyle w:val="TOC3"/>
        <w:tabs>
          <w:tab w:val="left" w:pos="1440"/>
          <w:tab w:val="right" w:leader="dot" w:pos="8630"/>
        </w:tabs>
        <w:rPr>
          <w:ins w:id="126" w:author="Akilan Rathakrishnan" w:date="2017-01-18T13:52:00Z"/>
          <w:rFonts w:asciiTheme="minorHAnsi" w:eastAsiaTheme="minorEastAsia" w:hAnsiTheme="minorHAnsi" w:cstheme="minorBidi"/>
          <w:noProof/>
          <w:sz w:val="22"/>
          <w:szCs w:val="22"/>
        </w:rPr>
      </w:pPr>
      <w:ins w:id="127"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"_Toc472510889"</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4.11.2.</w:t>
        </w:r>
        <w:r>
          <w:rPr>
            <w:rFonts w:asciiTheme="minorHAnsi" w:eastAsiaTheme="minorEastAsia" w:hAnsiTheme="minorHAnsi" w:cstheme="minorBidi"/>
            <w:noProof/>
            <w:sz w:val="22"/>
            <w:szCs w:val="22"/>
          </w:rPr>
          <w:tab/>
        </w:r>
        <w:r w:rsidRPr="008759C9">
          <w:rPr>
            <w:rStyle w:val="Hyperlink"/>
            <w:rFonts w:ascii="Calibri" w:hAnsi="Calibri"/>
            <w:noProof/>
          </w:rPr>
          <w:t>Software Related Design</w:t>
        </w:r>
        <w:r>
          <w:rPr>
            <w:noProof/>
            <w:webHidden/>
          </w:rPr>
          <w:tab/>
        </w:r>
        <w:r>
          <w:rPr>
            <w:noProof/>
            <w:webHidden/>
          </w:rPr>
          <w:fldChar w:fldCharType="begin"/>
        </w:r>
        <w:r>
          <w:rPr>
            <w:noProof/>
            <w:webHidden/>
          </w:rPr>
          <w:instrText xml:space="preserve"> PAGEREF _Toc472510889 \h </w:instrText>
        </w:r>
        <w:r>
          <w:rPr>
            <w:noProof/>
            <w:webHidden/>
          </w:rPr>
        </w:r>
      </w:ins>
      <w:r>
        <w:rPr>
          <w:noProof/>
          <w:webHidden/>
        </w:rPr>
        <w:fldChar w:fldCharType="separate"/>
      </w:r>
      <w:ins w:id="128" w:author="Akilan Rathakrishnan" w:date="2017-01-18T13:52:00Z">
        <w:r>
          <w:rPr>
            <w:noProof/>
            <w:webHidden/>
          </w:rPr>
          <w:t>31</w:t>
        </w:r>
        <w:r>
          <w:rPr>
            <w:noProof/>
            <w:webHidden/>
          </w:rPr>
          <w:fldChar w:fldCharType="end"/>
        </w:r>
        <w:r w:rsidRPr="008759C9">
          <w:rPr>
            <w:rStyle w:val="Hyperlink"/>
            <w:noProof/>
          </w:rPr>
          <w:fldChar w:fldCharType="end"/>
        </w:r>
      </w:ins>
    </w:p>
    <w:p w:rsidR="00ED4BDA" w:rsidRDefault="00ED4BDA">
      <w:pPr>
        <w:pStyle w:val="TOC2"/>
        <w:tabs>
          <w:tab w:val="left" w:pos="960"/>
          <w:tab w:val="right" w:leader="dot" w:pos="8630"/>
        </w:tabs>
        <w:rPr>
          <w:ins w:id="129" w:author="Akilan Rathakrishnan" w:date="2017-01-18T13:52:00Z"/>
          <w:rFonts w:asciiTheme="minorHAnsi" w:eastAsiaTheme="minorEastAsia" w:hAnsiTheme="minorHAnsi" w:cstheme="minorBidi"/>
          <w:noProof/>
          <w:sz w:val="22"/>
          <w:szCs w:val="22"/>
        </w:rPr>
      </w:pPr>
      <w:ins w:id="130"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"_Toc472510890"</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4.12.</w:t>
        </w:r>
        <w:r>
          <w:rPr>
            <w:rFonts w:asciiTheme="minorHAnsi" w:eastAsiaTheme="minorEastAsia" w:hAnsiTheme="minorHAnsi" w:cstheme="minorBidi"/>
            <w:noProof/>
            <w:sz w:val="22"/>
            <w:szCs w:val="22"/>
          </w:rPr>
          <w:tab/>
        </w:r>
        <w:r w:rsidRPr="008759C9">
          <w:rPr>
            <w:rStyle w:val="Hyperlink"/>
            <w:noProof/>
          </w:rPr>
          <w:t xml:space="preserve">Sub-Function:  </w:t>
        </w:r>
        <w:r w:rsidRPr="008759C9">
          <w:rPr>
            <w:rStyle w:val="Hyperlink"/>
            <w:rFonts w:ascii="Calibri" w:hAnsi="Calibri"/>
            <w:noProof/>
          </w:rPr>
          <w:t>GetTxRateGroup</w:t>
        </w:r>
        <w:r>
          <w:rPr>
            <w:noProof/>
            <w:webHidden/>
          </w:rPr>
          <w:tab/>
        </w:r>
        <w:r>
          <w:rPr>
            <w:noProof/>
            <w:webHidden/>
          </w:rPr>
          <w:fldChar w:fldCharType="begin"/>
        </w:r>
        <w:r>
          <w:rPr>
            <w:noProof/>
            <w:webHidden/>
          </w:rPr>
          <w:instrText xml:space="preserve"> PAGEREF _Toc472510890 \h </w:instrText>
        </w:r>
        <w:r>
          <w:rPr>
            <w:noProof/>
            <w:webHidden/>
          </w:rPr>
        </w:r>
      </w:ins>
      <w:r>
        <w:rPr>
          <w:noProof/>
          <w:webHidden/>
        </w:rPr>
        <w:fldChar w:fldCharType="separate"/>
      </w:r>
      <w:ins w:id="131" w:author="Akilan Rathakrishnan" w:date="2017-01-18T13:52:00Z">
        <w:r>
          <w:rPr>
            <w:noProof/>
            <w:webHidden/>
          </w:rPr>
          <w:t>33</w:t>
        </w:r>
        <w:r>
          <w:rPr>
            <w:noProof/>
            <w:webHidden/>
          </w:rPr>
          <w:fldChar w:fldCharType="end"/>
        </w:r>
        <w:r w:rsidRPr="008759C9">
          <w:rPr>
            <w:rStyle w:val="Hyperlink"/>
            <w:noProof/>
          </w:rPr>
          <w:fldChar w:fldCharType="end"/>
        </w:r>
      </w:ins>
    </w:p>
    <w:p w:rsidR="00ED4BDA" w:rsidRDefault="00ED4BDA">
      <w:pPr>
        <w:pStyle w:val="TOC3"/>
        <w:tabs>
          <w:tab w:val="left" w:pos="1440"/>
          <w:tab w:val="right" w:leader="dot" w:pos="8630"/>
        </w:tabs>
        <w:rPr>
          <w:ins w:id="132" w:author="Akilan Rathakrishnan" w:date="2017-01-18T13:52:00Z"/>
          <w:rFonts w:asciiTheme="minorHAnsi" w:eastAsiaTheme="minorEastAsia" w:hAnsiTheme="minorHAnsi" w:cstheme="minorBidi"/>
          <w:noProof/>
          <w:sz w:val="22"/>
          <w:szCs w:val="22"/>
        </w:rPr>
      </w:pPr>
      <w:ins w:id="133"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"_Toc472510891"</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4.12.1.</w:t>
        </w:r>
        <w:r>
          <w:rPr>
            <w:rFonts w:asciiTheme="minorHAnsi" w:eastAsiaTheme="minorEastAsia" w:hAnsiTheme="minorHAnsi" w:cstheme="minorBidi"/>
            <w:noProof/>
            <w:sz w:val="22"/>
            <w:szCs w:val="22"/>
          </w:rPr>
          <w:tab/>
        </w:r>
        <w:r w:rsidRPr="008759C9">
          <w:rPr>
            <w:rStyle w:val="Hyperlink"/>
            <w:rFonts w:ascii="Calibri" w:hAnsi="Calibri"/>
            <w:noProof/>
          </w:rPr>
          <w:t>Hardware Related Design</w:t>
        </w:r>
        <w:r>
          <w:rPr>
            <w:noProof/>
            <w:webHidden/>
          </w:rPr>
          <w:tab/>
        </w:r>
        <w:r>
          <w:rPr>
            <w:noProof/>
            <w:webHidden/>
          </w:rPr>
          <w:fldChar w:fldCharType="begin"/>
        </w:r>
        <w:r>
          <w:rPr>
            <w:noProof/>
            <w:webHidden/>
          </w:rPr>
          <w:instrText xml:space="preserve"> PAGEREF _Toc472510891 \h </w:instrText>
        </w:r>
        <w:r>
          <w:rPr>
            <w:noProof/>
            <w:webHidden/>
          </w:rPr>
        </w:r>
      </w:ins>
      <w:r>
        <w:rPr>
          <w:noProof/>
          <w:webHidden/>
        </w:rPr>
        <w:fldChar w:fldCharType="separate"/>
      </w:r>
      <w:ins w:id="134" w:author="Akilan Rathakrishnan" w:date="2017-01-18T13:52:00Z">
        <w:r>
          <w:rPr>
            <w:noProof/>
            <w:webHidden/>
          </w:rPr>
          <w:t>33</w:t>
        </w:r>
        <w:r>
          <w:rPr>
            <w:noProof/>
            <w:webHidden/>
          </w:rPr>
          <w:fldChar w:fldCharType="end"/>
        </w:r>
        <w:r w:rsidRPr="008759C9">
          <w:rPr>
            <w:rStyle w:val="Hyperlink"/>
            <w:noProof/>
          </w:rPr>
          <w:fldChar w:fldCharType="end"/>
        </w:r>
      </w:ins>
    </w:p>
    <w:p w:rsidR="00ED4BDA" w:rsidRDefault="00ED4BDA">
      <w:pPr>
        <w:pStyle w:val="TOC3"/>
        <w:tabs>
          <w:tab w:val="left" w:pos="1440"/>
          <w:tab w:val="right" w:leader="dot" w:pos="8630"/>
        </w:tabs>
        <w:rPr>
          <w:ins w:id="135" w:author="Akilan Rathakrishnan" w:date="2017-01-18T13:52:00Z"/>
          <w:rFonts w:asciiTheme="minorHAnsi" w:eastAsiaTheme="minorEastAsia" w:hAnsiTheme="minorHAnsi" w:cstheme="minorBidi"/>
          <w:noProof/>
          <w:sz w:val="22"/>
          <w:szCs w:val="22"/>
        </w:rPr>
      </w:pPr>
      <w:ins w:id="136"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"_Toc472510892"</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4.12.2.</w:t>
        </w:r>
        <w:r>
          <w:rPr>
            <w:rFonts w:asciiTheme="minorHAnsi" w:eastAsiaTheme="minorEastAsia" w:hAnsiTheme="minorHAnsi" w:cstheme="minorBidi"/>
            <w:noProof/>
            <w:sz w:val="22"/>
            <w:szCs w:val="22"/>
          </w:rPr>
          <w:tab/>
        </w:r>
        <w:r w:rsidRPr="008759C9">
          <w:rPr>
            <w:rStyle w:val="Hyperlink"/>
            <w:rFonts w:ascii="Calibri" w:hAnsi="Calibri"/>
            <w:noProof/>
          </w:rPr>
          <w:t>Software Related Design</w:t>
        </w:r>
        <w:r>
          <w:rPr>
            <w:noProof/>
            <w:webHidden/>
          </w:rPr>
          <w:tab/>
        </w:r>
        <w:r>
          <w:rPr>
            <w:noProof/>
            <w:webHidden/>
          </w:rPr>
          <w:fldChar w:fldCharType="begin"/>
        </w:r>
        <w:r>
          <w:rPr>
            <w:noProof/>
            <w:webHidden/>
          </w:rPr>
          <w:instrText xml:space="preserve"> PAGEREF _Toc472510892 \h </w:instrText>
        </w:r>
        <w:r>
          <w:rPr>
            <w:noProof/>
            <w:webHidden/>
          </w:rPr>
        </w:r>
      </w:ins>
      <w:r>
        <w:rPr>
          <w:noProof/>
          <w:webHidden/>
        </w:rPr>
        <w:fldChar w:fldCharType="separate"/>
      </w:r>
      <w:ins w:id="137" w:author="Akilan Rathakrishnan" w:date="2017-01-18T13:52:00Z">
        <w:r>
          <w:rPr>
            <w:noProof/>
            <w:webHidden/>
          </w:rPr>
          <w:t>33</w:t>
        </w:r>
        <w:r>
          <w:rPr>
            <w:noProof/>
            <w:webHidden/>
          </w:rPr>
          <w:fldChar w:fldCharType="end"/>
        </w:r>
        <w:r w:rsidRPr="008759C9">
          <w:rPr>
            <w:rStyle w:val="Hyperlink"/>
            <w:noProof/>
          </w:rPr>
          <w:fldChar w:fldCharType="end"/>
        </w:r>
      </w:ins>
    </w:p>
    <w:p w:rsidR="00ED4BDA" w:rsidRDefault="00ED4BDA">
      <w:pPr>
        <w:pStyle w:val="TOC2"/>
        <w:tabs>
          <w:tab w:val="left" w:pos="960"/>
          <w:tab w:val="right" w:leader="dot" w:pos="8630"/>
        </w:tabs>
        <w:rPr>
          <w:ins w:id="138" w:author="Akilan Rathakrishnan" w:date="2017-01-18T13:52:00Z"/>
          <w:rFonts w:asciiTheme="minorHAnsi" w:eastAsiaTheme="minorEastAsia" w:hAnsiTheme="minorHAnsi" w:cstheme="minorBidi"/>
          <w:noProof/>
          <w:sz w:val="22"/>
          <w:szCs w:val="22"/>
        </w:rPr>
      </w:pPr>
      <w:ins w:id="139"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"_Toc472510893"</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4.13.</w:t>
        </w:r>
        <w:r>
          <w:rPr>
            <w:rFonts w:asciiTheme="minorHAnsi" w:eastAsiaTheme="minorEastAsia" w:hAnsiTheme="minorHAnsi" w:cstheme="minorBidi"/>
            <w:noProof/>
            <w:sz w:val="22"/>
            <w:szCs w:val="22"/>
          </w:rPr>
          <w:tab/>
        </w:r>
        <w:r w:rsidRPr="008759C9">
          <w:rPr>
            <w:rStyle w:val="Hyperlink"/>
            <w:noProof/>
          </w:rPr>
          <w:t xml:space="preserve">Sub-Function:  </w:t>
        </w:r>
        <w:r w:rsidRPr="008759C9">
          <w:rPr>
            <w:rStyle w:val="Hyperlink"/>
            <w:rFonts w:ascii="Calibri" w:hAnsi="Calibri"/>
            <w:noProof/>
          </w:rPr>
          <w:t>GetSigImcDataExtdSts_&lt;DATA_TYPE&gt;</w:t>
        </w:r>
        <w:r>
          <w:rPr>
            <w:noProof/>
            <w:webHidden/>
          </w:rPr>
          <w:tab/>
        </w:r>
        <w:r>
          <w:rPr>
            <w:noProof/>
            <w:webHidden/>
          </w:rPr>
          <w:fldChar w:fldCharType="begin"/>
        </w:r>
        <w:r>
          <w:rPr>
            <w:noProof/>
            <w:webHidden/>
          </w:rPr>
          <w:instrText xml:space="preserve"> PAGEREF _Toc472510893 \h </w:instrText>
        </w:r>
        <w:r>
          <w:rPr>
            <w:noProof/>
            <w:webHidden/>
          </w:rPr>
        </w:r>
      </w:ins>
      <w:r>
        <w:rPr>
          <w:noProof/>
          <w:webHidden/>
        </w:rPr>
        <w:fldChar w:fldCharType="separate"/>
      </w:r>
      <w:ins w:id="140" w:author="Akilan Rathakrishnan" w:date="2017-01-18T13:52:00Z">
        <w:r>
          <w:rPr>
            <w:noProof/>
            <w:webHidden/>
          </w:rPr>
          <w:t>35</w:t>
        </w:r>
        <w:r>
          <w:rPr>
            <w:noProof/>
            <w:webHidden/>
          </w:rPr>
          <w:fldChar w:fldCharType="end"/>
        </w:r>
        <w:r w:rsidRPr="008759C9">
          <w:rPr>
            <w:rStyle w:val="Hyperlink"/>
            <w:noProof/>
          </w:rPr>
          <w:fldChar w:fldCharType="end"/>
        </w:r>
      </w:ins>
    </w:p>
    <w:p w:rsidR="00ED4BDA" w:rsidRDefault="00ED4BDA">
      <w:pPr>
        <w:pStyle w:val="TOC3"/>
        <w:tabs>
          <w:tab w:val="left" w:pos="1440"/>
          <w:tab w:val="right" w:leader="dot" w:pos="8630"/>
        </w:tabs>
        <w:rPr>
          <w:ins w:id="141" w:author="Akilan Rathakrishnan" w:date="2017-01-18T13:52:00Z"/>
          <w:rFonts w:asciiTheme="minorHAnsi" w:eastAsiaTheme="minorEastAsia" w:hAnsiTheme="minorHAnsi" w:cstheme="minorBidi"/>
          <w:noProof/>
          <w:sz w:val="22"/>
          <w:szCs w:val="22"/>
        </w:rPr>
      </w:pPr>
      <w:ins w:id="142"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"_Toc472510894"</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4.13.1.</w:t>
        </w:r>
        <w:r>
          <w:rPr>
            <w:rFonts w:asciiTheme="minorHAnsi" w:eastAsiaTheme="minorEastAsia" w:hAnsiTheme="minorHAnsi" w:cstheme="minorBidi"/>
            <w:noProof/>
            <w:sz w:val="22"/>
            <w:szCs w:val="22"/>
          </w:rPr>
          <w:tab/>
        </w:r>
        <w:r w:rsidRPr="008759C9">
          <w:rPr>
            <w:rStyle w:val="Hyperlink"/>
            <w:rFonts w:ascii="Calibri" w:hAnsi="Calibri"/>
            <w:noProof/>
          </w:rPr>
          <w:t>Hardware Related Design</w:t>
        </w:r>
        <w:r>
          <w:rPr>
            <w:noProof/>
            <w:webHidden/>
          </w:rPr>
          <w:tab/>
        </w:r>
        <w:r>
          <w:rPr>
            <w:noProof/>
            <w:webHidden/>
          </w:rPr>
          <w:fldChar w:fldCharType="begin"/>
        </w:r>
        <w:r>
          <w:rPr>
            <w:noProof/>
            <w:webHidden/>
          </w:rPr>
          <w:instrText xml:space="preserve"> PAGEREF _Toc472510894 \h </w:instrText>
        </w:r>
        <w:r>
          <w:rPr>
            <w:noProof/>
            <w:webHidden/>
          </w:rPr>
        </w:r>
      </w:ins>
      <w:r>
        <w:rPr>
          <w:noProof/>
          <w:webHidden/>
        </w:rPr>
        <w:fldChar w:fldCharType="separate"/>
      </w:r>
      <w:ins w:id="143" w:author="Akilan Rathakrishnan" w:date="2017-01-18T13:52:00Z">
        <w:r>
          <w:rPr>
            <w:noProof/>
            <w:webHidden/>
          </w:rPr>
          <w:t>35</w:t>
        </w:r>
        <w:r>
          <w:rPr>
            <w:noProof/>
            <w:webHidden/>
          </w:rPr>
          <w:fldChar w:fldCharType="end"/>
        </w:r>
        <w:r w:rsidRPr="008759C9">
          <w:rPr>
            <w:rStyle w:val="Hyperlink"/>
            <w:noProof/>
          </w:rPr>
          <w:fldChar w:fldCharType="end"/>
        </w:r>
      </w:ins>
    </w:p>
    <w:p w:rsidR="00ED4BDA" w:rsidRDefault="00ED4BDA">
      <w:pPr>
        <w:pStyle w:val="TOC3"/>
        <w:tabs>
          <w:tab w:val="left" w:pos="1440"/>
          <w:tab w:val="right" w:leader="dot" w:pos="8630"/>
        </w:tabs>
        <w:rPr>
          <w:ins w:id="144" w:author="Akilan Rathakrishnan" w:date="2017-01-18T13:52:00Z"/>
          <w:rFonts w:asciiTheme="minorHAnsi" w:eastAsiaTheme="minorEastAsia" w:hAnsiTheme="minorHAnsi" w:cstheme="minorBidi"/>
          <w:noProof/>
          <w:sz w:val="22"/>
          <w:szCs w:val="22"/>
        </w:rPr>
      </w:pPr>
      <w:ins w:id="145"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"_Toc472510895"</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4.13.2.</w:t>
        </w:r>
        <w:r>
          <w:rPr>
            <w:rFonts w:asciiTheme="minorHAnsi" w:eastAsiaTheme="minorEastAsia" w:hAnsiTheme="minorHAnsi" w:cstheme="minorBidi"/>
            <w:noProof/>
            <w:sz w:val="22"/>
            <w:szCs w:val="22"/>
          </w:rPr>
          <w:tab/>
        </w:r>
        <w:r w:rsidRPr="008759C9">
          <w:rPr>
            <w:rStyle w:val="Hyperlink"/>
            <w:rFonts w:ascii="Calibri" w:hAnsi="Calibri"/>
            <w:noProof/>
          </w:rPr>
          <w:t>Software Related Design</w:t>
        </w:r>
        <w:r>
          <w:rPr>
            <w:noProof/>
            <w:webHidden/>
          </w:rPr>
          <w:tab/>
        </w:r>
        <w:r>
          <w:rPr>
            <w:noProof/>
            <w:webHidden/>
          </w:rPr>
          <w:fldChar w:fldCharType="begin"/>
        </w:r>
        <w:r>
          <w:rPr>
            <w:noProof/>
            <w:webHidden/>
          </w:rPr>
          <w:instrText xml:space="preserve"> PAGEREF _Toc472510895 \h </w:instrText>
        </w:r>
        <w:r>
          <w:rPr>
            <w:noProof/>
            <w:webHidden/>
          </w:rPr>
        </w:r>
      </w:ins>
      <w:r>
        <w:rPr>
          <w:noProof/>
          <w:webHidden/>
        </w:rPr>
        <w:fldChar w:fldCharType="separate"/>
      </w:r>
      <w:ins w:id="146" w:author="Akilan Rathakrishnan" w:date="2017-01-18T13:52:00Z">
        <w:r>
          <w:rPr>
            <w:noProof/>
            <w:webHidden/>
          </w:rPr>
          <w:t>35</w:t>
        </w:r>
        <w:r>
          <w:rPr>
            <w:noProof/>
            <w:webHidden/>
          </w:rPr>
          <w:fldChar w:fldCharType="end"/>
        </w:r>
        <w:r w:rsidRPr="008759C9">
          <w:rPr>
            <w:rStyle w:val="Hyperlink"/>
            <w:noProof/>
          </w:rPr>
          <w:fldChar w:fldCharType="end"/>
        </w:r>
      </w:ins>
    </w:p>
    <w:p w:rsidR="00ED4BDA" w:rsidRDefault="00ED4BDA">
      <w:pPr>
        <w:pStyle w:val="TOC2"/>
        <w:tabs>
          <w:tab w:val="left" w:pos="960"/>
          <w:tab w:val="right" w:leader="dot" w:pos="8630"/>
        </w:tabs>
        <w:rPr>
          <w:ins w:id="147" w:author="Akilan Rathakrishnan" w:date="2017-01-18T13:52:00Z"/>
          <w:rFonts w:asciiTheme="minorHAnsi" w:eastAsiaTheme="minorEastAsia" w:hAnsiTheme="minorHAnsi" w:cstheme="minorBidi"/>
          <w:noProof/>
          <w:sz w:val="22"/>
          <w:szCs w:val="22"/>
        </w:rPr>
      </w:pPr>
      <w:ins w:id="148"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"_Toc472510896"</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4.14.</w:t>
        </w:r>
        <w:r>
          <w:rPr>
            <w:rFonts w:asciiTheme="minorHAnsi" w:eastAsiaTheme="minorEastAsia" w:hAnsiTheme="minorHAnsi" w:cstheme="minorBidi"/>
            <w:noProof/>
            <w:sz w:val="22"/>
            <w:szCs w:val="22"/>
          </w:rPr>
          <w:tab/>
        </w:r>
        <w:r w:rsidRPr="008759C9">
          <w:rPr>
            <w:rStyle w:val="Hyperlink"/>
            <w:noProof/>
          </w:rPr>
          <w:t xml:space="preserve">Sub-Function:  </w:t>
        </w:r>
        <w:r w:rsidRPr="008759C9">
          <w:rPr>
            <w:rStyle w:val="Hyperlink"/>
            <w:rFonts w:ascii="Calibri" w:hAnsi="Calibri"/>
            <w:noProof/>
          </w:rPr>
          <w:t>GetSigImcData_&lt;DATA_TYPE&gt;</w:t>
        </w:r>
        <w:r>
          <w:rPr>
            <w:noProof/>
            <w:webHidden/>
          </w:rPr>
          <w:tab/>
        </w:r>
        <w:r>
          <w:rPr>
            <w:noProof/>
            <w:webHidden/>
          </w:rPr>
          <w:fldChar w:fldCharType="begin"/>
        </w:r>
        <w:r>
          <w:rPr>
            <w:noProof/>
            <w:webHidden/>
          </w:rPr>
          <w:instrText xml:space="preserve"> PAGEREF _Toc472510896 \h </w:instrText>
        </w:r>
        <w:r>
          <w:rPr>
            <w:noProof/>
            <w:webHidden/>
          </w:rPr>
        </w:r>
      </w:ins>
      <w:r>
        <w:rPr>
          <w:noProof/>
          <w:webHidden/>
        </w:rPr>
        <w:fldChar w:fldCharType="separate"/>
      </w:r>
      <w:ins w:id="149" w:author="Akilan Rathakrishnan" w:date="2017-01-18T13:52:00Z">
        <w:r>
          <w:rPr>
            <w:noProof/>
            <w:webHidden/>
          </w:rPr>
          <w:t>37</w:t>
        </w:r>
        <w:r>
          <w:rPr>
            <w:noProof/>
            <w:webHidden/>
          </w:rPr>
          <w:fldChar w:fldCharType="end"/>
        </w:r>
        <w:r w:rsidRPr="008759C9">
          <w:rPr>
            <w:rStyle w:val="Hyperlink"/>
            <w:noProof/>
          </w:rPr>
          <w:fldChar w:fldCharType="end"/>
        </w:r>
      </w:ins>
    </w:p>
    <w:p w:rsidR="00ED4BDA" w:rsidRDefault="00ED4BDA">
      <w:pPr>
        <w:pStyle w:val="TOC3"/>
        <w:tabs>
          <w:tab w:val="left" w:pos="1440"/>
          <w:tab w:val="right" w:leader="dot" w:pos="8630"/>
        </w:tabs>
        <w:rPr>
          <w:ins w:id="150" w:author="Akilan Rathakrishnan" w:date="2017-01-18T13:52:00Z"/>
          <w:rFonts w:asciiTheme="minorHAnsi" w:eastAsiaTheme="minorEastAsia" w:hAnsiTheme="minorHAnsi" w:cstheme="minorBidi"/>
          <w:noProof/>
          <w:sz w:val="22"/>
          <w:szCs w:val="22"/>
        </w:rPr>
      </w:pPr>
      <w:ins w:id="151"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"_Toc472510897"</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4.14.1.</w:t>
        </w:r>
        <w:r>
          <w:rPr>
            <w:rFonts w:asciiTheme="minorHAnsi" w:eastAsiaTheme="minorEastAsia" w:hAnsiTheme="minorHAnsi" w:cstheme="minorBidi"/>
            <w:noProof/>
            <w:sz w:val="22"/>
            <w:szCs w:val="22"/>
          </w:rPr>
          <w:tab/>
        </w:r>
        <w:r w:rsidRPr="008759C9">
          <w:rPr>
            <w:rStyle w:val="Hyperlink"/>
            <w:rFonts w:ascii="Calibri" w:hAnsi="Calibri"/>
            <w:noProof/>
          </w:rPr>
          <w:t>Hardware Related Design</w:t>
        </w:r>
        <w:r>
          <w:rPr>
            <w:noProof/>
            <w:webHidden/>
          </w:rPr>
          <w:tab/>
        </w:r>
        <w:r>
          <w:rPr>
            <w:noProof/>
            <w:webHidden/>
          </w:rPr>
          <w:fldChar w:fldCharType="begin"/>
        </w:r>
        <w:r>
          <w:rPr>
            <w:noProof/>
            <w:webHidden/>
          </w:rPr>
          <w:instrText xml:space="preserve"> PAGEREF _Toc472510897 \h </w:instrText>
        </w:r>
        <w:r>
          <w:rPr>
            <w:noProof/>
            <w:webHidden/>
          </w:rPr>
        </w:r>
      </w:ins>
      <w:r>
        <w:rPr>
          <w:noProof/>
          <w:webHidden/>
        </w:rPr>
        <w:fldChar w:fldCharType="separate"/>
      </w:r>
      <w:ins w:id="152" w:author="Akilan Rathakrishnan" w:date="2017-01-18T13:52:00Z">
        <w:r>
          <w:rPr>
            <w:noProof/>
            <w:webHidden/>
          </w:rPr>
          <w:t>37</w:t>
        </w:r>
        <w:r>
          <w:rPr>
            <w:noProof/>
            <w:webHidden/>
          </w:rPr>
          <w:fldChar w:fldCharType="end"/>
        </w:r>
        <w:r w:rsidRPr="008759C9">
          <w:rPr>
            <w:rStyle w:val="Hyperlink"/>
            <w:noProof/>
          </w:rPr>
          <w:fldChar w:fldCharType="end"/>
        </w:r>
      </w:ins>
    </w:p>
    <w:p w:rsidR="00ED4BDA" w:rsidRDefault="00ED4BDA">
      <w:pPr>
        <w:pStyle w:val="TOC3"/>
        <w:tabs>
          <w:tab w:val="left" w:pos="1440"/>
          <w:tab w:val="right" w:leader="dot" w:pos="8630"/>
        </w:tabs>
        <w:rPr>
          <w:ins w:id="153" w:author="Akilan Rathakrishnan" w:date="2017-01-18T13:52:00Z"/>
          <w:rFonts w:asciiTheme="minorHAnsi" w:eastAsiaTheme="minorEastAsia" w:hAnsiTheme="minorHAnsi" w:cstheme="minorBidi"/>
          <w:noProof/>
          <w:sz w:val="22"/>
          <w:szCs w:val="22"/>
        </w:rPr>
      </w:pPr>
      <w:ins w:id="154"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"_Toc472510898"</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4.14.2.</w:t>
        </w:r>
        <w:r>
          <w:rPr>
            <w:rFonts w:asciiTheme="minorHAnsi" w:eastAsiaTheme="minorEastAsia" w:hAnsiTheme="minorHAnsi" w:cstheme="minorBidi"/>
            <w:noProof/>
            <w:sz w:val="22"/>
            <w:szCs w:val="22"/>
          </w:rPr>
          <w:tab/>
        </w:r>
        <w:r w:rsidRPr="008759C9">
          <w:rPr>
            <w:rStyle w:val="Hyperlink"/>
            <w:rFonts w:ascii="Calibri" w:hAnsi="Calibri"/>
            <w:noProof/>
          </w:rPr>
          <w:t>Software Related Design</w:t>
        </w:r>
        <w:r>
          <w:rPr>
            <w:noProof/>
            <w:webHidden/>
          </w:rPr>
          <w:tab/>
        </w:r>
        <w:r>
          <w:rPr>
            <w:noProof/>
            <w:webHidden/>
          </w:rPr>
          <w:fldChar w:fldCharType="begin"/>
        </w:r>
        <w:r>
          <w:rPr>
            <w:noProof/>
            <w:webHidden/>
          </w:rPr>
          <w:instrText xml:space="preserve"> PAGEREF _Toc472510898 \h </w:instrText>
        </w:r>
        <w:r>
          <w:rPr>
            <w:noProof/>
            <w:webHidden/>
          </w:rPr>
        </w:r>
      </w:ins>
      <w:r>
        <w:rPr>
          <w:noProof/>
          <w:webHidden/>
        </w:rPr>
        <w:fldChar w:fldCharType="separate"/>
      </w:r>
      <w:ins w:id="155" w:author="Akilan Rathakrishnan" w:date="2017-01-18T13:52:00Z">
        <w:r>
          <w:rPr>
            <w:noProof/>
            <w:webHidden/>
          </w:rPr>
          <w:t>37</w:t>
        </w:r>
        <w:r>
          <w:rPr>
            <w:noProof/>
            <w:webHidden/>
          </w:rPr>
          <w:fldChar w:fldCharType="end"/>
        </w:r>
        <w:r w:rsidRPr="008759C9">
          <w:rPr>
            <w:rStyle w:val="Hyperlink"/>
            <w:noProof/>
          </w:rPr>
          <w:fldChar w:fldCharType="end"/>
        </w:r>
      </w:ins>
    </w:p>
    <w:p w:rsidR="00ED4BDA" w:rsidRDefault="00ED4BDA">
      <w:pPr>
        <w:pStyle w:val="TOC2"/>
        <w:tabs>
          <w:tab w:val="left" w:pos="960"/>
          <w:tab w:val="right" w:leader="dot" w:pos="8630"/>
        </w:tabs>
        <w:rPr>
          <w:ins w:id="156" w:author="Akilan Rathakrishnan" w:date="2017-01-18T13:52:00Z"/>
          <w:rFonts w:asciiTheme="minorHAnsi" w:eastAsiaTheme="minorEastAsia" w:hAnsiTheme="minorHAnsi" w:cstheme="minorBidi"/>
          <w:noProof/>
          <w:sz w:val="22"/>
          <w:szCs w:val="22"/>
        </w:rPr>
      </w:pPr>
      <w:ins w:id="157"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"_Toc472510899"</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4.15.</w:t>
        </w:r>
        <w:r>
          <w:rPr>
            <w:rFonts w:asciiTheme="minorHAnsi" w:eastAsiaTheme="minorEastAsia" w:hAnsiTheme="minorHAnsi" w:cstheme="minorBidi"/>
            <w:noProof/>
            <w:sz w:val="22"/>
            <w:szCs w:val="22"/>
          </w:rPr>
          <w:tab/>
        </w:r>
        <w:r w:rsidRPr="008759C9">
          <w:rPr>
            <w:rStyle w:val="Hyperlink"/>
            <w:noProof/>
          </w:rPr>
          <w:t xml:space="preserve">Sub-Function:  </w:t>
        </w:r>
        <w:r w:rsidRPr="008759C9">
          <w:rPr>
            <w:rStyle w:val="Hyperlink"/>
            <w:rFonts w:ascii="Calibri" w:hAnsi="Calibri"/>
            <w:noProof/>
          </w:rPr>
          <w:t>RxFrmVldChk</w:t>
        </w:r>
        <w:r>
          <w:rPr>
            <w:noProof/>
            <w:webHidden/>
          </w:rPr>
          <w:tab/>
        </w:r>
        <w:r>
          <w:rPr>
            <w:noProof/>
            <w:webHidden/>
          </w:rPr>
          <w:fldChar w:fldCharType="begin"/>
        </w:r>
        <w:r>
          <w:rPr>
            <w:noProof/>
            <w:webHidden/>
          </w:rPr>
          <w:instrText xml:space="preserve"> PAGEREF _Toc472510899 \h </w:instrText>
        </w:r>
        <w:r>
          <w:rPr>
            <w:noProof/>
            <w:webHidden/>
          </w:rPr>
        </w:r>
      </w:ins>
      <w:r>
        <w:rPr>
          <w:noProof/>
          <w:webHidden/>
        </w:rPr>
        <w:fldChar w:fldCharType="separate"/>
      </w:r>
      <w:ins w:id="158" w:author="Akilan Rathakrishnan" w:date="2017-01-18T13:52:00Z">
        <w:r>
          <w:rPr>
            <w:noProof/>
            <w:webHidden/>
          </w:rPr>
          <w:t>38</w:t>
        </w:r>
        <w:r>
          <w:rPr>
            <w:noProof/>
            <w:webHidden/>
          </w:rPr>
          <w:fldChar w:fldCharType="end"/>
        </w:r>
        <w:r w:rsidRPr="008759C9">
          <w:rPr>
            <w:rStyle w:val="Hyperlink"/>
            <w:noProof/>
          </w:rPr>
          <w:fldChar w:fldCharType="end"/>
        </w:r>
      </w:ins>
    </w:p>
    <w:p w:rsidR="00ED4BDA" w:rsidRDefault="00ED4BDA">
      <w:pPr>
        <w:pStyle w:val="TOC3"/>
        <w:tabs>
          <w:tab w:val="left" w:pos="1440"/>
          <w:tab w:val="right" w:leader="dot" w:pos="8630"/>
        </w:tabs>
        <w:rPr>
          <w:ins w:id="159" w:author="Akilan Rathakrishnan" w:date="2017-01-18T13:52:00Z"/>
          <w:rFonts w:asciiTheme="minorHAnsi" w:eastAsiaTheme="minorEastAsia" w:hAnsiTheme="minorHAnsi" w:cstheme="minorBidi"/>
          <w:noProof/>
          <w:sz w:val="22"/>
          <w:szCs w:val="22"/>
        </w:rPr>
      </w:pPr>
      <w:ins w:id="160"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"_Toc472510900"</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4.15.1.</w:t>
        </w:r>
        <w:r>
          <w:rPr>
            <w:rFonts w:asciiTheme="minorHAnsi" w:eastAsiaTheme="minorEastAsia" w:hAnsiTheme="minorHAnsi" w:cstheme="minorBidi"/>
            <w:noProof/>
            <w:sz w:val="22"/>
            <w:szCs w:val="22"/>
          </w:rPr>
          <w:tab/>
        </w:r>
        <w:r w:rsidRPr="008759C9">
          <w:rPr>
            <w:rStyle w:val="Hyperlink"/>
            <w:rFonts w:ascii="Calibri" w:hAnsi="Calibri"/>
            <w:noProof/>
          </w:rPr>
          <w:t>Hardware Related Design</w:t>
        </w:r>
        <w:r>
          <w:rPr>
            <w:noProof/>
            <w:webHidden/>
          </w:rPr>
          <w:tab/>
        </w:r>
        <w:r>
          <w:rPr>
            <w:noProof/>
            <w:webHidden/>
          </w:rPr>
          <w:fldChar w:fldCharType="begin"/>
        </w:r>
        <w:r>
          <w:rPr>
            <w:noProof/>
            <w:webHidden/>
          </w:rPr>
          <w:instrText xml:space="preserve"> PAGEREF _Toc472510900 \h </w:instrText>
        </w:r>
        <w:r>
          <w:rPr>
            <w:noProof/>
            <w:webHidden/>
          </w:rPr>
        </w:r>
      </w:ins>
      <w:r>
        <w:rPr>
          <w:noProof/>
          <w:webHidden/>
        </w:rPr>
        <w:fldChar w:fldCharType="separate"/>
      </w:r>
      <w:ins w:id="161" w:author="Akilan Rathakrishnan" w:date="2017-01-18T13:52:00Z">
        <w:r>
          <w:rPr>
            <w:noProof/>
            <w:webHidden/>
          </w:rPr>
          <w:t>38</w:t>
        </w:r>
        <w:r>
          <w:rPr>
            <w:noProof/>
            <w:webHidden/>
          </w:rPr>
          <w:fldChar w:fldCharType="end"/>
        </w:r>
        <w:r w:rsidRPr="008759C9">
          <w:rPr>
            <w:rStyle w:val="Hyperlink"/>
            <w:noProof/>
          </w:rPr>
          <w:fldChar w:fldCharType="end"/>
        </w:r>
      </w:ins>
    </w:p>
    <w:p w:rsidR="00ED4BDA" w:rsidRDefault="00ED4BDA">
      <w:pPr>
        <w:pStyle w:val="TOC3"/>
        <w:tabs>
          <w:tab w:val="left" w:pos="1440"/>
          <w:tab w:val="right" w:leader="dot" w:pos="8630"/>
        </w:tabs>
        <w:rPr>
          <w:ins w:id="162" w:author="Akilan Rathakrishnan" w:date="2017-01-18T13:52:00Z"/>
          <w:rFonts w:asciiTheme="minorHAnsi" w:eastAsiaTheme="minorEastAsia" w:hAnsiTheme="minorHAnsi" w:cstheme="minorBidi"/>
          <w:noProof/>
          <w:sz w:val="22"/>
          <w:szCs w:val="22"/>
        </w:rPr>
      </w:pPr>
      <w:ins w:id="163"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"_Toc472510901"</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4.15.2.</w:t>
        </w:r>
        <w:r>
          <w:rPr>
            <w:rFonts w:asciiTheme="minorHAnsi" w:eastAsiaTheme="minorEastAsia" w:hAnsiTheme="minorHAnsi" w:cstheme="minorBidi"/>
            <w:noProof/>
            <w:sz w:val="22"/>
            <w:szCs w:val="22"/>
          </w:rPr>
          <w:tab/>
        </w:r>
        <w:r w:rsidRPr="008759C9">
          <w:rPr>
            <w:rStyle w:val="Hyperlink"/>
            <w:rFonts w:ascii="Calibri" w:hAnsi="Calibri"/>
            <w:noProof/>
          </w:rPr>
          <w:t>Software Related Design</w:t>
        </w:r>
        <w:r>
          <w:rPr>
            <w:noProof/>
            <w:webHidden/>
          </w:rPr>
          <w:tab/>
        </w:r>
        <w:r>
          <w:rPr>
            <w:noProof/>
            <w:webHidden/>
          </w:rPr>
          <w:fldChar w:fldCharType="begin"/>
        </w:r>
        <w:r>
          <w:rPr>
            <w:noProof/>
            <w:webHidden/>
          </w:rPr>
          <w:instrText xml:space="preserve"> PAGEREF _Toc472510901 \h </w:instrText>
        </w:r>
        <w:r>
          <w:rPr>
            <w:noProof/>
            <w:webHidden/>
          </w:rPr>
        </w:r>
      </w:ins>
      <w:r>
        <w:rPr>
          <w:noProof/>
          <w:webHidden/>
        </w:rPr>
        <w:fldChar w:fldCharType="separate"/>
      </w:r>
      <w:ins w:id="164" w:author="Akilan Rathakrishnan" w:date="2017-01-18T13:52:00Z">
        <w:r>
          <w:rPr>
            <w:noProof/>
            <w:webHidden/>
          </w:rPr>
          <w:t>38</w:t>
        </w:r>
        <w:r>
          <w:rPr>
            <w:noProof/>
            <w:webHidden/>
          </w:rPr>
          <w:fldChar w:fldCharType="end"/>
        </w:r>
        <w:r w:rsidRPr="008759C9">
          <w:rPr>
            <w:rStyle w:val="Hyperlink"/>
            <w:noProof/>
          </w:rPr>
          <w:fldChar w:fldCharType="end"/>
        </w:r>
      </w:ins>
    </w:p>
    <w:p w:rsidR="00ED4BDA" w:rsidRDefault="00ED4BDA">
      <w:pPr>
        <w:pStyle w:val="TOC2"/>
        <w:tabs>
          <w:tab w:val="left" w:pos="960"/>
          <w:tab w:val="right" w:leader="dot" w:pos="8630"/>
        </w:tabs>
        <w:rPr>
          <w:ins w:id="165" w:author="Akilan Rathakrishnan" w:date="2017-01-18T13:52:00Z"/>
          <w:rFonts w:asciiTheme="minorHAnsi" w:eastAsiaTheme="minorEastAsia" w:hAnsiTheme="minorHAnsi" w:cstheme="minorBidi"/>
          <w:noProof/>
          <w:sz w:val="22"/>
          <w:szCs w:val="22"/>
        </w:rPr>
      </w:pPr>
      <w:ins w:id="166"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"_Toc472510902"</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4.16.</w:t>
        </w:r>
        <w:r>
          <w:rPr>
            <w:rFonts w:asciiTheme="minorHAnsi" w:eastAsiaTheme="minorEastAsia" w:hAnsiTheme="minorHAnsi" w:cstheme="minorBidi"/>
            <w:noProof/>
            <w:sz w:val="22"/>
            <w:szCs w:val="22"/>
          </w:rPr>
          <w:tab/>
        </w:r>
        <w:r w:rsidRPr="008759C9">
          <w:rPr>
            <w:rStyle w:val="Hyperlink"/>
            <w:noProof/>
          </w:rPr>
          <w:t xml:space="preserve">Sub-Function:  </w:t>
        </w:r>
        <w:r w:rsidRPr="008759C9">
          <w:rPr>
            <w:rStyle w:val="Hyperlink"/>
            <w:rFonts w:ascii="Calibri" w:hAnsi="Calibri"/>
            <w:noProof/>
          </w:rPr>
          <w:t>ImcChResyncHndlg</w:t>
        </w:r>
        <w:r>
          <w:rPr>
            <w:noProof/>
            <w:webHidden/>
          </w:rPr>
          <w:tab/>
        </w:r>
        <w:r>
          <w:rPr>
            <w:noProof/>
            <w:webHidden/>
          </w:rPr>
          <w:fldChar w:fldCharType="begin"/>
        </w:r>
        <w:r>
          <w:rPr>
            <w:noProof/>
            <w:webHidden/>
          </w:rPr>
          <w:instrText xml:space="preserve"> PAGEREF _Toc472510902 \h </w:instrText>
        </w:r>
        <w:r>
          <w:rPr>
            <w:noProof/>
            <w:webHidden/>
          </w:rPr>
        </w:r>
      </w:ins>
      <w:r>
        <w:rPr>
          <w:noProof/>
          <w:webHidden/>
        </w:rPr>
        <w:fldChar w:fldCharType="separate"/>
      </w:r>
      <w:ins w:id="167" w:author="Akilan Rathakrishnan" w:date="2017-01-18T13:52:00Z">
        <w:r>
          <w:rPr>
            <w:noProof/>
            <w:webHidden/>
          </w:rPr>
          <w:t>42</w:t>
        </w:r>
        <w:r>
          <w:rPr>
            <w:noProof/>
            <w:webHidden/>
          </w:rPr>
          <w:fldChar w:fldCharType="end"/>
        </w:r>
        <w:r w:rsidRPr="008759C9">
          <w:rPr>
            <w:rStyle w:val="Hyperlink"/>
            <w:noProof/>
          </w:rPr>
          <w:fldChar w:fldCharType="end"/>
        </w:r>
      </w:ins>
    </w:p>
    <w:p w:rsidR="00ED4BDA" w:rsidRDefault="00ED4BDA">
      <w:pPr>
        <w:pStyle w:val="TOC3"/>
        <w:tabs>
          <w:tab w:val="left" w:pos="1440"/>
          <w:tab w:val="right" w:leader="dot" w:pos="8630"/>
        </w:tabs>
        <w:rPr>
          <w:ins w:id="168" w:author="Akilan Rathakrishnan" w:date="2017-01-18T13:52:00Z"/>
          <w:rFonts w:asciiTheme="minorHAnsi" w:eastAsiaTheme="minorEastAsia" w:hAnsiTheme="minorHAnsi" w:cstheme="minorBidi"/>
          <w:noProof/>
          <w:sz w:val="22"/>
          <w:szCs w:val="22"/>
        </w:rPr>
      </w:pPr>
      <w:ins w:id="169"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"_Toc472510903"</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4.16.1.</w:t>
        </w:r>
        <w:r>
          <w:rPr>
            <w:rFonts w:asciiTheme="minorHAnsi" w:eastAsiaTheme="minorEastAsia" w:hAnsiTheme="minorHAnsi" w:cstheme="minorBidi"/>
            <w:noProof/>
            <w:sz w:val="22"/>
            <w:szCs w:val="22"/>
          </w:rPr>
          <w:tab/>
        </w:r>
        <w:r w:rsidRPr="008759C9">
          <w:rPr>
            <w:rStyle w:val="Hyperlink"/>
            <w:rFonts w:ascii="Calibri" w:hAnsi="Calibri"/>
            <w:noProof/>
          </w:rPr>
          <w:t>Hardware Related Design</w:t>
        </w:r>
        <w:r>
          <w:rPr>
            <w:noProof/>
            <w:webHidden/>
          </w:rPr>
          <w:tab/>
        </w:r>
        <w:r>
          <w:rPr>
            <w:noProof/>
            <w:webHidden/>
          </w:rPr>
          <w:fldChar w:fldCharType="begin"/>
        </w:r>
        <w:r>
          <w:rPr>
            <w:noProof/>
            <w:webHidden/>
          </w:rPr>
          <w:instrText xml:space="preserve"> PAGEREF _Toc472510903 \h </w:instrText>
        </w:r>
        <w:r>
          <w:rPr>
            <w:noProof/>
            <w:webHidden/>
          </w:rPr>
        </w:r>
      </w:ins>
      <w:r>
        <w:rPr>
          <w:noProof/>
          <w:webHidden/>
        </w:rPr>
        <w:fldChar w:fldCharType="separate"/>
      </w:r>
      <w:ins w:id="170" w:author="Akilan Rathakrishnan" w:date="2017-01-18T13:52:00Z">
        <w:r>
          <w:rPr>
            <w:noProof/>
            <w:webHidden/>
          </w:rPr>
          <w:t>42</w:t>
        </w:r>
        <w:r>
          <w:rPr>
            <w:noProof/>
            <w:webHidden/>
          </w:rPr>
          <w:fldChar w:fldCharType="end"/>
        </w:r>
        <w:r w:rsidRPr="008759C9">
          <w:rPr>
            <w:rStyle w:val="Hyperlink"/>
            <w:noProof/>
          </w:rPr>
          <w:fldChar w:fldCharType="end"/>
        </w:r>
      </w:ins>
    </w:p>
    <w:p w:rsidR="00ED4BDA" w:rsidRDefault="00ED4BDA">
      <w:pPr>
        <w:pStyle w:val="TOC3"/>
        <w:tabs>
          <w:tab w:val="left" w:pos="1440"/>
          <w:tab w:val="right" w:leader="dot" w:pos="8630"/>
        </w:tabs>
        <w:rPr>
          <w:ins w:id="171" w:author="Akilan Rathakrishnan" w:date="2017-01-18T13:52:00Z"/>
          <w:rFonts w:asciiTheme="minorHAnsi" w:eastAsiaTheme="minorEastAsia" w:hAnsiTheme="minorHAnsi" w:cstheme="minorBidi"/>
          <w:noProof/>
          <w:sz w:val="22"/>
          <w:szCs w:val="22"/>
        </w:rPr>
      </w:pPr>
      <w:ins w:id="172"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"_Toc472510904"</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4.16.2.</w:t>
        </w:r>
        <w:r>
          <w:rPr>
            <w:rFonts w:asciiTheme="minorHAnsi" w:eastAsiaTheme="minorEastAsia" w:hAnsiTheme="minorHAnsi" w:cstheme="minorBidi"/>
            <w:noProof/>
            <w:sz w:val="22"/>
            <w:szCs w:val="22"/>
          </w:rPr>
          <w:tab/>
        </w:r>
        <w:r w:rsidRPr="008759C9">
          <w:rPr>
            <w:rStyle w:val="Hyperlink"/>
            <w:rFonts w:ascii="Calibri" w:hAnsi="Calibri"/>
            <w:noProof/>
          </w:rPr>
          <w:t>Software Related Design</w:t>
        </w:r>
        <w:r>
          <w:rPr>
            <w:noProof/>
            <w:webHidden/>
          </w:rPr>
          <w:tab/>
        </w:r>
        <w:r>
          <w:rPr>
            <w:noProof/>
            <w:webHidden/>
          </w:rPr>
          <w:fldChar w:fldCharType="begin"/>
        </w:r>
        <w:r>
          <w:rPr>
            <w:noProof/>
            <w:webHidden/>
          </w:rPr>
          <w:instrText xml:space="preserve"> PAGEREF _Toc472510904 \h </w:instrText>
        </w:r>
        <w:r>
          <w:rPr>
            <w:noProof/>
            <w:webHidden/>
          </w:rPr>
        </w:r>
      </w:ins>
      <w:r>
        <w:rPr>
          <w:noProof/>
          <w:webHidden/>
        </w:rPr>
        <w:fldChar w:fldCharType="separate"/>
      </w:r>
      <w:ins w:id="173" w:author="Akilan Rathakrishnan" w:date="2017-01-18T13:52:00Z">
        <w:r>
          <w:rPr>
            <w:noProof/>
            <w:webHidden/>
          </w:rPr>
          <w:t>42</w:t>
        </w:r>
        <w:r>
          <w:rPr>
            <w:noProof/>
            <w:webHidden/>
          </w:rPr>
          <w:fldChar w:fldCharType="end"/>
        </w:r>
        <w:r w:rsidRPr="008759C9">
          <w:rPr>
            <w:rStyle w:val="Hyperlink"/>
            <w:noProof/>
          </w:rPr>
          <w:fldChar w:fldCharType="end"/>
        </w:r>
      </w:ins>
    </w:p>
    <w:p w:rsidR="00ED4BDA" w:rsidRDefault="00ED4BDA">
      <w:pPr>
        <w:pStyle w:val="TOC2"/>
        <w:tabs>
          <w:tab w:val="left" w:pos="960"/>
          <w:tab w:val="right" w:leader="dot" w:pos="8630"/>
        </w:tabs>
        <w:rPr>
          <w:ins w:id="174" w:author="Akilan Rathakrishnan" w:date="2017-01-18T13:52:00Z"/>
          <w:rFonts w:asciiTheme="minorHAnsi" w:eastAsiaTheme="minorEastAsia" w:hAnsiTheme="minorHAnsi" w:cstheme="minorBidi"/>
          <w:noProof/>
          <w:sz w:val="22"/>
          <w:szCs w:val="22"/>
        </w:rPr>
      </w:pPr>
      <w:ins w:id="175"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"_Toc472510905"</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4.17.</w:t>
        </w:r>
        <w:r>
          <w:rPr>
            <w:rFonts w:asciiTheme="minorHAnsi" w:eastAsiaTheme="minorEastAsia" w:hAnsiTheme="minorHAnsi" w:cstheme="minorBidi"/>
            <w:noProof/>
            <w:sz w:val="22"/>
            <w:szCs w:val="22"/>
          </w:rPr>
          <w:tab/>
        </w:r>
        <w:r w:rsidRPr="008759C9">
          <w:rPr>
            <w:rStyle w:val="Hyperlink"/>
            <w:noProof/>
          </w:rPr>
          <w:t xml:space="preserve">Sub-Function:  </w:t>
        </w:r>
        <w:r w:rsidRPr="008759C9">
          <w:rPr>
            <w:rStyle w:val="Hyperlink"/>
            <w:rFonts w:ascii="Calibri" w:hAnsi="Calibri"/>
            <w:noProof/>
          </w:rPr>
          <w:t>CreatSigGroupData</w:t>
        </w:r>
        <w:r>
          <w:rPr>
            <w:noProof/>
            <w:webHidden/>
          </w:rPr>
          <w:tab/>
        </w:r>
        <w:r>
          <w:rPr>
            <w:noProof/>
            <w:webHidden/>
          </w:rPr>
          <w:fldChar w:fldCharType="begin"/>
        </w:r>
        <w:r>
          <w:rPr>
            <w:noProof/>
            <w:webHidden/>
          </w:rPr>
          <w:instrText xml:space="preserve"> PAGEREF _Toc472510905 \h </w:instrText>
        </w:r>
        <w:r>
          <w:rPr>
            <w:noProof/>
            <w:webHidden/>
          </w:rPr>
        </w:r>
      </w:ins>
      <w:r>
        <w:rPr>
          <w:noProof/>
          <w:webHidden/>
        </w:rPr>
        <w:fldChar w:fldCharType="separate"/>
      </w:r>
      <w:ins w:id="176" w:author="Akilan Rathakrishnan" w:date="2017-01-18T13:52:00Z">
        <w:r>
          <w:rPr>
            <w:noProof/>
            <w:webHidden/>
          </w:rPr>
          <w:t>43</w:t>
        </w:r>
        <w:r>
          <w:rPr>
            <w:noProof/>
            <w:webHidden/>
          </w:rPr>
          <w:fldChar w:fldCharType="end"/>
        </w:r>
        <w:r w:rsidRPr="008759C9">
          <w:rPr>
            <w:rStyle w:val="Hyperlink"/>
            <w:noProof/>
          </w:rPr>
          <w:fldChar w:fldCharType="end"/>
        </w:r>
      </w:ins>
    </w:p>
    <w:p w:rsidR="00ED4BDA" w:rsidRDefault="00ED4BDA">
      <w:pPr>
        <w:pStyle w:val="TOC3"/>
        <w:tabs>
          <w:tab w:val="left" w:pos="1440"/>
          <w:tab w:val="right" w:leader="dot" w:pos="8630"/>
        </w:tabs>
        <w:rPr>
          <w:ins w:id="177" w:author="Akilan Rathakrishnan" w:date="2017-01-18T13:52:00Z"/>
          <w:rFonts w:asciiTheme="minorHAnsi" w:eastAsiaTheme="minorEastAsia" w:hAnsiTheme="minorHAnsi" w:cstheme="minorBidi"/>
          <w:noProof/>
          <w:sz w:val="22"/>
          <w:szCs w:val="22"/>
        </w:rPr>
      </w:pPr>
      <w:ins w:id="178"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"_Toc472510906"</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4.17.1.</w:t>
        </w:r>
        <w:r>
          <w:rPr>
            <w:rFonts w:asciiTheme="minorHAnsi" w:eastAsiaTheme="minorEastAsia" w:hAnsiTheme="minorHAnsi" w:cstheme="minorBidi"/>
            <w:noProof/>
            <w:sz w:val="22"/>
            <w:szCs w:val="22"/>
          </w:rPr>
          <w:tab/>
        </w:r>
        <w:r w:rsidRPr="008759C9">
          <w:rPr>
            <w:rStyle w:val="Hyperlink"/>
            <w:rFonts w:ascii="Calibri" w:hAnsi="Calibri"/>
            <w:noProof/>
          </w:rPr>
          <w:t>Hardware Related Design</w:t>
        </w:r>
        <w:r>
          <w:rPr>
            <w:noProof/>
            <w:webHidden/>
          </w:rPr>
          <w:tab/>
        </w:r>
        <w:r>
          <w:rPr>
            <w:noProof/>
            <w:webHidden/>
          </w:rPr>
          <w:fldChar w:fldCharType="begin"/>
        </w:r>
        <w:r>
          <w:rPr>
            <w:noProof/>
            <w:webHidden/>
          </w:rPr>
          <w:instrText xml:space="preserve"> PAGEREF _Toc472510906 \h </w:instrText>
        </w:r>
        <w:r>
          <w:rPr>
            <w:noProof/>
            <w:webHidden/>
          </w:rPr>
        </w:r>
      </w:ins>
      <w:r>
        <w:rPr>
          <w:noProof/>
          <w:webHidden/>
        </w:rPr>
        <w:fldChar w:fldCharType="separate"/>
      </w:r>
      <w:ins w:id="179" w:author="Akilan Rathakrishnan" w:date="2017-01-18T13:52:00Z">
        <w:r>
          <w:rPr>
            <w:noProof/>
            <w:webHidden/>
          </w:rPr>
          <w:t>43</w:t>
        </w:r>
        <w:r>
          <w:rPr>
            <w:noProof/>
            <w:webHidden/>
          </w:rPr>
          <w:fldChar w:fldCharType="end"/>
        </w:r>
        <w:r w:rsidRPr="008759C9">
          <w:rPr>
            <w:rStyle w:val="Hyperlink"/>
            <w:noProof/>
          </w:rPr>
          <w:fldChar w:fldCharType="end"/>
        </w:r>
      </w:ins>
    </w:p>
    <w:p w:rsidR="00ED4BDA" w:rsidRDefault="00ED4BDA">
      <w:pPr>
        <w:pStyle w:val="TOC3"/>
        <w:tabs>
          <w:tab w:val="left" w:pos="1440"/>
          <w:tab w:val="right" w:leader="dot" w:pos="8630"/>
        </w:tabs>
        <w:rPr>
          <w:ins w:id="180" w:author="Akilan Rathakrishnan" w:date="2017-01-18T13:52:00Z"/>
          <w:rFonts w:asciiTheme="minorHAnsi" w:eastAsiaTheme="minorEastAsia" w:hAnsiTheme="minorHAnsi" w:cstheme="minorBidi"/>
          <w:noProof/>
          <w:sz w:val="22"/>
          <w:szCs w:val="22"/>
        </w:rPr>
      </w:pPr>
      <w:ins w:id="181"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"_Toc472510907"</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4.17.2.</w:t>
        </w:r>
        <w:r>
          <w:rPr>
            <w:rFonts w:asciiTheme="minorHAnsi" w:eastAsiaTheme="minorEastAsia" w:hAnsiTheme="minorHAnsi" w:cstheme="minorBidi"/>
            <w:noProof/>
            <w:sz w:val="22"/>
            <w:szCs w:val="22"/>
          </w:rPr>
          <w:tab/>
        </w:r>
        <w:r w:rsidRPr="008759C9">
          <w:rPr>
            <w:rStyle w:val="Hyperlink"/>
            <w:rFonts w:ascii="Calibri" w:hAnsi="Calibri"/>
            <w:noProof/>
          </w:rPr>
          <w:t>Software Related Design</w:t>
        </w:r>
        <w:r>
          <w:rPr>
            <w:noProof/>
            <w:webHidden/>
          </w:rPr>
          <w:tab/>
        </w:r>
        <w:r>
          <w:rPr>
            <w:noProof/>
            <w:webHidden/>
          </w:rPr>
          <w:fldChar w:fldCharType="begin"/>
        </w:r>
        <w:r>
          <w:rPr>
            <w:noProof/>
            <w:webHidden/>
          </w:rPr>
          <w:instrText xml:space="preserve"> PAGEREF _Toc472510907 \h </w:instrText>
        </w:r>
        <w:r>
          <w:rPr>
            <w:noProof/>
            <w:webHidden/>
          </w:rPr>
        </w:r>
      </w:ins>
      <w:r>
        <w:rPr>
          <w:noProof/>
          <w:webHidden/>
        </w:rPr>
        <w:fldChar w:fldCharType="separate"/>
      </w:r>
      <w:ins w:id="182" w:author="Akilan Rathakrishnan" w:date="2017-01-18T13:52:00Z">
        <w:r>
          <w:rPr>
            <w:noProof/>
            <w:webHidden/>
          </w:rPr>
          <w:t>43</w:t>
        </w:r>
        <w:r>
          <w:rPr>
            <w:noProof/>
            <w:webHidden/>
          </w:rPr>
          <w:fldChar w:fldCharType="end"/>
        </w:r>
        <w:r w:rsidRPr="008759C9">
          <w:rPr>
            <w:rStyle w:val="Hyperlink"/>
            <w:noProof/>
          </w:rPr>
          <w:fldChar w:fldCharType="end"/>
        </w:r>
      </w:ins>
    </w:p>
    <w:p w:rsidR="00ED4BDA" w:rsidRDefault="00ED4BDA">
      <w:pPr>
        <w:pStyle w:val="TOC2"/>
        <w:tabs>
          <w:tab w:val="left" w:pos="960"/>
          <w:tab w:val="right" w:leader="dot" w:pos="8630"/>
        </w:tabs>
        <w:rPr>
          <w:ins w:id="183" w:author="Akilan Rathakrishnan" w:date="2017-01-18T13:52:00Z"/>
          <w:rFonts w:asciiTheme="minorHAnsi" w:eastAsiaTheme="minorEastAsia" w:hAnsiTheme="minorHAnsi" w:cstheme="minorBidi"/>
          <w:noProof/>
          <w:sz w:val="22"/>
          <w:szCs w:val="22"/>
        </w:rPr>
      </w:pPr>
      <w:ins w:id="184"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"_Toc472510908"</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4.18.</w:t>
        </w:r>
        <w:r>
          <w:rPr>
            <w:rFonts w:asciiTheme="minorHAnsi" w:eastAsiaTheme="minorEastAsia" w:hAnsiTheme="minorHAnsi" w:cstheme="minorBidi"/>
            <w:noProof/>
            <w:sz w:val="22"/>
            <w:szCs w:val="22"/>
          </w:rPr>
          <w:tab/>
        </w:r>
        <w:r w:rsidRPr="008759C9">
          <w:rPr>
            <w:rStyle w:val="Hyperlink"/>
            <w:noProof/>
          </w:rPr>
          <w:t xml:space="preserve">Sub-Function:  </w:t>
        </w:r>
        <w:r w:rsidRPr="008759C9">
          <w:rPr>
            <w:rStyle w:val="Hyperlink"/>
            <w:rFonts w:ascii="Calibri" w:hAnsi="Calibri"/>
            <w:noProof/>
          </w:rPr>
          <w:t>DecodSigGroupData</w:t>
        </w:r>
        <w:r>
          <w:rPr>
            <w:noProof/>
            <w:webHidden/>
          </w:rPr>
          <w:tab/>
        </w:r>
        <w:r>
          <w:rPr>
            <w:noProof/>
            <w:webHidden/>
          </w:rPr>
          <w:fldChar w:fldCharType="begin"/>
        </w:r>
        <w:r>
          <w:rPr>
            <w:noProof/>
            <w:webHidden/>
          </w:rPr>
          <w:instrText xml:space="preserve"> PAGEREF _Toc472510908 \h </w:instrText>
        </w:r>
        <w:r>
          <w:rPr>
            <w:noProof/>
            <w:webHidden/>
          </w:rPr>
        </w:r>
      </w:ins>
      <w:r>
        <w:rPr>
          <w:noProof/>
          <w:webHidden/>
        </w:rPr>
        <w:fldChar w:fldCharType="separate"/>
      </w:r>
      <w:ins w:id="185" w:author="Akilan Rathakrishnan" w:date="2017-01-18T13:52:00Z">
        <w:r>
          <w:rPr>
            <w:noProof/>
            <w:webHidden/>
          </w:rPr>
          <w:t>44</w:t>
        </w:r>
        <w:r>
          <w:rPr>
            <w:noProof/>
            <w:webHidden/>
          </w:rPr>
          <w:fldChar w:fldCharType="end"/>
        </w:r>
        <w:r w:rsidRPr="008759C9">
          <w:rPr>
            <w:rStyle w:val="Hyperlink"/>
            <w:noProof/>
          </w:rPr>
          <w:fldChar w:fldCharType="end"/>
        </w:r>
      </w:ins>
    </w:p>
    <w:p w:rsidR="00ED4BDA" w:rsidRDefault="00ED4BDA">
      <w:pPr>
        <w:pStyle w:val="TOC3"/>
        <w:tabs>
          <w:tab w:val="left" w:pos="1440"/>
          <w:tab w:val="right" w:leader="dot" w:pos="8630"/>
        </w:tabs>
        <w:rPr>
          <w:ins w:id="186" w:author="Akilan Rathakrishnan" w:date="2017-01-18T13:52:00Z"/>
          <w:rFonts w:asciiTheme="minorHAnsi" w:eastAsiaTheme="minorEastAsia" w:hAnsiTheme="minorHAnsi" w:cstheme="minorBidi"/>
          <w:noProof/>
          <w:sz w:val="22"/>
          <w:szCs w:val="22"/>
        </w:rPr>
      </w:pPr>
      <w:ins w:id="187"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"_Toc472510909"</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4.18.1.</w:t>
        </w:r>
        <w:r>
          <w:rPr>
            <w:rFonts w:asciiTheme="minorHAnsi" w:eastAsiaTheme="minorEastAsia" w:hAnsiTheme="minorHAnsi" w:cstheme="minorBidi"/>
            <w:noProof/>
            <w:sz w:val="22"/>
            <w:szCs w:val="22"/>
          </w:rPr>
          <w:tab/>
        </w:r>
        <w:r w:rsidRPr="008759C9">
          <w:rPr>
            <w:rStyle w:val="Hyperlink"/>
            <w:rFonts w:ascii="Calibri" w:hAnsi="Calibri"/>
            <w:noProof/>
          </w:rPr>
          <w:t>Hardware Related Design</w:t>
        </w:r>
        <w:r>
          <w:rPr>
            <w:noProof/>
            <w:webHidden/>
          </w:rPr>
          <w:tab/>
        </w:r>
        <w:r>
          <w:rPr>
            <w:noProof/>
            <w:webHidden/>
          </w:rPr>
          <w:fldChar w:fldCharType="begin"/>
        </w:r>
        <w:r>
          <w:rPr>
            <w:noProof/>
            <w:webHidden/>
          </w:rPr>
          <w:instrText xml:space="preserve"> PAGEREF _Toc472510909 \h </w:instrText>
        </w:r>
        <w:r>
          <w:rPr>
            <w:noProof/>
            <w:webHidden/>
          </w:rPr>
        </w:r>
      </w:ins>
      <w:r>
        <w:rPr>
          <w:noProof/>
          <w:webHidden/>
        </w:rPr>
        <w:fldChar w:fldCharType="separate"/>
      </w:r>
      <w:ins w:id="188" w:author="Akilan Rathakrishnan" w:date="2017-01-18T13:52:00Z">
        <w:r>
          <w:rPr>
            <w:noProof/>
            <w:webHidden/>
          </w:rPr>
          <w:t>44</w:t>
        </w:r>
        <w:r>
          <w:rPr>
            <w:noProof/>
            <w:webHidden/>
          </w:rPr>
          <w:fldChar w:fldCharType="end"/>
        </w:r>
        <w:r w:rsidRPr="008759C9">
          <w:rPr>
            <w:rStyle w:val="Hyperlink"/>
            <w:noProof/>
          </w:rPr>
          <w:fldChar w:fldCharType="end"/>
        </w:r>
      </w:ins>
    </w:p>
    <w:p w:rsidR="00ED4BDA" w:rsidRDefault="00ED4BDA">
      <w:pPr>
        <w:pStyle w:val="TOC3"/>
        <w:tabs>
          <w:tab w:val="left" w:pos="1440"/>
          <w:tab w:val="right" w:leader="dot" w:pos="8630"/>
        </w:tabs>
        <w:rPr>
          <w:ins w:id="189" w:author="Akilan Rathakrishnan" w:date="2017-01-18T13:52:00Z"/>
          <w:rFonts w:asciiTheme="minorHAnsi" w:eastAsiaTheme="minorEastAsia" w:hAnsiTheme="minorHAnsi" w:cstheme="minorBidi"/>
          <w:noProof/>
          <w:sz w:val="22"/>
          <w:szCs w:val="22"/>
        </w:rPr>
      </w:pPr>
      <w:ins w:id="190"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"_Toc472510910"</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4.18.2.</w:t>
        </w:r>
        <w:r>
          <w:rPr>
            <w:rFonts w:asciiTheme="minorHAnsi" w:eastAsiaTheme="minorEastAsia" w:hAnsiTheme="minorHAnsi" w:cstheme="minorBidi"/>
            <w:noProof/>
            <w:sz w:val="22"/>
            <w:szCs w:val="22"/>
          </w:rPr>
          <w:tab/>
        </w:r>
        <w:r w:rsidRPr="008759C9">
          <w:rPr>
            <w:rStyle w:val="Hyperlink"/>
            <w:rFonts w:ascii="Calibri" w:hAnsi="Calibri"/>
            <w:noProof/>
          </w:rPr>
          <w:t>Software Related Design</w:t>
        </w:r>
        <w:r>
          <w:rPr>
            <w:noProof/>
            <w:webHidden/>
          </w:rPr>
          <w:tab/>
        </w:r>
        <w:r>
          <w:rPr>
            <w:noProof/>
            <w:webHidden/>
          </w:rPr>
          <w:fldChar w:fldCharType="begin"/>
        </w:r>
        <w:r>
          <w:rPr>
            <w:noProof/>
            <w:webHidden/>
          </w:rPr>
          <w:instrText xml:space="preserve"> PAGEREF _Toc472510910 \h </w:instrText>
        </w:r>
        <w:r>
          <w:rPr>
            <w:noProof/>
            <w:webHidden/>
          </w:rPr>
        </w:r>
      </w:ins>
      <w:r>
        <w:rPr>
          <w:noProof/>
          <w:webHidden/>
        </w:rPr>
        <w:fldChar w:fldCharType="separate"/>
      </w:r>
      <w:ins w:id="191" w:author="Akilan Rathakrishnan" w:date="2017-01-18T13:52:00Z">
        <w:r>
          <w:rPr>
            <w:noProof/>
            <w:webHidden/>
          </w:rPr>
          <w:t>44</w:t>
        </w:r>
        <w:r>
          <w:rPr>
            <w:noProof/>
            <w:webHidden/>
          </w:rPr>
          <w:fldChar w:fldCharType="end"/>
        </w:r>
        <w:r w:rsidRPr="008759C9">
          <w:rPr>
            <w:rStyle w:val="Hyperlink"/>
            <w:noProof/>
          </w:rPr>
          <w:fldChar w:fldCharType="end"/>
        </w:r>
      </w:ins>
    </w:p>
    <w:p w:rsidR="00ED4BDA" w:rsidRDefault="00ED4BDA">
      <w:pPr>
        <w:pStyle w:val="TOC2"/>
        <w:tabs>
          <w:tab w:val="left" w:pos="960"/>
          <w:tab w:val="right" w:leader="dot" w:pos="8630"/>
        </w:tabs>
        <w:rPr>
          <w:ins w:id="192" w:author="Akilan Rathakrishnan" w:date="2017-01-18T13:52:00Z"/>
          <w:rFonts w:asciiTheme="minorHAnsi" w:eastAsiaTheme="minorEastAsia" w:hAnsiTheme="minorHAnsi" w:cstheme="minorBidi"/>
          <w:noProof/>
          <w:sz w:val="22"/>
          <w:szCs w:val="22"/>
        </w:rPr>
      </w:pPr>
      <w:ins w:id="193"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"_Toc472510911"</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4.19.</w:t>
        </w:r>
        <w:r>
          <w:rPr>
            <w:rFonts w:asciiTheme="minorHAnsi" w:eastAsiaTheme="minorEastAsia" w:hAnsiTheme="minorHAnsi" w:cstheme="minorBidi"/>
            <w:noProof/>
            <w:sz w:val="22"/>
            <w:szCs w:val="22"/>
          </w:rPr>
          <w:tab/>
        </w:r>
        <w:r w:rsidRPr="008759C9">
          <w:rPr>
            <w:rStyle w:val="Hyperlink"/>
            <w:noProof/>
          </w:rPr>
          <w:t xml:space="preserve">Sub-Function:  </w:t>
        </w:r>
        <w:r w:rsidRPr="008759C9">
          <w:rPr>
            <w:rStyle w:val="Hyperlink"/>
            <w:rFonts w:ascii="Calibri" w:hAnsi="Calibri"/>
            <w:noProof/>
          </w:rPr>
          <w:t>GetBitMask</w:t>
        </w:r>
        <w:r>
          <w:rPr>
            <w:noProof/>
            <w:webHidden/>
          </w:rPr>
          <w:tab/>
        </w:r>
        <w:r>
          <w:rPr>
            <w:noProof/>
            <w:webHidden/>
          </w:rPr>
          <w:fldChar w:fldCharType="begin"/>
        </w:r>
        <w:r>
          <w:rPr>
            <w:noProof/>
            <w:webHidden/>
          </w:rPr>
          <w:instrText xml:space="preserve"> PAGEREF _Toc472510911 \h </w:instrText>
        </w:r>
        <w:r>
          <w:rPr>
            <w:noProof/>
            <w:webHidden/>
          </w:rPr>
        </w:r>
      </w:ins>
      <w:r>
        <w:rPr>
          <w:noProof/>
          <w:webHidden/>
        </w:rPr>
        <w:fldChar w:fldCharType="separate"/>
      </w:r>
      <w:ins w:id="194" w:author="Akilan Rathakrishnan" w:date="2017-01-18T13:52:00Z">
        <w:r>
          <w:rPr>
            <w:noProof/>
            <w:webHidden/>
          </w:rPr>
          <w:t>46</w:t>
        </w:r>
        <w:r>
          <w:rPr>
            <w:noProof/>
            <w:webHidden/>
          </w:rPr>
          <w:fldChar w:fldCharType="end"/>
        </w:r>
        <w:r w:rsidRPr="008759C9">
          <w:rPr>
            <w:rStyle w:val="Hyperlink"/>
            <w:noProof/>
          </w:rPr>
          <w:fldChar w:fldCharType="end"/>
        </w:r>
      </w:ins>
    </w:p>
    <w:p w:rsidR="00ED4BDA" w:rsidRDefault="00ED4BDA">
      <w:pPr>
        <w:pStyle w:val="TOC3"/>
        <w:tabs>
          <w:tab w:val="left" w:pos="1440"/>
          <w:tab w:val="right" w:leader="dot" w:pos="8630"/>
        </w:tabs>
        <w:rPr>
          <w:ins w:id="195" w:author="Akilan Rathakrishnan" w:date="2017-01-18T13:52:00Z"/>
          <w:rFonts w:asciiTheme="minorHAnsi" w:eastAsiaTheme="minorEastAsia" w:hAnsiTheme="minorHAnsi" w:cstheme="minorBidi"/>
          <w:noProof/>
          <w:sz w:val="22"/>
          <w:szCs w:val="22"/>
        </w:rPr>
      </w:pPr>
      <w:ins w:id="196"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"_Toc472510912"</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4.19.1.</w:t>
        </w:r>
        <w:r>
          <w:rPr>
            <w:rFonts w:asciiTheme="minorHAnsi" w:eastAsiaTheme="minorEastAsia" w:hAnsiTheme="minorHAnsi" w:cstheme="minorBidi"/>
            <w:noProof/>
            <w:sz w:val="22"/>
            <w:szCs w:val="22"/>
          </w:rPr>
          <w:tab/>
        </w:r>
        <w:r w:rsidRPr="008759C9">
          <w:rPr>
            <w:rStyle w:val="Hyperlink"/>
            <w:rFonts w:ascii="Calibri" w:hAnsi="Calibri"/>
            <w:noProof/>
          </w:rPr>
          <w:t>Hardware Related Design</w:t>
        </w:r>
        <w:r>
          <w:rPr>
            <w:noProof/>
            <w:webHidden/>
          </w:rPr>
          <w:tab/>
        </w:r>
        <w:r>
          <w:rPr>
            <w:noProof/>
            <w:webHidden/>
          </w:rPr>
          <w:fldChar w:fldCharType="begin"/>
        </w:r>
        <w:r>
          <w:rPr>
            <w:noProof/>
            <w:webHidden/>
          </w:rPr>
          <w:instrText xml:space="preserve"> PAGEREF _Toc472510912 \h </w:instrText>
        </w:r>
        <w:r>
          <w:rPr>
            <w:noProof/>
            <w:webHidden/>
          </w:rPr>
        </w:r>
      </w:ins>
      <w:r>
        <w:rPr>
          <w:noProof/>
          <w:webHidden/>
        </w:rPr>
        <w:fldChar w:fldCharType="separate"/>
      </w:r>
      <w:ins w:id="197" w:author="Akilan Rathakrishnan" w:date="2017-01-18T13:52:00Z">
        <w:r>
          <w:rPr>
            <w:noProof/>
            <w:webHidden/>
          </w:rPr>
          <w:t>46</w:t>
        </w:r>
        <w:r>
          <w:rPr>
            <w:noProof/>
            <w:webHidden/>
          </w:rPr>
          <w:fldChar w:fldCharType="end"/>
        </w:r>
        <w:r w:rsidRPr="008759C9">
          <w:rPr>
            <w:rStyle w:val="Hyperlink"/>
            <w:noProof/>
          </w:rPr>
          <w:fldChar w:fldCharType="end"/>
        </w:r>
      </w:ins>
    </w:p>
    <w:p w:rsidR="00ED4BDA" w:rsidRDefault="00ED4BDA">
      <w:pPr>
        <w:pStyle w:val="TOC3"/>
        <w:tabs>
          <w:tab w:val="left" w:pos="1440"/>
          <w:tab w:val="right" w:leader="dot" w:pos="8630"/>
        </w:tabs>
        <w:rPr>
          <w:ins w:id="198" w:author="Akilan Rathakrishnan" w:date="2017-01-18T13:52:00Z"/>
          <w:rFonts w:asciiTheme="minorHAnsi" w:eastAsiaTheme="minorEastAsia" w:hAnsiTheme="minorHAnsi" w:cstheme="minorBidi"/>
          <w:noProof/>
          <w:sz w:val="22"/>
          <w:szCs w:val="22"/>
        </w:rPr>
      </w:pPr>
      <w:ins w:id="199"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"_Toc472510913"</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4.19.2.</w:t>
        </w:r>
        <w:r>
          <w:rPr>
            <w:rFonts w:asciiTheme="minorHAnsi" w:eastAsiaTheme="minorEastAsia" w:hAnsiTheme="minorHAnsi" w:cstheme="minorBidi"/>
            <w:noProof/>
            <w:sz w:val="22"/>
            <w:szCs w:val="22"/>
          </w:rPr>
          <w:tab/>
        </w:r>
        <w:r w:rsidRPr="008759C9">
          <w:rPr>
            <w:rStyle w:val="Hyperlink"/>
            <w:rFonts w:ascii="Calibri" w:hAnsi="Calibri"/>
            <w:noProof/>
          </w:rPr>
          <w:t>Software Related Design</w:t>
        </w:r>
        <w:r>
          <w:rPr>
            <w:noProof/>
            <w:webHidden/>
          </w:rPr>
          <w:tab/>
        </w:r>
        <w:r>
          <w:rPr>
            <w:noProof/>
            <w:webHidden/>
          </w:rPr>
          <w:fldChar w:fldCharType="begin"/>
        </w:r>
        <w:r>
          <w:rPr>
            <w:noProof/>
            <w:webHidden/>
          </w:rPr>
          <w:instrText xml:space="preserve"> PAGEREF _Toc472510913 \h </w:instrText>
        </w:r>
        <w:r>
          <w:rPr>
            <w:noProof/>
            <w:webHidden/>
          </w:rPr>
        </w:r>
      </w:ins>
      <w:r>
        <w:rPr>
          <w:noProof/>
          <w:webHidden/>
        </w:rPr>
        <w:fldChar w:fldCharType="separate"/>
      </w:r>
      <w:ins w:id="200" w:author="Akilan Rathakrishnan" w:date="2017-01-18T13:52:00Z">
        <w:r>
          <w:rPr>
            <w:noProof/>
            <w:webHidden/>
          </w:rPr>
          <w:t>46</w:t>
        </w:r>
        <w:r>
          <w:rPr>
            <w:noProof/>
            <w:webHidden/>
          </w:rPr>
          <w:fldChar w:fldCharType="end"/>
        </w:r>
        <w:r w:rsidRPr="008759C9">
          <w:rPr>
            <w:rStyle w:val="Hyperlink"/>
            <w:noProof/>
          </w:rPr>
          <w:fldChar w:fldCharType="end"/>
        </w:r>
      </w:ins>
    </w:p>
    <w:p w:rsidR="00ED4BDA" w:rsidRDefault="00ED4BDA">
      <w:pPr>
        <w:pStyle w:val="TOC2"/>
        <w:tabs>
          <w:tab w:val="left" w:pos="960"/>
          <w:tab w:val="right" w:leader="dot" w:pos="8630"/>
        </w:tabs>
        <w:rPr>
          <w:ins w:id="201" w:author="Akilan Rathakrishnan" w:date="2017-01-18T13:52:00Z"/>
          <w:rFonts w:asciiTheme="minorHAnsi" w:eastAsiaTheme="minorEastAsia" w:hAnsiTheme="minorHAnsi" w:cstheme="minorBidi"/>
          <w:noProof/>
          <w:sz w:val="22"/>
          <w:szCs w:val="22"/>
        </w:rPr>
      </w:pPr>
      <w:ins w:id="202"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"_Toc472510914"</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4.20.</w:t>
        </w:r>
        <w:r>
          <w:rPr>
            <w:rFonts w:asciiTheme="minorHAnsi" w:eastAsiaTheme="minorEastAsia" w:hAnsiTheme="minorHAnsi" w:cstheme="minorBidi"/>
            <w:noProof/>
            <w:sz w:val="22"/>
            <w:szCs w:val="22"/>
          </w:rPr>
          <w:tab/>
        </w:r>
        <w:r w:rsidRPr="008759C9">
          <w:rPr>
            <w:rStyle w:val="Hyperlink"/>
            <w:noProof/>
          </w:rPr>
          <w:t xml:space="preserve">Sub-Function:  </w:t>
        </w:r>
        <w:r w:rsidRPr="008759C9">
          <w:rPr>
            <w:rStyle w:val="Hyperlink"/>
            <w:rFonts w:ascii="Calibri" w:hAnsi="Calibri"/>
            <w:noProof/>
          </w:rPr>
          <w:t>GetImcFltParamByte</w:t>
        </w:r>
        <w:r>
          <w:rPr>
            <w:noProof/>
            <w:webHidden/>
          </w:rPr>
          <w:tab/>
        </w:r>
        <w:r>
          <w:rPr>
            <w:noProof/>
            <w:webHidden/>
          </w:rPr>
          <w:fldChar w:fldCharType="begin"/>
        </w:r>
        <w:r>
          <w:rPr>
            <w:noProof/>
            <w:webHidden/>
          </w:rPr>
          <w:instrText xml:space="preserve"> PAGEREF _Toc472510914 \h </w:instrText>
        </w:r>
        <w:r>
          <w:rPr>
            <w:noProof/>
            <w:webHidden/>
          </w:rPr>
        </w:r>
      </w:ins>
      <w:r>
        <w:rPr>
          <w:noProof/>
          <w:webHidden/>
        </w:rPr>
        <w:fldChar w:fldCharType="separate"/>
      </w:r>
      <w:ins w:id="203" w:author="Akilan Rathakrishnan" w:date="2017-01-18T13:52:00Z">
        <w:r>
          <w:rPr>
            <w:noProof/>
            <w:webHidden/>
          </w:rPr>
          <w:t>47</w:t>
        </w:r>
        <w:r>
          <w:rPr>
            <w:noProof/>
            <w:webHidden/>
          </w:rPr>
          <w:fldChar w:fldCharType="end"/>
        </w:r>
        <w:r w:rsidRPr="008759C9">
          <w:rPr>
            <w:rStyle w:val="Hyperlink"/>
            <w:noProof/>
          </w:rPr>
          <w:fldChar w:fldCharType="end"/>
        </w:r>
      </w:ins>
    </w:p>
    <w:p w:rsidR="00ED4BDA" w:rsidRDefault="00ED4BDA">
      <w:pPr>
        <w:pStyle w:val="TOC3"/>
        <w:tabs>
          <w:tab w:val="left" w:pos="1440"/>
          <w:tab w:val="right" w:leader="dot" w:pos="8630"/>
        </w:tabs>
        <w:rPr>
          <w:ins w:id="204" w:author="Akilan Rathakrishnan" w:date="2017-01-18T13:52:00Z"/>
          <w:rFonts w:asciiTheme="minorHAnsi" w:eastAsiaTheme="minorEastAsia" w:hAnsiTheme="minorHAnsi" w:cstheme="minorBidi"/>
          <w:noProof/>
          <w:sz w:val="22"/>
          <w:szCs w:val="22"/>
        </w:rPr>
      </w:pPr>
      <w:ins w:id="205" w:author="Akilan Rathakrishnan" w:date="2017-01-18T13:52:00Z">
        <w:r w:rsidRPr="008759C9">
          <w:rPr>
            <w:rStyle w:val="Hyperlink"/>
            <w:noProof/>
          </w:rPr>
          <w:lastRenderedPageBreak/>
          <w:fldChar w:fldCharType="begin"/>
        </w:r>
        <w:r w:rsidRPr="008759C9">
          <w:rPr>
            <w:rStyle w:val="Hyperlink"/>
            <w:noProof/>
          </w:rPr>
          <w:instrText xml:space="preserve"> </w:instrText>
        </w:r>
        <w:r>
          <w:rPr>
            <w:noProof/>
          </w:rPr>
          <w:instrText>HYPERLINK \l "_Toc472510915"</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4.20.1.</w:t>
        </w:r>
        <w:r>
          <w:rPr>
            <w:rFonts w:asciiTheme="minorHAnsi" w:eastAsiaTheme="minorEastAsia" w:hAnsiTheme="minorHAnsi" w:cstheme="minorBidi"/>
            <w:noProof/>
            <w:sz w:val="22"/>
            <w:szCs w:val="22"/>
          </w:rPr>
          <w:tab/>
        </w:r>
        <w:r w:rsidRPr="008759C9">
          <w:rPr>
            <w:rStyle w:val="Hyperlink"/>
            <w:rFonts w:ascii="Calibri" w:hAnsi="Calibri"/>
            <w:noProof/>
          </w:rPr>
          <w:t>Hardware Related Design</w:t>
        </w:r>
        <w:r>
          <w:rPr>
            <w:noProof/>
            <w:webHidden/>
          </w:rPr>
          <w:tab/>
        </w:r>
        <w:r>
          <w:rPr>
            <w:noProof/>
            <w:webHidden/>
          </w:rPr>
          <w:fldChar w:fldCharType="begin"/>
        </w:r>
        <w:r>
          <w:rPr>
            <w:noProof/>
            <w:webHidden/>
          </w:rPr>
          <w:instrText xml:space="preserve"> PAGEREF _Toc472510915 \h </w:instrText>
        </w:r>
        <w:r>
          <w:rPr>
            <w:noProof/>
            <w:webHidden/>
          </w:rPr>
        </w:r>
      </w:ins>
      <w:r>
        <w:rPr>
          <w:noProof/>
          <w:webHidden/>
        </w:rPr>
        <w:fldChar w:fldCharType="separate"/>
      </w:r>
      <w:ins w:id="206" w:author="Akilan Rathakrishnan" w:date="2017-01-18T13:52:00Z">
        <w:r>
          <w:rPr>
            <w:noProof/>
            <w:webHidden/>
          </w:rPr>
          <w:t>47</w:t>
        </w:r>
        <w:r>
          <w:rPr>
            <w:noProof/>
            <w:webHidden/>
          </w:rPr>
          <w:fldChar w:fldCharType="end"/>
        </w:r>
        <w:r w:rsidRPr="008759C9">
          <w:rPr>
            <w:rStyle w:val="Hyperlink"/>
            <w:noProof/>
          </w:rPr>
          <w:fldChar w:fldCharType="end"/>
        </w:r>
      </w:ins>
    </w:p>
    <w:p w:rsidR="00ED4BDA" w:rsidRDefault="00ED4BDA">
      <w:pPr>
        <w:pStyle w:val="TOC3"/>
        <w:tabs>
          <w:tab w:val="left" w:pos="1440"/>
          <w:tab w:val="right" w:leader="dot" w:pos="8630"/>
        </w:tabs>
        <w:rPr>
          <w:ins w:id="207" w:author="Akilan Rathakrishnan" w:date="2017-01-18T13:52:00Z"/>
          <w:rFonts w:asciiTheme="minorHAnsi" w:eastAsiaTheme="minorEastAsia" w:hAnsiTheme="minorHAnsi" w:cstheme="minorBidi"/>
          <w:noProof/>
          <w:sz w:val="22"/>
          <w:szCs w:val="22"/>
        </w:rPr>
      </w:pPr>
      <w:ins w:id="208"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"_Toc472510916"</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4.20.2.</w:t>
        </w:r>
        <w:r>
          <w:rPr>
            <w:rFonts w:asciiTheme="minorHAnsi" w:eastAsiaTheme="minorEastAsia" w:hAnsiTheme="minorHAnsi" w:cstheme="minorBidi"/>
            <w:noProof/>
            <w:sz w:val="22"/>
            <w:szCs w:val="22"/>
          </w:rPr>
          <w:tab/>
        </w:r>
        <w:r w:rsidRPr="008759C9">
          <w:rPr>
            <w:rStyle w:val="Hyperlink"/>
            <w:rFonts w:ascii="Calibri" w:hAnsi="Calibri"/>
            <w:noProof/>
          </w:rPr>
          <w:t>Software Related Design</w:t>
        </w:r>
        <w:r>
          <w:rPr>
            <w:noProof/>
            <w:webHidden/>
          </w:rPr>
          <w:tab/>
        </w:r>
        <w:r>
          <w:rPr>
            <w:noProof/>
            <w:webHidden/>
          </w:rPr>
          <w:fldChar w:fldCharType="begin"/>
        </w:r>
        <w:r>
          <w:rPr>
            <w:noProof/>
            <w:webHidden/>
          </w:rPr>
          <w:instrText xml:space="preserve"> PAGEREF _Toc472510916 \h </w:instrText>
        </w:r>
        <w:r>
          <w:rPr>
            <w:noProof/>
            <w:webHidden/>
          </w:rPr>
        </w:r>
      </w:ins>
      <w:r>
        <w:rPr>
          <w:noProof/>
          <w:webHidden/>
        </w:rPr>
        <w:fldChar w:fldCharType="separate"/>
      </w:r>
      <w:ins w:id="209" w:author="Akilan Rathakrishnan" w:date="2017-01-18T13:52:00Z">
        <w:r>
          <w:rPr>
            <w:noProof/>
            <w:webHidden/>
          </w:rPr>
          <w:t>47</w:t>
        </w:r>
        <w:r>
          <w:rPr>
            <w:noProof/>
            <w:webHidden/>
          </w:rPr>
          <w:fldChar w:fldCharType="end"/>
        </w:r>
        <w:r w:rsidRPr="008759C9">
          <w:rPr>
            <w:rStyle w:val="Hyperlink"/>
            <w:noProof/>
          </w:rPr>
          <w:fldChar w:fldCharType="end"/>
        </w:r>
      </w:ins>
    </w:p>
    <w:p w:rsidR="00ED4BDA" w:rsidRDefault="00ED4BDA">
      <w:pPr>
        <w:pStyle w:val="TOC2"/>
        <w:tabs>
          <w:tab w:val="left" w:pos="960"/>
          <w:tab w:val="right" w:leader="dot" w:pos="8630"/>
        </w:tabs>
        <w:rPr>
          <w:ins w:id="210" w:author="Akilan Rathakrishnan" w:date="2017-01-18T13:52:00Z"/>
          <w:rFonts w:asciiTheme="minorHAnsi" w:eastAsiaTheme="minorEastAsia" w:hAnsiTheme="minorHAnsi" w:cstheme="minorBidi"/>
          <w:noProof/>
          <w:sz w:val="22"/>
          <w:szCs w:val="22"/>
        </w:rPr>
      </w:pPr>
      <w:ins w:id="211"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"_Toc472510917"</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4.21.</w:t>
        </w:r>
        <w:r>
          <w:rPr>
            <w:rFonts w:asciiTheme="minorHAnsi" w:eastAsiaTheme="minorEastAsia" w:hAnsiTheme="minorHAnsi" w:cstheme="minorBidi"/>
            <w:noProof/>
            <w:sz w:val="22"/>
            <w:szCs w:val="22"/>
          </w:rPr>
          <w:tab/>
        </w:r>
        <w:r w:rsidRPr="008759C9">
          <w:rPr>
            <w:rStyle w:val="Hyperlink"/>
            <w:noProof/>
          </w:rPr>
          <w:t xml:space="preserve">Sub-Function:  </w:t>
        </w:r>
        <w:r w:rsidRPr="008759C9">
          <w:rPr>
            <w:rStyle w:val="Hyperlink"/>
            <w:rFonts w:ascii="Calibri" w:hAnsi="Calibri"/>
            <w:noProof/>
          </w:rPr>
          <w:t>VldtRollgCntr</w:t>
        </w:r>
        <w:r>
          <w:rPr>
            <w:noProof/>
            <w:webHidden/>
          </w:rPr>
          <w:tab/>
        </w:r>
        <w:r>
          <w:rPr>
            <w:noProof/>
            <w:webHidden/>
          </w:rPr>
          <w:fldChar w:fldCharType="begin"/>
        </w:r>
        <w:r>
          <w:rPr>
            <w:noProof/>
            <w:webHidden/>
          </w:rPr>
          <w:instrText xml:space="preserve"> PAGEREF _Toc472510917 \h </w:instrText>
        </w:r>
        <w:r>
          <w:rPr>
            <w:noProof/>
            <w:webHidden/>
          </w:rPr>
        </w:r>
      </w:ins>
      <w:r>
        <w:rPr>
          <w:noProof/>
          <w:webHidden/>
        </w:rPr>
        <w:fldChar w:fldCharType="separate"/>
      </w:r>
      <w:ins w:id="212" w:author="Akilan Rathakrishnan" w:date="2017-01-18T13:52:00Z">
        <w:r>
          <w:rPr>
            <w:noProof/>
            <w:webHidden/>
          </w:rPr>
          <w:t>49</w:t>
        </w:r>
        <w:r>
          <w:rPr>
            <w:noProof/>
            <w:webHidden/>
          </w:rPr>
          <w:fldChar w:fldCharType="end"/>
        </w:r>
        <w:r w:rsidRPr="008759C9">
          <w:rPr>
            <w:rStyle w:val="Hyperlink"/>
            <w:noProof/>
          </w:rPr>
          <w:fldChar w:fldCharType="end"/>
        </w:r>
      </w:ins>
    </w:p>
    <w:p w:rsidR="00ED4BDA" w:rsidRDefault="00ED4BDA">
      <w:pPr>
        <w:pStyle w:val="TOC3"/>
        <w:tabs>
          <w:tab w:val="left" w:pos="1440"/>
          <w:tab w:val="right" w:leader="dot" w:pos="8630"/>
        </w:tabs>
        <w:rPr>
          <w:ins w:id="213" w:author="Akilan Rathakrishnan" w:date="2017-01-18T13:52:00Z"/>
          <w:rFonts w:asciiTheme="minorHAnsi" w:eastAsiaTheme="minorEastAsia" w:hAnsiTheme="minorHAnsi" w:cstheme="minorBidi"/>
          <w:noProof/>
          <w:sz w:val="22"/>
          <w:szCs w:val="22"/>
        </w:rPr>
      </w:pPr>
      <w:ins w:id="214"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"_Toc472510918"</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4.21.1.</w:t>
        </w:r>
        <w:r>
          <w:rPr>
            <w:rFonts w:asciiTheme="minorHAnsi" w:eastAsiaTheme="minorEastAsia" w:hAnsiTheme="minorHAnsi" w:cstheme="minorBidi"/>
            <w:noProof/>
            <w:sz w:val="22"/>
            <w:szCs w:val="22"/>
          </w:rPr>
          <w:tab/>
        </w:r>
        <w:r w:rsidRPr="008759C9">
          <w:rPr>
            <w:rStyle w:val="Hyperlink"/>
            <w:rFonts w:ascii="Calibri" w:hAnsi="Calibri"/>
            <w:noProof/>
          </w:rPr>
          <w:t>Hardware Related Design</w:t>
        </w:r>
        <w:r>
          <w:rPr>
            <w:noProof/>
            <w:webHidden/>
          </w:rPr>
          <w:tab/>
        </w:r>
        <w:r>
          <w:rPr>
            <w:noProof/>
            <w:webHidden/>
          </w:rPr>
          <w:fldChar w:fldCharType="begin"/>
        </w:r>
        <w:r>
          <w:rPr>
            <w:noProof/>
            <w:webHidden/>
          </w:rPr>
          <w:instrText xml:space="preserve"> PAGEREF _Toc472510918 \h </w:instrText>
        </w:r>
        <w:r>
          <w:rPr>
            <w:noProof/>
            <w:webHidden/>
          </w:rPr>
        </w:r>
      </w:ins>
      <w:r>
        <w:rPr>
          <w:noProof/>
          <w:webHidden/>
        </w:rPr>
        <w:fldChar w:fldCharType="separate"/>
      </w:r>
      <w:ins w:id="215" w:author="Akilan Rathakrishnan" w:date="2017-01-18T13:52:00Z">
        <w:r>
          <w:rPr>
            <w:noProof/>
            <w:webHidden/>
          </w:rPr>
          <w:t>49</w:t>
        </w:r>
        <w:r>
          <w:rPr>
            <w:noProof/>
            <w:webHidden/>
          </w:rPr>
          <w:fldChar w:fldCharType="end"/>
        </w:r>
        <w:r w:rsidRPr="008759C9">
          <w:rPr>
            <w:rStyle w:val="Hyperlink"/>
            <w:noProof/>
          </w:rPr>
          <w:fldChar w:fldCharType="end"/>
        </w:r>
      </w:ins>
    </w:p>
    <w:p w:rsidR="00ED4BDA" w:rsidRDefault="00ED4BDA">
      <w:pPr>
        <w:pStyle w:val="TOC3"/>
        <w:tabs>
          <w:tab w:val="left" w:pos="1440"/>
          <w:tab w:val="right" w:leader="dot" w:pos="8630"/>
        </w:tabs>
        <w:rPr>
          <w:ins w:id="216" w:author="Akilan Rathakrishnan" w:date="2017-01-18T13:52:00Z"/>
          <w:rFonts w:asciiTheme="minorHAnsi" w:eastAsiaTheme="minorEastAsia" w:hAnsiTheme="minorHAnsi" w:cstheme="minorBidi"/>
          <w:noProof/>
          <w:sz w:val="22"/>
          <w:szCs w:val="22"/>
        </w:rPr>
      </w:pPr>
      <w:ins w:id="217"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"_Toc472510919"</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4.21.2.</w:t>
        </w:r>
        <w:r>
          <w:rPr>
            <w:rFonts w:asciiTheme="minorHAnsi" w:eastAsiaTheme="minorEastAsia" w:hAnsiTheme="minorHAnsi" w:cstheme="minorBidi"/>
            <w:noProof/>
            <w:sz w:val="22"/>
            <w:szCs w:val="22"/>
          </w:rPr>
          <w:tab/>
        </w:r>
        <w:r w:rsidRPr="008759C9">
          <w:rPr>
            <w:rStyle w:val="Hyperlink"/>
            <w:rFonts w:ascii="Calibri" w:hAnsi="Calibri"/>
            <w:noProof/>
          </w:rPr>
          <w:t>Software Related Design</w:t>
        </w:r>
        <w:r>
          <w:rPr>
            <w:noProof/>
            <w:webHidden/>
          </w:rPr>
          <w:tab/>
        </w:r>
        <w:r>
          <w:rPr>
            <w:noProof/>
            <w:webHidden/>
          </w:rPr>
          <w:fldChar w:fldCharType="begin"/>
        </w:r>
        <w:r>
          <w:rPr>
            <w:noProof/>
            <w:webHidden/>
          </w:rPr>
          <w:instrText xml:space="preserve"> PAGEREF _Toc472510919 \h </w:instrText>
        </w:r>
        <w:r>
          <w:rPr>
            <w:noProof/>
            <w:webHidden/>
          </w:rPr>
        </w:r>
      </w:ins>
      <w:r>
        <w:rPr>
          <w:noProof/>
          <w:webHidden/>
        </w:rPr>
        <w:fldChar w:fldCharType="separate"/>
      </w:r>
      <w:ins w:id="218" w:author="Akilan Rathakrishnan" w:date="2017-01-18T13:52:00Z">
        <w:r>
          <w:rPr>
            <w:noProof/>
            <w:webHidden/>
          </w:rPr>
          <w:t>49</w:t>
        </w:r>
        <w:r>
          <w:rPr>
            <w:noProof/>
            <w:webHidden/>
          </w:rPr>
          <w:fldChar w:fldCharType="end"/>
        </w:r>
        <w:r w:rsidRPr="008759C9">
          <w:rPr>
            <w:rStyle w:val="Hyperlink"/>
            <w:noProof/>
          </w:rPr>
          <w:fldChar w:fldCharType="end"/>
        </w:r>
      </w:ins>
    </w:p>
    <w:p w:rsidR="00ED4BDA" w:rsidRDefault="00ED4BDA">
      <w:pPr>
        <w:pStyle w:val="TOC2"/>
        <w:tabs>
          <w:tab w:val="left" w:pos="960"/>
          <w:tab w:val="right" w:leader="dot" w:pos="8630"/>
        </w:tabs>
        <w:rPr>
          <w:ins w:id="219" w:author="Akilan Rathakrishnan" w:date="2017-01-18T13:52:00Z"/>
          <w:rFonts w:asciiTheme="minorHAnsi" w:eastAsiaTheme="minorEastAsia" w:hAnsiTheme="minorHAnsi" w:cstheme="minorBidi"/>
          <w:noProof/>
          <w:sz w:val="22"/>
          <w:szCs w:val="22"/>
        </w:rPr>
      </w:pPr>
      <w:ins w:id="220"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"_Toc472510920"</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4.22.</w:t>
        </w:r>
        <w:r>
          <w:rPr>
            <w:rFonts w:asciiTheme="minorHAnsi" w:eastAsiaTheme="minorEastAsia" w:hAnsiTheme="minorHAnsi" w:cstheme="minorBidi"/>
            <w:noProof/>
            <w:sz w:val="22"/>
            <w:szCs w:val="22"/>
          </w:rPr>
          <w:tab/>
        </w:r>
        <w:r w:rsidRPr="008759C9">
          <w:rPr>
            <w:rStyle w:val="Hyperlink"/>
            <w:noProof/>
          </w:rPr>
          <w:t xml:space="preserve">Sub-Function:  </w:t>
        </w:r>
        <w:r w:rsidRPr="008759C9">
          <w:rPr>
            <w:rStyle w:val="Hyperlink"/>
            <w:rFonts w:ascii="Calibri" w:hAnsi="Calibri"/>
            <w:noProof/>
          </w:rPr>
          <w:t>VldtRollgCntrAlg</w:t>
        </w:r>
        <w:r>
          <w:rPr>
            <w:noProof/>
            <w:webHidden/>
          </w:rPr>
          <w:tab/>
        </w:r>
        <w:r>
          <w:rPr>
            <w:noProof/>
            <w:webHidden/>
          </w:rPr>
          <w:fldChar w:fldCharType="begin"/>
        </w:r>
        <w:r>
          <w:rPr>
            <w:noProof/>
            <w:webHidden/>
          </w:rPr>
          <w:instrText xml:space="preserve"> PAGEREF _Toc472510920 \h </w:instrText>
        </w:r>
        <w:r>
          <w:rPr>
            <w:noProof/>
            <w:webHidden/>
          </w:rPr>
        </w:r>
      </w:ins>
      <w:r>
        <w:rPr>
          <w:noProof/>
          <w:webHidden/>
        </w:rPr>
        <w:fldChar w:fldCharType="separate"/>
      </w:r>
      <w:ins w:id="221" w:author="Akilan Rathakrishnan" w:date="2017-01-18T13:52:00Z">
        <w:r>
          <w:rPr>
            <w:noProof/>
            <w:webHidden/>
          </w:rPr>
          <w:t>51</w:t>
        </w:r>
        <w:r>
          <w:rPr>
            <w:noProof/>
            <w:webHidden/>
          </w:rPr>
          <w:fldChar w:fldCharType="end"/>
        </w:r>
        <w:r w:rsidRPr="008759C9">
          <w:rPr>
            <w:rStyle w:val="Hyperlink"/>
            <w:noProof/>
          </w:rPr>
          <w:fldChar w:fldCharType="end"/>
        </w:r>
      </w:ins>
    </w:p>
    <w:p w:rsidR="00ED4BDA" w:rsidRDefault="00ED4BDA">
      <w:pPr>
        <w:pStyle w:val="TOC3"/>
        <w:tabs>
          <w:tab w:val="left" w:pos="1440"/>
          <w:tab w:val="right" w:leader="dot" w:pos="8630"/>
        </w:tabs>
        <w:rPr>
          <w:ins w:id="222" w:author="Akilan Rathakrishnan" w:date="2017-01-18T13:52:00Z"/>
          <w:rFonts w:asciiTheme="minorHAnsi" w:eastAsiaTheme="minorEastAsia" w:hAnsiTheme="minorHAnsi" w:cstheme="minorBidi"/>
          <w:noProof/>
          <w:sz w:val="22"/>
          <w:szCs w:val="22"/>
        </w:rPr>
      </w:pPr>
      <w:ins w:id="223"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"_Toc472510921"</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4.22.1.</w:t>
        </w:r>
        <w:r>
          <w:rPr>
            <w:rFonts w:asciiTheme="minorHAnsi" w:eastAsiaTheme="minorEastAsia" w:hAnsiTheme="minorHAnsi" w:cstheme="minorBidi"/>
            <w:noProof/>
            <w:sz w:val="22"/>
            <w:szCs w:val="22"/>
          </w:rPr>
          <w:tab/>
        </w:r>
        <w:r w:rsidRPr="008759C9">
          <w:rPr>
            <w:rStyle w:val="Hyperlink"/>
            <w:rFonts w:ascii="Calibri" w:hAnsi="Calibri"/>
            <w:noProof/>
          </w:rPr>
          <w:t>Hardware Related Design</w:t>
        </w:r>
        <w:r>
          <w:rPr>
            <w:noProof/>
            <w:webHidden/>
          </w:rPr>
          <w:tab/>
        </w:r>
        <w:r>
          <w:rPr>
            <w:noProof/>
            <w:webHidden/>
          </w:rPr>
          <w:fldChar w:fldCharType="begin"/>
        </w:r>
        <w:r>
          <w:rPr>
            <w:noProof/>
            <w:webHidden/>
          </w:rPr>
          <w:instrText xml:space="preserve"> PAGEREF _Toc472510921 \h </w:instrText>
        </w:r>
        <w:r>
          <w:rPr>
            <w:noProof/>
            <w:webHidden/>
          </w:rPr>
        </w:r>
      </w:ins>
      <w:r>
        <w:rPr>
          <w:noProof/>
          <w:webHidden/>
        </w:rPr>
        <w:fldChar w:fldCharType="separate"/>
      </w:r>
      <w:ins w:id="224" w:author="Akilan Rathakrishnan" w:date="2017-01-18T13:52:00Z">
        <w:r>
          <w:rPr>
            <w:noProof/>
            <w:webHidden/>
          </w:rPr>
          <w:t>51</w:t>
        </w:r>
        <w:r>
          <w:rPr>
            <w:noProof/>
            <w:webHidden/>
          </w:rPr>
          <w:fldChar w:fldCharType="end"/>
        </w:r>
        <w:r w:rsidRPr="008759C9">
          <w:rPr>
            <w:rStyle w:val="Hyperlink"/>
            <w:noProof/>
          </w:rPr>
          <w:fldChar w:fldCharType="end"/>
        </w:r>
      </w:ins>
    </w:p>
    <w:p w:rsidR="00ED4BDA" w:rsidRDefault="00ED4BDA">
      <w:pPr>
        <w:pStyle w:val="TOC3"/>
        <w:tabs>
          <w:tab w:val="left" w:pos="1440"/>
          <w:tab w:val="right" w:leader="dot" w:pos="8630"/>
        </w:tabs>
        <w:rPr>
          <w:ins w:id="225" w:author="Akilan Rathakrishnan" w:date="2017-01-18T13:52:00Z"/>
          <w:rFonts w:asciiTheme="minorHAnsi" w:eastAsiaTheme="minorEastAsia" w:hAnsiTheme="minorHAnsi" w:cstheme="minorBidi"/>
          <w:noProof/>
          <w:sz w:val="22"/>
          <w:szCs w:val="22"/>
        </w:rPr>
      </w:pPr>
      <w:ins w:id="226"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"_Toc472510922"</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4.22.2.</w:t>
        </w:r>
        <w:r>
          <w:rPr>
            <w:rFonts w:asciiTheme="minorHAnsi" w:eastAsiaTheme="minorEastAsia" w:hAnsiTheme="minorHAnsi" w:cstheme="minorBidi"/>
            <w:noProof/>
            <w:sz w:val="22"/>
            <w:szCs w:val="22"/>
          </w:rPr>
          <w:tab/>
        </w:r>
        <w:r w:rsidRPr="008759C9">
          <w:rPr>
            <w:rStyle w:val="Hyperlink"/>
            <w:rFonts w:ascii="Calibri" w:hAnsi="Calibri"/>
            <w:noProof/>
          </w:rPr>
          <w:t>Software Related Design</w:t>
        </w:r>
        <w:r>
          <w:rPr>
            <w:noProof/>
            <w:webHidden/>
          </w:rPr>
          <w:tab/>
        </w:r>
        <w:r>
          <w:rPr>
            <w:noProof/>
            <w:webHidden/>
          </w:rPr>
          <w:fldChar w:fldCharType="begin"/>
        </w:r>
        <w:r>
          <w:rPr>
            <w:noProof/>
            <w:webHidden/>
          </w:rPr>
          <w:instrText xml:space="preserve"> PAGEREF _Toc472510922 \h </w:instrText>
        </w:r>
        <w:r>
          <w:rPr>
            <w:noProof/>
            <w:webHidden/>
          </w:rPr>
        </w:r>
      </w:ins>
      <w:r>
        <w:rPr>
          <w:noProof/>
          <w:webHidden/>
        </w:rPr>
        <w:fldChar w:fldCharType="separate"/>
      </w:r>
      <w:ins w:id="227" w:author="Akilan Rathakrishnan" w:date="2017-01-18T13:52:00Z">
        <w:r>
          <w:rPr>
            <w:noProof/>
            <w:webHidden/>
          </w:rPr>
          <w:t>51</w:t>
        </w:r>
        <w:r>
          <w:rPr>
            <w:noProof/>
            <w:webHidden/>
          </w:rPr>
          <w:fldChar w:fldCharType="end"/>
        </w:r>
        <w:r w:rsidRPr="008759C9">
          <w:rPr>
            <w:rStyle w:val="Hyperlink"/>
            <w:noProof/>
          </w:rPr>
          <w:fldChar w:fldCharType="end"/>
        </w:r>
      </w:ins>
    </w:p>
    <w:p w:rsidR="00ED4BDA" w:rsidRDefault="00ED4BDA">
      <w:pPr>
        <w:pStyle w:val="TOC2"/>
        <w:tabs>
          <w:tab w:val="left" w:pos="960"/>
          <w:tab w:val="right" w:leader="dot" w:pos="8630"/>
        </w:tabs>
        <w:rPr>
          <w:ins w:id="228" w:author="Akilan Rathakrishnan" w:date="2017-01-18T13:52:00Z"/>
          <w:rFonts w:asciiTheme="minorHAnsi" w:eastAsiaTheme="minorEastAsia" w:hAnsiTheme="minorHAnsi" w:cstheme="minorBidi"/>
          <w:noProof/>
          <w:sz w:val="22"/>
          <w:szCs w:val="22"/>
        </w:rPr>
      </w:pPr>
      <w:ins w:id="229"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"_Toc472510923"</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4.23.</w:t>
        </w:r>
        <w:r>
          <w:rPr>
            <w:rFonts w:asciiTheme="minorHAnsi" w:eastAsiaTheme="minorEastAsia" w:hAnsiTheme="minorHAnsi" w:cstheme="minorBidi"/>
            <w:noProof/>
            <w:sz w:val="22"/>
            <w:szCs w:val="22"/>
          </w:rPr>
          <w:tab/>
        </w:r>
        <w:r w:rsidRPr="008759C9">
          <w:rPr>
            <w:rStyle w:val="Hyperlink"/>
            <w:noProof/>
          </w:rPr>
          <w:t xml:space="preserve">Sub-Function:  </w:t>
        </w:r>
        <w:r w:rsidRPr="008759C9">
          <w:rPr>
            <w:rStyle w:val="Hyperlink"/>
            <w:rFonts w:ascii="Calibri" w:hAnsi="Calibri"/>
            <w:noProof/>
          </w:rPr>
          <w:t>RollgCntrSeqChk</w:t>
        </w:r>
        <w:r>
          <w:rPr>
            <w:noProof/>
            <w:webHidden/>
          </w:rPr>
          <w:tab/>
        </w:r>
        <w:r>
          <w:rPr>
            <w:noProof/>
            <w:webHidden/>
          </w:rPr>
          <w:fldChar w:fldCharType="begin"/>
        </w:r>
        <w:r>
          <w:rPr>
            <w:noProof/>
            <w:webHidden/>
          </w:rPr>
          <w:instrText xml:space="preserve"> PAGEREF _Toc472510923 \h </w:instrText>
        </w:r>
        <w:r>
          <w:rPr>
            <w:noProof/>
            <w:webHidden/>
          </w:rPr>
        </w:r>
      </w:ins>
      <w:r>
        <w:rPr>
          <w:noProof/>
          <w:webHidden/>
        </w:rPr>
        <w:fldChar w:fldCharType="separate"/>
      </w:r>
      <w:ins w:id="230" w:author="Akilan Rathakrishnan" w:date="2017-01-18T13:52:00Z">
        <w:r>
          <w:rPr>
            <w:noProof/>
            <w:webHidden/>
          </w:rPr>
          <w:t>54</w:t>
        </w:r>
        <w:r>
          <w:rPr>
            <w:noProof/>
            <w:webHidden/>
          </w:rPr>
          <w:fldChar w:fldCharType="end"/>
        </w:r>
        <w:r w:rsidRPr="008759C9">
          <w:rPr>
            <w:rStyle w:val="Hyperlink"/>
            <w:noProof/>
          </w:rPr>
          <w:fldChar w:fldCharType="end"/>
        </w:r>
      </w:ins>
    </w:p>
    <w:p w:rsidR="00ED4BDA" w:rsidRDefault="00ED4BDA">
      <w:pPr>
        <w:pStyle w:val="TOC3"/>
        <w:tabs>
          <w:tab w:val="left" w:pos="1440"/>
          <w:tab w:val="right" w:leader="dot" w:pos="8630"/>
        </w:tabs>
        <w:rPr>
          <w:ins w:id="231" w:author="Akilan Rathakrishnan" w:date="2017-01-18T13:52:00Z"/>
          <w:rFonts w:asciiTheme="minorHAnsi" w:eastAsiaTheme="minorEastAsia" w:hAnsiTheme="minorHAnsi" w:cstheme="minorBidi"/>
          <w:noProof/>
          <w:sz w:val="22"/>
          <w:szCs w:val="22"/>
        </w:rPr>
      </w:pPr>
      <w:ins w:id="232"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"_Toc472510924"</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4.23.1.</w:t>
        </w:r>
        <w:r>
          <w:rPr>
            <w:rFonts w:asciiTheme="minorHAnsi" w:eastAsiaTheme="minorEastAsia" w:hAnsiTheme="minorHAnsi" w:cstheme="minorBidi"/>
            <w:noProof/>
            <w:sz w:val="22"/>
            <w:szCs w:val="22"/>
          </w:rPr>
          <w:tab/>
        </w:r>
        <w:r w:rsidRPr="008759C9">
          <w:rPr>
            <w:rStyle w:val="Hyperlink"/>
            <w:rFonts w:ascii="Calibri" w:hAnsi="Calibri"/>
            <w:noProof/>
          </w:rPr>
          <w:t>Hardware Related Design</w:t>
        </w:r>
        <w:r>
          <w:rPr>
            <w:noProof/>
            <w:webHidden/>
          </w:rPr>
          <w:tab/>
        </w:r>
        <w:r>
          <w:rPr>
            <w:noProof/>
            <w:webHidden/>
          </w:rPr>
          <w:fldChar w:fldCharType="begin"/>
        </w:r>
        <w:r>
          <w:rPr>
            <w:noProof/>
            <w:webHidden/>
          </w:rPr>
          <w:instrText xml:space="preserve"> PAGEREF _Toc472510924 \h </w:instrText>
        </w:r>
        <w:r>
          <w:rPr>
            <w:noProof/>
            <w:webHidden/>
          </w:rPr>
        </w:r>
      </w:ins>
      <w:r>
        <w:rPr>
          <w:noProof/>
          <w:webHidden/>
        </w:rPr>
        <w:fldChar w:fldCharType="separate"/>
      </w:r>
      <w:ins w:id="233" w:author="Akilan Rathakrishnan" w:date="2017-01-18T13:52:00Z">
        <w:r>
          <w:rPr>
            <w:noProof/>
            <w:webHidden/>
          </w:rPr>
          <w:t>54</w:t>
        </w:r>
        <w:r>
          <w:rPr>
            <w:noProof/>
            <w:webHidden/>
          </w:rPr>
          <w:fldChar w:fldCharType="end"/>
        </w:r>
        <w:r w:rsidRPr="008759C9">
          <w:rPr>
            <w:rStyle w:val="Hyperlink"/>
            <w:noProof/>
          </w:rPr>
          <w:fldChar w:fldCharType="end"/>
        </w:r>
      </w:ins>
    </w:p>
    <w:p w:rsidR="00ED4BDA" w:rsidRDefault="00ED4BDA">
      <w:pPr>
        <w:pStyle w:val="TOC3"/>
        <w:tabs>
          <w:tab w:val="left" w:pos="1440"/>
          <w:tab w:val="right" w:leader="dot" w:pos="8630"/>
        </w:tabs>
        <w:rPr>
          <w:ins w:id="234" w:author="Akilan Rathakrishnan" w:date="2017-01-18T13:52:00Z"/>
          <w:rFonts w:asciiTheme="minorHAnsi" w:eastAsiaTheme="minorEastAsia" w:hAnsiTheme="minorHAnsi" w:cstheme="minorBidi"/>
          <w:noProof/>
          <w:sz w:val="22"/>
          <w:szCs w:val="22"/>
        </w:rPr>
      </w:pPr>
      <w:ins w:id="235"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"_Toc472510925"</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4.23.2.</w:t>
        </w:r>
        <w:r>
          <w:rPr>
            <w:rFonts w:asciiTheme="minorHAnsi" w:eastAsiaTheme="minorEastAsia" w:hAnsiTheme="minorHAnsi" w:cstheme="minorBidi"/>
            <w:noProof/>
            <w:sz w:val="22"/>
            <w:szCs w:val="22"/>
          </w:rPr>
          <w:tab/>
        </w:r>
        <w:r w:rsidRPr="008759C9">
          <w:rPr>
            <w:rStyle w:val="Hyperlink"/>
            <w:rFonts w:ascii="Calibri" w:hAnsi="Calibri"/>
            <w:noProof/>
          </w:rPr>
          <w:t>Software Related Design</w:t>
        </w:r>
        <w:r>
          <w:rPr>
            <w:noProof/>
            <w:webHidden/>
          </w:rPr>
          <w:tab/>
        </w:r>
        <w:r>
          <w:rPr>
            <w:noProof/>
            <w:webHidden/>
          </w:rPr>
          <w:fldChar w:fldCharType="begin"/>
        </w:r>
        <w:r>
          <w:rPr>
            <w:noProof/>
            <w:webHidden/>
          </w:rPr>
          <w:instrText xml:space="preserve"> PAGEREF _Toc472510925 \h </w:instrText>
        </w:r>
        <w:r>
          <w:rPr>
            <w:noProof/>
            <w:webHidden/>
          </w:rPr>
        </w:r>
      </w:ins>
      <w:r>
        <w:rPr>
          <w:noProof/>
          <w:webHidden/>
        </w:rPr>
        <w:fldChar w:fldCharType="separate"/>
      </w:r>
      <w:ins w:id="236" w:author="Akilan Rathakrishnan" w:date="2017-01-18T13:52:00Z">
        <w:r>
          <w:rPr>
            <w:noProof/>
            <w:webHidden/>
          </w:rPr>
          <w:t>54</w:t>
        </w:r>
        <w:r>
          <w:rPr>
            <w:noProof/>
            <w:webHidden/>
          </w:rPr>
          <w:fldChar w:fldCharType="end"/>
        </w:r>
        <w:r w:rsidRPr="008759C9">
          <w:rPr>
            <w:rStyle w:val="Hyperlink"/>
            <w:noProof/>
          </w:rPr>
          <w:fldChar w:fldCharType="end"/>
        </w:r>
      </w:ins>
    </w:p>
    <w:p w:rsidR="00ED4BDA" w:rsidRDefault="00ED4BDA">
      <w:pPr>
        <w:pStyle w:val="TOC2"/>
        <w:tabs>
          <w:tab w:val="left" w:pos="960"/>
          <w:tab w:val="right" w:leader="dot" w:pos="8630"/>
        </w:tabs>
        <w:rPr>
          <w:ins w:id="237" w:author="Akilan Rathakrishnan" w:date="2017-01-18T13:52:00Z"/>
          <w:rFonts w:asciiTheme="minorHAnsi" w:eastAsiaTheme="minorEastAsia" w:hAnsiTheme="minorHAnsi" w:cstheme="minorBidi"/>
          <w:noProof/>
          <w:sz w:val="22"/>
          <w:szCs w:val="22"/>
        </w:rPr>
      </w:pPr>
      <w:ins w:id="238"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"_Toc472510926"</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4.24.</w:t>
        </w:r>
        <w:r>
          <w:rPr>
            <w:rFonts w:asciiTheme="minorHAnsi" w:eastAsiaTheme="minorEastAsia" w:hAnsiTheme="minorHAnsi" w:cstheme="minorBidi"/>
            <w:noProof/>
            <w:sz w:val="22"/>
            <w:szCs w:val="22"/>
          </w:rPr>
          <w:tab/>
        </w:r>
        <w:r w:rsidRPr="008759C9">
          <w:rPr>
            <w:rStyle w:val="Hyperlink"/>
            <w:noProof/>
          </w:rPr>
          <w:t xml:space="preserve">Sub-Function:  </w:t>
        </w:r>
        <w:r w:rsidRPr="008759C9">
          <w:rPr>
            <w:rStyle w:val="Hyperlink"/>
            <w:rFonts w:ascii="Calibri" w:hAnsi="Calibri"/>
            <w:noProof/>
          </w:rPr>
          <w:t>NoDataHndlg</w:t>
        </w:r>
        <w:r>
          <w:rPr>
            <w:noProof/>
            <w:webHidden/>
          </w:rPr>
          <w:tab/>
        </w:r>
        <w:r>
          <w:rPr>
            <w:noProof/>
            <w:webHidden/>
          </w:rPr>
          <w:fldChar w:fldCharType="begin"/>
        </w:r>
        <w:r>
          <w:rPr>
            <w:noProof/>
            <w:webHidden/>
          </w:rPr>
          <w:instrText xml:space="preserve"> PAGEREF _Toc472510926 \h </w:instrText>
        </w:r>
        <w:r>
          <w:rPr>
            <w:noProof/>
            <w:webHidden/>
          </w:rPr>
        </w:r>
      </w:ins>
      <w:r>
        <w:rPr>
          <w:noProof/>
          <w:webHidden/>
        </w:rPr>
        <w:fldChar w:fldCharType="separate"/>
      </w:r>
      <w:ins w:id="239" w:author="Akilan Rathakrishnan" w:date="2017-01-18T13:52:00Z">
        <w:r>
          <w:rPr>
            <w:noProof/>
            <w:webHidden/>
          </w:rPr>
          <w:t>55</w:t>
        </w:r>
        <w:r>
          <w:rPr>
            <w:noProof/>
            <w:webHidden/>
          </w:rPr>
          <w:fldChar w:fldCharType="end"/>
        </w:r>
        <w:r w:rsidRPr="008759C9">
          <w:rPr>
            <w:rStyle w:val="Hyperlink"/>
            <w:noProof/>
          </w:rPr>
          <w:fldChar w:fldCharType="end"/>
        </w:r>
      </w:ins>
    </w:p>
    <w:p w:rsidR="00ED4BDA" w:rsidRDefault="00ED4BDA">
      <w:pPr>
        <w:pStyle w:val="TOC3"/>
        <w:tabs>
          <w:tab w:val="left" w:pos="1440"/>
          <w:tab w:val="right" w:leader="dot" w:pos="8630"/>
        </w:tabs>
        <w:rPr>
          <w:ins w:id="240" w:author="Akilan Rathakrishnan" w:date="2017-01-18T13:52:00Z"/>
          <w:rFonts w:asciiTheme="minorHAnsi" w:eastAsiaTheme="minorEastAsia" w:hAnsiTheme="minorHAnsi" w:cstheme="minorBidi"/>
          <w:noProof/>
          <w:sz w:val="22"/>
          <w:szCs w:val="22"/>
        </w:rPr>
      </w:pPr>
      <w:ins w:id="241"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"_Toc472510927"</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4.24.1.</w:t>
        </w:r>
        <w:r>
          <w:rPr>
            <w:rFonts w:asciiTheme="minorHAnsi" w:eastAsiaTheme="minorEastAsia" w:hAnsiTheme="minorHAnsi" w:cstheme="minorBidi"/>
            <w:noProof/>
            <w:sz w:val="22"/>
            <w:szCs w:val="22"/>
          </w:rPr>
          <w:tab/>
        </w:r>
        <w:r w:rsidRPr="008759C9">
          <w:rPr>
            <w:rStyle w:val="Hyperlink"/>
            <w:rFonts w:ascii="Calibri" w:hAnsi="Calibri"/>
            <w:noProof/>
          </w:rPr>
          <w:t>Hardware Related Design</w:t>
        </w:r>
        <w:r>
          <w:rPr>
            <w:noProof/>
            <w:webHidden/>
          </w:rPr>
          <w:tab/>
        </w:r>
        <w:r>
          <w:rPr>
            <w:noProof/>
            <w:webHidden/>
          </w:rPr>
          <w:fldChar w:fldCharType="begin"/>
        </w:r>
        <w:r>
          <w:rPr>
            <w:noProof/>
            <w:webHidden/>
          </w:rPr>
          <w:instrText xml:space="preserve"> PAGEREF _Toc472510927 \h </w:instrText>
        </w:r>
        <w:r>
          <w:rPr>
            <w:noProof/>
            <w:webHidden/>
          </w:rPr>
        </w:r>
      </w:ins>
      <w:r>
        <w:rPr>
          <w:noProof/>
          <w:webHidden/>
        </w:rPr>
        <w:fldChar w:fldCharType="separate"/>
      </w:r>
      <w:ins w:id="242" w:author="Akilan Rathakrishnan" w:date="2017-01-18T13:52:00Z">
        <w:r>
          <w:rPr>
            <w:noProof/>
            <w:webHidden/>
          </w:rPr>
          <w:t>55</w:t>
        </w:r>
        <w:r>
          <w:rPr>
            <w:noProof/>
            <w:webHidden/>
          </w:rPr>
          <w:fldChar w:fldCharType="end"/>
        </w:r>
        <w:r w:rsidRPr="008759C9">
          <w:rPr>
            <w:rStyle w:val="Hyperlink"/>
            <w:noProof/>
          </w:rPr>
          <w:fldChar w:fldCharType="end"/>
        </w:r>
      </w:ins>
    </w:p>
    <w:p w:rsidR="00ED4BDA" w:rsidRDefault="00ED4BDA">
      <w:pPr>
        <w:pStyle w:val="TOC3"/>
        <w:tabs>
          <w:tab w:val="left" w:pos="1440"/>
          <w:tab w:val="right" w:leader="dot" w:pos="8630"/>
        </w:tabs>
        <w:rPr>
          <w:ins w:id="243" w:author="Akilan Rathakrishnan" w:date="2017-01-18T13:52:00Z"/>
          <w:rFonts w:asciiTheme="minorHAnsi" w:eastAsiaTheme="minorEastAsia" w:hAnsiTheme="minorHAnsi" w:cstheme="minorBidi"/>
          <w:noProof/>
          <w:sz w:val="22"/>
          <w:szCs w:val="22"/>
        </w:rPr>
      </w:pPr>
      <w:ins w:id="244"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"_Toc472510928"</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4.24.2.</w:t>
        </w:r>
        <w:r>
          <w:rPr>
            <w:rFonts w:asciiTheme="minorHAnsi" w:eastAsiaTheme="minorEastAsia" w:hAnsiTheme="minorHAnsi" w:cstheme="minorBidi"/>
            <w:noProof/>
            <w:sz w:val="22"/>
            <w:szCs w:val="22"/>
          </w:rPr>
          <w:tab/>
        </w:r>
        <w:r w:rsidRPr="008759C9">
          <w:rPr>
            <w:rStyle w:val="Hyperlink"/>
            <w:rFonts w:ascii="Calibri" w:hAnsi="Calibri"/>
            <w:noProof/>
          </w:rPr>
          <w:t>Software Related Design</w:t>
        </w:r>
        <w:r>
          <w:rPr>
            <w:noProof/>
            <w:webHidden/>
          </w:rPr>
          <w:tab/>
        </w:r>
        <w:r>
          <w:rPr>
            <w:noProof/>
            <w:webHidden/>
          </w:rPr>
          <w:fldChar w:fldCharType="begin"/>
        </w:r>
        <w:r>
          <w:rPr>
            <w:noProof/>
            <w:webHidden/>
          </w:rPr>
          <w:instrText xml:space="preserve"> PAGEREF _Toc472510928 \h </w:instrText>
        </w:r>
        <w:r>
          <w:rPr>
            <w:noProof/>
            <w:webHidden/>
          </w:rPr>
        </w:r>
      </w:ins>
      <w:r>
        <w:rPr>
          <w:noProof/>
          <w:webHidden/>
        </w:rPr>
        <w:fldChar w:fldCharType="separate"/>
      </w:r>
      <w:ins w:id="245" w:author="Akilan Rathakrishnan" w:date="2017-01-18T13:52:00Z">
        <w:r>
          <w:rPr>
            <w:noProof/>
            <w:webHidden/>
          </w:rPr>
          <w:t>55</w:t>
        </w:r>
        <w:r>
          <w:rPr>
            <w:noProof/>
            <w:webHidden/>
          </w:rPr>
          <w:fldChar w:fldCharType="end"/>
        </w:r>
        <w:r w:rsidRPr="008759C9">
          <w:rPr>
            <w:rStyle w:val="Hyperlink"/>
            <w:noProof/>
          </w:rPr>
          <w:fldChar w:fldCharType="end"/>
        </w:r>
      </w:ins>
    </w:p>
    <w:p w:rsidR="00ED4BDA" w:rsidRDefault="00ED4BDA">
      <w:pPr>
        <w:pStyle w:val="TOC2"/>
        <w:tabs>
          <w:tab w:val="left" w:pos="960"/>
          <w:tab w:val="right" w:leader="dot" w:pos="8630"/>
        </w:tabs>
        <w:rPr>
          <w:ins w:id="246" w:author="Akilan Rathakrishnan" w:date="2017-01-18T13:52:00Z"/>
          <w:rFonts w:asciiTheme="minorHAnsi" w:eastAsiaTheme="minorEastAsia" w:hAnsiTheme="minorHAnsi" w:cstheme="minorBidi"/>
          <w:noProof/>
          <w:sz w:val="22"/>
          <w:szCs w:val="22"/>
        </w:rPr>
      </w:pPr>
      <w:ins w:id="247"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"_Toc472510929"</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4.25.</w:t>
        </w:r>
        <w:r>
          <w:rPr>
            <w:rFonts w:asciiTheme="minorHAnsi" w:eastAsiaTheme="minorEastAsia" w:hAnsiTheme="minorHAnsi" w:cstheme="minorBidi"/>
            <w:noProof/>
            <w:sz w:val="22"/>
            <w:szCs w:val="22"/>
          </w:rPr>
          <w:tab/>
        </w:r>
        <w:r w:rsidRPr="008759C9">
          <w:rPr>
            <w:rStyle w:val="Hyperlink"/>
            <w:noProof/>
          </w:rPr>
          <w:t xml:space="preserve">Sub-Function:  </w:t>
        </w:r>
        <w:r w:rsidRPr="008759C9">
          <w:rPr>
            <w:rStyle w:val="Hyperlink"/>
            <w:rFonts w:ascii="Calibri" w:hAnsi="Calibri"/>
            <w:noProof/>
          </w:rPr>
          <w:t>EvlSigGroupNeverRxdMissSts</w:t>
        </w:r>
        <w:r>
          <w:rPr>
            <w:noProof/>
            <w:webHidden/>
          </w:rPr>
          <w:tab/>
        </w:r>
        <w:r>
          <w:rPr>
            <w:noProof/>
            <w:webHidden/>
          </w:rPr>
          <w:fldChar w:fldCharType="begin"/>
        </w:r>
        <w:r>
          <w:rPr>
            <w:noProof/>
            <w:webHidden/>
          </w:rPr>
          <w:instrText xml:space="preserve"> PAGEREF _Toc472510929 \h </w:instrText>
        </w:r>
        <w:r>
          <w:rPr>
            <w:noProof/>
            <w:webHidden/>
          </w:rPr>
        </w:r>
      </w:ins>
      <w:r>
        <w:rPr>
          <w:noProof/>
          <w:webHidden/>
        </w:rPr>
        <w:fldChar w:fldCharType="separate"/>
      </w:r>
      <w:ins w:id="248" w:author="Akilan Rathakrishnan" w:date="2017-01-18T13:52:00Z">
        <w:r>
          <w:rPr>
            <w:noProof/>
            <w:webHidden/>
          </w:rPr>
          <w:t>57</w:t>
        </w:r>
        <w:r>
          <w:rPr>
            <w:noProof/>
            <w:webHidden/>
          </w:rPr>
          <w:fldChar w:fldCharType="end"/>
        </w:r>
        <w:r w:rsidRPr="008759C9">
          <w:rPr>
            <w:rStyle w:val="Hyperlink"/>
            <w:noProof/>
          </w:rPr>
          <w:fldChar w:fldCharType="end"/>
        </w:r>
      </w:ins>
    </w:p>
    <w:p w:rsidR="00ED4BDA" w:rsidRDefault="00ED4BDA">
      <w:pPr>
        <w:pStyle w:val="TOC3"/>
        <w:tabs>
          <w:tab w:val="left" w:pos="1440"/>
          <w:tab w:val="right" w:leader="dot" w:pos="8630"/>
        </w:tabs>
        <w:rPr>
          <w:ins w:id="249" w:author="Akilan Rathakrishnan" w:date="2017-01-18T13:52:00Z"/>
          <w:rFonts w:asciiTheme="minorHAnsi" w:eastAsiaTheme="minorEastAsia" w:hAnsiTheme="minorHAnsi" w:cstheme="minorBidi"/>
          <w:noProof/>
          <w:sz w:val="22"/>
          <w:szCs w:val="22"/>
        </w:rPr>
      </w:pPr>
      <w:ins w:id="250"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"_Toc472510930"</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4.25.1.</w:t>
        </w:r>
        <w:r>
          <w:rPr>
            <w:rFonts w:asciiTheme="minorHAnsi" w:eastAsiaTheme="minorEastAsia" w:hAnsiTheme="minorHAnsi" w:cstheme="minorBidi"/>
            <w:noProof/>
            <w:sz w:val="22"/>
            <w:szCs w:val="22"/>
          </w:rPr>
          <w:tab/>
        </w:r>
        <w:r w:rsidRPr="008759C9">
          <w:rPr>
            <w:rStyle w:val="Hyperlink"/>
            <w:rFonts w:ascii="Calibri" w:hAnsi="Calibri"/>
            <w:noProof/>
          </w:rPr>
          <w:t>Hardware Related Design</w:t>
        </w:r>
        <w:r>
          <w:rPr>
            <w:noProof/>
            <w:webHidden/>
          </w:rPr>
          <w:tab/>
        </w:r>
        <w:r>
          <w:rPr>
            <w:noProof/>
            <w:webHidden/>
          </w:rPr>
          <w:fldChar w:fldCharType="begin"/>
        </w:r>
        <w:r>
          <w:rPr>
            <w:noProof/>
            <w:webHidden/>
          </w:rPr>
          <w:instrText xml:space="preserve"> PAGEREF _Toc472510930 \h </w:instrText>
        </w:r>
        <w:r>
          <w:rPr>
            <w:noProof/>
            <w:webHidden/>
          </w:rPr>
        </w:r>
      </w:ins>
      <w:r>
        <w:rPr>
          <w:noProof/>
          <w:webHidden/>
        </w:rPr>
        <w:fldChar w:fldCharType="separate"/>
      </w:r>
      <w:ins w:id="251" w:author="Akilan Rathakrishnan" w:date="2017-01-18T13:52:00Z">
        <w:r>
          <w:rPr>
            <w:noProof/>
            <w:webHidden/>
          </w:rPr>
          <w:t>57</w:t>
        </w:r>
        <w:r>
          <w:rPr>
            <w:noProof/>
            <w:webHidden/>
          </w:rPr>
          <w:fldChar w:fldCharType="end"/>
        </w:r>
        <w:r w:rsidRPr="008759C9">
          <w:rPr>
            <w:rStyle w:val="Hyperlink"/>
            <w:noProof/>
          </w:rPr>
          <w:fldChar w:fldCharType="end"/>
        </w:r>
      </w:ins>
    </w:p>
    <w:p w:rsidR="00ED4BDA" w:rsidRDefault="00ED4BDA">
      <w:pPr>
        <w:pStyle w:val="TOC3"/>
        <w:tabs>
          <w:tab w:val="left" w:pos="1440"/>
          <w:tab w:val="right" w:leader="dot" w:pos="8630"/>
        </w:tabs>
        <w:rPr>
          <w:ins w:id="252" w:author="Akilan Rathakrishnan" w:date="2017-01-18T13:52:00Z"/>
          <w:rFonts w:asciiTheme="minorHAnsi" w:eastAsiaTheme="minorEastAsia" w:hAnsiTheme="minorHAnsi" w:cstheme="minorBidi"/>
          <w:noProof/>
          <w:sz w:val="22"/>
          <w:szCs w:val="22"/>
        </w:rPr>
      </w:pPr>
      <w:ins w:id="253"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"_Toc472510931"</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4.25.2.</w:t>
        </w:r>
        <w:r>
          <w:rPr>
            <w:rFonts w:asciiTheme="minorHAnsi" w:eastAsiaTheme="minorEastAsia" w:hAnsiTheme="minorHAnsi" w:cstheme="minorBidi"/>
            <w:noProof/>
            <w:sz w:val="22"/>
            <w:szCs w:val="22"/>
          </w:rPr>
          <w:tab/>
        </w:r>
        <w:r w:rsidRPr="008759C9">
          <w:rPr>
            <w:rStyle w:val="Hyperlink"/>
            <w:rFonts w:ascii="Calibri" w:hAnsi="Calibri"/>
            <w:noProof/>
          </w:rPr>
          <w:t>Software Related Design</w:t>
        </w:r>
        <w:r>
          <w:rPr>
            <w:noProof/>
            <w:webHidden/>
          </w:rPr>
          <w:tab/>
        </w:r>
        <w:r>
          <w:rPr>
            <w:noProof/>
            <w:webHidden/>
          </w:rPr>
          <w:fldChar w:fldCharType="begin"/>
        </w:r>
        <w:r>
          <w:rPr>
            <w:noProof/>
            <w:webHidden/>
          </w:rPr>
          <w:instrText xml:space="preserve"> PAGEREF _Toc472510931 \h </w:instrText>
        </w:r>
        <w:r>
          <w:rPr>
            <w:noProof/>
            <w:webHidden/>
          </w:rPr>
        </w:r>
      </w:ins>
      <w:r>
        <w:rPr>
          <w:noProof/>
          <w:webHidden/>
        </w:rPr>
        <w:fldChar w:fldCharType="separate"/>
      </w:r>
      <w:ins w:id="254" w:author="Akilan Rathakrishnan" w:date="2017-01-18T13:52:00Z">
        <w:r>
          <w:rPr>
            <w:noProof/>
            <w:webHidden/>
          </w:rPr>
          <w:t>57</w:t>
        </w:r>
        <w:r>
          <w:rPr>
            <w:noProof/>
            <w:webHidden/>
          </w:rPr>
          <w:fldChar w:fldCharType="end"/>
        </w:r>
        <w:r w:rsidRPr="008759C9">
          <w:rPr>
            <w:rStyle w:val="Hyperlink"/>
            <w:noProof/>
          </w:rPr>
          <w:fldChar w:fldCharType="end"/>
        </w:r>
      </w:ins>
    </w:p>
    <w:p w:rsidR="00ED4BDA" w:rsidRDefault="00ED4BDA">
      <w:pPr>
        <w:pStyle w:val="TOC2"/>
        <w:tabs>
          <w:tab w:val="left" w:pos="960"/>
          <w:tab w:val="right" w:leader="dot" w:pos="8630"/>
        </w:tabs>
        <w:rPr>
          <w:ins w:id="255" w:author="Akilan Rathakrishnan" w:date="2017-01-18T13:52:00Z"/>
          <w:rFonts w:asciiTheme="minorHAnsi" w:eastAsiaTheme="minorEastAsia" w:hAnsiTheme="minorHAnsi" w:cstheme="minorBidi"/>
          <w:noProof/>
          <w:sz w:val="22"/>
          <w:szCs w:val="22"/>
        </w:rPr>
      </w:pPr>
      <w:ins w:id="256"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"_Toc472510932"</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4.26.</w:t>
        </w:r>
        <w:r>
          <w:rPr>
            <w:rFonts w:asciiTheme="minorHAnsi" w:eastAsiaTheme="minorEastAsia" w:hAnsiTheme="minorHAnsi" w:cstheme="minorBidi"/>
            <w:noProof/>
            <w:sz w:val="22"/>
            <w:szCs w:val="22"/>
          </w:rPr>
          <w:tab/>
        </w:r>
        <w:r w:rsidRPr="008759C9">
          <w:rPr>
            <w:rStyle w:val="Hyperlink"/>
            <w:noProof/>
          </w:rPr>
          <w:t xml:space="preserve">Sub-Function:  </w:t>
        </w:r>
        <w:r w:rsidRPr="008759C9">
          <w:rPr>
            <w:rStyle w:val="Hyperlink"/>
            <w:rFonts w:ascii="Calibri" w:hAnsi="Calibri"/>
            <w:noProof/>
          </w:rPr>
          <w:t>OvrdSigStsDurgStrtUp</w:t>
        </w:r>
        <w:r>
          <w:rPr>
            <w:noProof/>
            <w:webHidden/>
          </w:rPr>
          <w:tab/>
        </w:r>
        <w:r>
          <w:rPr>
            <w:noProof/>
            <w:webHidden/>
          </w:rPr>
          <w:fldChar w:fldCharType="begin"/>
        </w:r>
        <w:r>
          <w:rPr>
            <w:noProof/>
            <w:webHidden/>
          </w:rPr>
          <w:instrText xml:space="preserve"> PAGEREF _Toc472510932 \h </w:instrText>
        </w:r>
        <w:r>
          <w:rPr>
            <w:noProof/>
            <w:webHidden/>
          </w:rPr>
        </w:r>
      </w:ins>
      <w:r>
        <w:rPr>
          <w:noProof/>
          <w:webHidden/>
        </w:rPr>
        <w:fldChar w:fldCharType="separate"/>
      </w:r>
      <w:ins w:id="257" w:author="Akilan Rathakrishnan" w:date="2017-01-18T13:52:00Z">
        <w:r>
          <w:rPr>
            <w:noProof/>
            <w:webHidden/>
          </w:rPr>
          <w:t>59</w:t>
        </w:r>
        <w:r>
          <w:rPr>
            <w:noProof/>
            <w:webHidden/>
          </w:rPr>
          <w:fldChar w:fldCharType="end"/>
        </w:r>
        <w:r w:rsidRPr="008759C9">
          <w:rPr>
            <w:rStyle w:val="Hyperlink"/>
            <w:noProof/>
          </w:rPr>
          <w:fldChar w:fldCharType="end"/>
        </w:r>
      </w:ins>
    </w:p>
    <w:p w:rsidR="00ED4BDA" w:rsidRDefault="00ED4BDA">
      <w:pPr>
        <w:pStyle w:val="TOC3"/>
        <w:tabs>
          <w:tab w:val="left" w:pos="1440"/>
          <w:tab w:val="right" w:leader="dot" w:pos="8630"/>
        </w:tabs>
        <w:rPr>
          <w:ins w:id="258" w:author="Akilan Rathakrishnan" w:date="2017-01-18T13:52:00Z"/>
          <w:rFonts w:asciiTheme="minorHAnsi" w:eastAsiaTheme="minorEastAsia" w:hAnsiTheme="minorHAnsi" w:cstheme="minorBidi"/>
          <w:noProof/>
          <w:sz w:val="22"/>
          <w:szCs w:val="22"/>
        </w:rPr>
      </w:pPr>
      <w:ins w:id="259"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"_Toc472510933"</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4.26.1.</w:t>
        </w:r>
        <w:r>
          <w:rPr>
            <w:rFonts w:asciiTheme="minorHAnsi" w:eastAsiaTheme="minorEastAsia" w:hAnsiTheme="minorHAnsi" w:cstheme="minorBidi"/>
            <w:noProof/>
            <w:sz w:val="22"/>
            <w:szCs w:val="22"/>
          </w:rPr>
          <w:tab/>
        </w:r>
        <w:r w:rsidRPr="008759C9">
          <w:rPr>
            <w:rStyle w:val="Hyperlink"/>
            <w:rFonts w:ascii="Calibri" w:hAnsi="Calibri"/>
            <w:noProof/>
          </w:rPr>
          <w:t>Hardware Related Design</w:t>
        </w:r>
        <w:r>
          <w:rPr>
            <w:noProof/>
            <w:webHidden/>
          </w:rPr>
          <w:tab/>
        </w:r>
        <w:r>
          <w:rPr>
            <w:noProof/>
            <w:webHidden/>
          </w:rPr>
          <w:fldChar w:fldCharType="begin"/>
        </w:r>
        <w:r>
          <w:rPr>
            <w:noProof/>
            <w:webHidden/>
          </w:rPr>
          <w:instrText xml:space="preserve"> PAGEREF _Toc472510933 \h </w:instrText>
        </w:r>
        <w:r>
          <w:rPr>
            <w:noProof/>
            <w:webHidden/>
          </w:rPr>
        </w:r>
      </w:ins>
      <w:r>
        <w:rPr>
          <w:noProof/>
          <w:webHidden/>
        </w:rPr>
        <w:fldChar w:fldCharType="separate"/>
      </w:r>
      <w:ins w:id="260" w:author="Akilan Rathakrishnan" w:date="2017-01-18T13:52:00Z">
        <w:r>
          <w:rPr>
            <w:noProof/>
            <w:webHidden/>
          </w:rPr>
          <w:t>59</w:t>
        </w:r>
        <w:r>
          <w:rPr>
            <w:noProof/>
            <w:webHidden/>
          </w:rPr>
          <w:fldChar w:fldCharType="end"/>
        </w:r>
        <w:r w:rsidRPr="008759C9">
          <w:rPr>
            <w:rStyle w:val="Hyperlink"/>
            <w:noProof/>
          </w:rPr>
          <w:fldChar w:fldCharType="end"/>
        </w:r>
      </w:ins>
    </w:p>
    <w:p w:rsidR="00ED4BDA" w:rsidRDefault="00ED4BDA">
      <w:pPr>
        <w:pStyle w:val="TOC3"/>
        <w:tabs>
          <w:tab w:val="left" w:pos="1440"/>
          <w:tab w:val="right" w:leader="dot" w:pos="8630"/>
        </w:tabs>
        <w:rPr>
          <w:ins w:id="261" w:author="Akilan Rathakrishnan" w:date="2017-01-18T13:52:00Z"/>
          <w:rFonts w:asciiTheme="minorHAnsi" w:eastAsiaTheme="minorEastAsia" w:hAnsiTheme="minorHAnsi" w:cstheme="minorBidi"/>
          <w:noProof/>
          <w:sz w:val="22"/>
          <w:szCs w:val="22"/>
        </w:rPr>
      </w:pPr>
      <w:ins w:id="262"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"_Toc472510934"</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4.26.2.</w:t>
        </w:r>
        <w:r>
          <w:rPr>
            <w:rFonts w:asciiTheme="minorHAnsi" w:eastAsiaTheme="minorEastAsia" w:hAnsiTheme="minorHAnsi" w:cstheme="minorBidi"/>
            <w:noProof/>
            <w:sz w:val="22"/>
            <w:szCs w:val="22"/>
          </w:rPr>
          <w:tab/>
        </w:r>
        <w:r w:rsidRPr="008759C9">
          <w:rPr>
            <w:rStyle w:val="Hyperlink"/>
            <w:rFonts w:ascii="Calibri" w:hAnsi="Calibri"/>
            <w:noProof/>
          </w:rPr>
          <w:t>Software Related Design</w:t>
        </w:r>
        <w:r>
          <w:rPr>
            <w:noProof/>
            <w:webHidden/>
          </w:rPr>
          <w:tab/>
        </w:r>
        <w:r>
          <w:rPr>
            <w:noProof/>
            <w:webHidden/>
          </w:rPr>
          <w:fldChar w:fldCharType="begin"/>
        </w:r>
        <w:r>
          <w:rPr>
            <w:noProof/>
            <w:webHidden/>
          </w:rPr>
          <w:instrText xml:space="preserve"> PAGEREF _Toc472510934 \h </w:instrText>
        </w:r>
        <w:r>
          <w:rPr>
            <w:noProof/>
            <w:webHidden/>
          </w:rPr>
        </w:r>
      </w:ins>
      <w:r>
        <w:rPr>
          <w:noProof/>
          <w:webHidden/>
        </w:rPr>
        <w:fldChar w:fldCharType="separate"/>
      </w:r>
      <w:ins w:id="263" w:author="Akilan Rathakrishnan" w:date="2017-01-18T13:52:00Z">
        <w:r>
          <w:rPr>
            <w:noProof/>
            <w:webHidden/>
          </w:rPr>
          <w:t>59</w:t>
        </w:r>
        <w:r>
          <w:rPr>
            <w:noProof/>
            <w:webHidden/>
          </w:rPr>
          <w:fldChar w:fldCharType="end"/>
        </w:r>
        <w:r w:rsidRPr="008759C9">
          <w:rPr>
            <w:rStyle w:val="Hyperlink"/>
            <w:noProof/>
          </w:rPr>
          <w:fldChar w:fldCharType="end"/>
        </w:r>
      </w:ins>
    </w:p>
    <w:p w:rsidR="00ED4BDA" w:rsidRDefault="00ED4BDA">
      <w:pPr>
        <w:pStyle w:val="TOC2"/>
        <w:tabs>
          <w:tab w:val="left" w:pos="960"/>
          <w:tab w:val="right" w:leader="dot" w:pos="8630"/>
        </w:tabs>
        <w:rPr>
          <w:ins w:id="264" w:author="Akilan Rathakrishnan" w:date="2017-01-18T13:52:00Z"/>
          <w:rFonts w:asciiTheme="minorHAnsi" w:eastAsiaTheme="minorEastAsia" w:hAnsiTheme="minorHAnsi" w:cstheme="minorBidi"/>
          <w:noProof/>
          <w:sz w:val="22"/>
          <w:szCs w:val="22"/>
        </w:rPr>
      </w:pPr>
      <w:ins w:id="265"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"_Toc472510935"</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4.27.</w:t>
        </w:r>
        <w:r>
          <w:rPr>
            <w:rFonts w:asciiTheme="minorHAnsi" w:eastAsiaTheme="minorEastAsia" w:hAnsiTheme="minorHAnsi" w:cstheme="minorBidi"/>
            <w:noProof/>
            <w:sz w:val="22"/>
            <w:szCs w:val="22"/>
          </w:rPr>
          <w:tab/>
        </w:r>
        <w:r w:rsidRPr="008759C9">
          <w:rPr>
            <w:rStyle w:val="Hyperlink"/>
            <w:noProof/>
          </w:rPr>
          <w:t xml:space="preserve">Sub-Function:  </w:t>
        </w:r>
        <w:r w:rsidRPr="008759C9">
          <w:rPr>
            <w:rStyle w:val="Hyperlink"/>
            <w:rFonts w:ascii="Calibri" w:hAnsi="Calibri"/>
            <w:noProof/>
          </w:rPr>
          <w:t>GetImcSigSts</w:t>
        </w:r>
        <w:r>
          <w:rPr>
            <w:noProof/>
            <w:webHidden/>
          </w:rPr>
          <w:tab/>
        </w:r>
        <w:r>
          <w:rPr>
            <w:noProof/>
            <w:webHidden/>
          </w:rPr>
          <w:fldChar w:fldCharType="begin"/>
        </w:r>
        <w:r>
          <w:rPr>
            <w:noProof/>
            <w:webHidden/>
          </w:rPr>
          <w:instrText xml:space="preserve"> PAGEREF _Toc472510935 \h </w:instrText>
        </w:r>
        <w:r>
          <w:rPr>
            <w:noProof/>
            <w:webHidden/>
          </w:rPr>
        </w:r>
      </w:ins>
      <w:r>
        <w:rPr>
          <w:noProof/>
          <w:webHidden/>
        </w:rPr>
        <w:fldChar w:fldCharType="separate"/>
      </w:r>
      <w:ins w:id="266" w:author="Akilan Rathakrishnan" w:date="2017-01-18T13:52:00Z">
        <w:r>
          <w:rPr>
            <w:noProof/>
            <w:webHidden/>
          </w:rPr>
          <w:t>60</w:t>
        </w:r>
        <w:r>
          <w:rPr>
            <w:noProof/>
            <w:webHidden/>
          </w:rPr>
          <w:fldChar w:fldCharType="end"/>
        </w:r>
        <w:r w:rsidRPr="008759C9">
          <w:rPr>
            <w:rStyle w:val="Hyperlink"/>
            <w:noProof/>
          </w:rPr>
          <w:fldChar w:fldCharType="end"/>
        </w:r>
      </w:ins>
    </w:p>
    <w:p w:rsidR="00ED4BDA" w:rsidRDefault="00ED4BDA">
      <w:pPr>
        <w:pStyle w:val="TOC3"/>
        <w:tabs>
          <w:tab w:val="left" w:pos="1440"/>
          <w:tab w:val="right" w:leader="dot" w:pos="8630"/>
        </w:tabs>
        <w:rPr>
          <w:ins w:id="267" w:author="Akilan Rathakrishnan" w:date="2017-01-18T13:52:00Z"/>
          <w:rFonts w:asciiTheme="minorHAnsi" w:eastAsiaTheme="minorEastAsia" w:hAnsiTheme="minorHAnsi" w:cstheme="minorBidi"/>
          <w:noProof/>
          <w:sz w:val="22"/>
          <w:szCs w:val="22"/>
        </w:rPr>
      </w:pPr>
      <w:ins w:id="268"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"_Toc472510936"</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4.27.1.</w:t>
        </w:r>
        <w:r>
          <w:rPr>
            <w:rFonts w:asciiTheme="minorHAnsi" w:eastAsiaTheme="minorEastAsia" w:hAnsiTheme="minorHAnsi" w:cstheme="minorBidi"/>
            <w:noProof/>
            <w:sz w:val="22"/>
            <w:szCs w:val="22"/>
          </w:rPr>
          <w:tab/>
        </w:r>
        <w:r w:rsidRPr="008759C9">
          <w:rPr>
            <w:rStyle w:val="Hyperlink"/>
            <w:rFonts w:ascii="Calibri" w:hAnsi="Calibri"/>
            <w:noProof/>
          </w:rPr>
          <w:t>Hardware Related Design</w:t>
        </w:r>
        <w:r>
          <w:rPr>
            <w:noProof/>
            <w:webHidden/>
          </w:rPr>
          <w:tab/>
        </w:r>
        <w:r>
          <w:rPr>
            <w:noProof/>
            <w:webHidden/>
          </w:rPr>
          <w:fldChar w:fldCharType="begin"/>
        </w:r>
        <w:r>
          <w:rPr>
            <w:noProof/>
            <w:webHidden/>
          </w:rPr>
          <w:instrText xml:space="preserve"> PAGEREF _Toc472510936 \h </w:instrText>
        </w:r>
        <w:r>
          <w:rPr>
            <w:noProof/>
            <w:webHidden/>
          </w:rPr>
        </w:r>
      </w:ins>
      <w:r>
        <w:rPr>
          <w:noProof/>
          <w:webHidden/>
        </w:rPr>
        <w:fldChar w:fldCharType="separate"/>
      </w:r>
      <w:ins w:id="269" w:author="Akilan Rathakrishnan" w:date="2017-01-18T13:52:00Z">
        <w:r>
          <w:rPr>
            <w:noProof/>
            <w:webHidden/>
          </w:rPr>
          <w:t>60</w:t>
        </w:r>
        <w:r>
          <w:rPr>
            <w:noProof/>
            <w:webHidden/>
          </w:rPr>
          <w:fldChar w:fldCharType="end"/>
        </w:r>
        <w:r w:rsidRPr="008759C9">
          <w:rPr>
            <w:rStyle w:val="Hyperlink"/>
            <w:noProof/>
          </w:rPr>
          <w:fldChar w:fldCharType="end"/>
        </w:r>
      </w:ins>
    </w:p>
    <w:p w:rsidR="00ED4BDA" w:rsidRDefault="00ED4BDA">
      <w:pPr>
        <w:pStyle w:val="TOC3"/>
        <w:tabs>
          <w:tab w:val="left" w:pos="1440"/>
          <w:tab w:val="right" w:leader="dot" w:pos="8630"/>
        </w:tabs>
        <w:rPr>
          <w:ins w:id="270" w:author="Akilan Rathakrishnan" w:date="2017-01-18T13:52:00Z"/>
          <w:rFonts w:asciiTheme="minorHAnsi" w:eastAsiaTheme="minorEastAsia" w:hAnsiTheme="minorHAnsi" w:cstheme="minorBidi"/>
          <w:noProof/>
          <w:sz w:val="22"/>
          <w:szCs w:val="22"/>
        </w:rPr>
      </w:pPr>
      <w:ins w:id="271"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"_Toc472510937"</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4.27.2.</w:t>
        </w:r>
        <w:r>
          <w:rPr>
            <w:rFonts w:asciiTheme="minorHAnsi" w:eastAsiaTheme="minorEastAsia" w:hAnsiTheme="minorHAnsi" w:cstheme="minorBidi"/>
            <w:noProof/>
            <w:sz w:val="22"/>
            <w:szCs w:val="22"/>
          </w:rPr>
          <w:tab/>
        </w:r>
        <w:r w:rsidRPr="008759C9">
          <w:rPr>
            <w:rStyle w:val="Hyperlink"/>
            <w:rFonts w:ascii="Calibri" w:hAnsi="Calibri"/>
            <w:noProof/>
          </w:rPr>
          <w:t>Software Related Design</w:t>
        </w:r>
        <w:r>
          <w:rPr>
            <w:noProof/>
            <w:webHidden/>
          </w:rPr>
          <w:tab/>
        </w:r>
        <w:r>
          <w:rPr>
            <w:noProof/>
            <w:webHidden/>
          </w:rPr>
          <w:fldChar w:fldCharType="begin"/>
        </w:r>
        <w:r>
          <w:rPr>
            <w:noProof/>
            <w:webHidden/>
          </w:rPr>
          <w:instrText xml:space="preserve"> PAGEREF _Toc472510937 \h </w:instrText>
        </w:r>
        <w:r>
          <w:rPr>
            <w:noProof/>
            <w:webHidden/>
          </w:rPr>
        </w:r>
      </w:ins>
      <w:r>
        <w:rPr>
          <w:noProof/>
          <w:webHidden/>
        </w:rPr>
        <w:fldChar w:fldCharType="separate"/>
      </w:r>
      <w:ins w:id="272" w:author="Akilan Rathakrishnan" w:date="2017-01-18T13:52:00Z">
        <w:r>
          <w:rPr>
            <w:noProof/>
            <w:webHidden/>
          </w:rPr>
          <w:t>60</w:t>
        </w:r>
        <w:r>
          <w:rPr>
            <w:noProof/>
            <w:webHidden/>
          </w:rPr>
          <w:fldChar w:fldCharType="end"/>
        </w:r>
        <w:r w:rsidRPr="008759C9">
          <w:rPr>
            <w:rStyle w:val="Hyperlink"/>
            <w:noProof/>
          </w:rPr>
          <w:fldChar w:fldCharType="end"/>
        </w:r>
      </w:ins>
    </w:p>
    <w:p w:rsidR="00ED4BDA" w:rsidRDefault="00ED4BDA">
      <w:pPr>
        <w:pStyle w:val="TOC2"/>
        <w:tabs>
          <w:tab w:val="left" w:pos="960"/>
          <w:tab w:val="right" w:leader="dot" w:pos="8630"/>
        </w:tabs>
        <w:rPr>
          <w:ins w:id="273" w:author="Akilan Rathakrishnan" w:date="2017-01-18T13:52:00Z"/>
          <w:rFonts w:asciiTheme="minorHAnsi" w:eastAsiaTheme="minorEastAsia" w:hAnsiTheme="minorHAnsi" w:cstheme="minorBidi"/>
          <w:noProof/>
          <w:sz w:val="22"/>
          <w:szCs w:val="22"/>
        </w:rPr>
      </w:pPr>
      <w:ins w:id="274"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"_Toc472510938"</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4.28.</w:t>
        </w:r>
        <w:r>
          <w:rPr>
            <w:rFonts w:asciiTheme="minorHAnsi" w:eastAsiaTheme="minorEastAsia" w:hAnsiTheme="minorHAnsi" w:cstheme="minorBidi"/>
            <w:noProof/>
            <w:sz w:val="22"/>
            <w:szCs w:val="22"/>
          </w:rPr>
          <w:tab/>
        </w:r>
        <w:r w:rsidRPr="008759C9">
          <w:rPr>
            <w:rStyle w:val="Hyperlink"/>
            <w:noProof/>
          </w:rPr>
          <w:t xml:space="preserve">Sub-Function:  </w:t>
        </w:r>
        <w:r w:rsidRPr="008759C9">
          <w:rPr>
            <w:rStyle w:val="Hyperlink"/>
            <w:rFonts w:ascii="Calibri" w:hAnsi="Calibri"/>
            <w:noProof/>
          </w:rPr>
          <w:t>NoDataRxd</w:t>
        </w:r>
        <w:r>
          <w:rPr>
            <w:noProof/>
            <w:webHidden/>
          </w:rPr>
          <w:tab/>
        </w:r>
        <w:r>
          <w:rPr>
            <w:noProof/>
            <w:webHidden/>
          </w:rPr>
          <w:fldChar w:fldCharType="begin"/>
        </w:r>
        <w:r>
          <w:rPr>
            <w:noProof/>
            <w:webHidden/>
          </w:rPr>
          <w:instrText xml:space="preserve"> PAGEREF _Toc472510938 \h </w:instrText>
        </w:r>
        <w:r>
          <w:rPr>
            <w:noProof/>
            <w:webHidden/>
          </w:rPr>
        </w:r>
      </w:ins>
      <w:r>
        <w:rPr>
          <w:noProof/>
          <w:webHidden/>
        </w:rPr>
        <w:fldChar w:fldCharType="separate"/>
      </w:r>
      <w:ins w:id="275" w:author="Akilan Rathakrishnan" w:date="2017-01-18T13:52:00Z">
        <w:r>
          <w:rPr>
            <w:noProof/>
            <w:webHidden/>
          </w:rPr>
          <w:t>62</w:t>
        </w:r>
        <w:r>
          <w:rPr>
            <w:noProof/>
            <w:webHidden/>
          </w:rPr>
          <w:fldChar w:fldCharType="end"/>
        </w:r>
        <w:r w:rsidRPr="008759C9">
          <w:rPr>
            <w:rStyle w:val="Hyperlink"/>
            <w:noProof/>
          </w:rPr>
          <w:fldChar w:fldCharType="end"/>
        </w:r>
      </w:ins>
    </w:p>
    <w:p w:rsidR="00ED4BDA" w:rsidRDefault="00ED4BDA">
      <w:pPr>
        <w:pStyle w:val="TOC3"/>
        <w:tabs>
          <w:tab w:val="left" w:pos="1440"/>
          <w:tab w:val="right" w:leader="dot" w:pos="8630"/>
        </w:tabs>
        <w:rPr>
          <w:ins w:id="276" w:author="Akilan Rathakrishnan" w:date="2017-01-18T13:52:00Z"/>
          <w:rFonts w:asciiTheme="minorHAnsi" w:eastAsiaTheme="minorEastAsia" w:hAnsiTheme="minorHAnsi" w:cstheme="minorBidi"/>
          <w:noProof/>
          <w:sz w:val="22"/>
          <w:szCs w:val="22"/>
        </w:rPr>
      </w:pPr>
      <w:ins w:id="277"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"_Toc472510939"</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4.28.1.</w:t>
        </w:r>
        <w:r>
          <w:rPr>
            <w:rFonts w:asciiTheme="minorHAnsi" w:eastAsiaTheme="minorEastAsia" w:hAnsiTheme="minorHAnsi" w:cstheme="minorBidi"/>
            <w:noProof/>
            <w:sz w:val="22"/>
            <w:szCs w:val="22"/>
          </w:rPr>
          <w:tab/>
        </w:r>
        <w:r w:rsidRPr="008759C9">
          <w:rPr>
            <w:rStyle w:val="Hyperlink"/>
            <w:rFonts w:ascii="Calibri" w:hAnsi="Calibri"/>
            <w:noProof/>
          </w:rPr>
          <w:t>Hardware Related Design</w:t>
        </w:r>
        <w:r>
          <w:rPr>
            <w:noProof/>
            <w:webHidden/>
          </w:rPr>
          <w:tab/>
        </w:r>
        <w:r>
          <w:rPr>
            <w:noProof/>
            <w:webHidden/>
          </w:rPr>
          <w:fldChar w:fldCharType="begin"/>
        </w:r>
        <w:r>
          <w:rPr>
            <w:noProof/>
            <w:webHidden/>
          </w:rPr>
          <w:instrText xml:space="preserve"> PAGEREF _Toc472510939 \h </w:instrText>
        </w:r>
        <w:r>
          <w:rPr>
            <w:noProof/>
            <w:webHidden/>
          </w:rPr>
        </w:r>
      </w:ins>
      <w:r>
        <w:rPr>
          <w:noProof/>
          <w:webHidden/>
        </w:rPr>
        <w:fldChar w:fldCharType="separate"/>
      </w:r>
      <w:ins w:id="278" w:author="Akilan Rathakrishnan" w:date="2017-01-18T13:52:00Z">
        <w:r>
          <w:rPr>
            <w:noProof/>
            <w:webHidden/>
          </w:rPr>
          <w:t>62</w:t>
        </w:r>
        <w:r>
          <w:rPr>
            <w:noProof/>
            <w:webHidden/>
          </w:rPr>
          <w:fldChar w:fldCharType="end"/>
        </w:r>
        <w:r w:rsidRPr="008759C9">
          <w:rPr>
            <w:rStyle w:val="Hyperlink"/>
            <w:noProof/>
          </w:rPr>
          <w:fldChar w:fldCharType="end"/>
        </w:r>
      </w:ins>
    </w:p>
    <w:p w:rsidR="00ED4BDA" w:rsidRDefault="00ED4BDA">
      <w:pPr>
        <w:pStyle w:val="TOC3"/>
        <w:tabs>
          <w:tab w:val="left" w:pos="1440"/>
          <w:tab w:val="right" w:leader="dot" w:pos="8630"/>
        </w:tabs>
        <w:rPr>
          <w:ins w:id="279" w:author="Akilan Rathakrishnan" w:date="2017-01-18T13:52:00Z"/>
          <w:rFonts w:asciiTheme="minorHAnsi" w:eastAsiaTheme="minorEastAsia" w:hAnsiTheme="minorHAnsi" w:cstheme="minorBidi"/>
          <w:noProof/>
          <w:sz w:val="22"/>
          <w:szCs w:val="22"/>
        </w:rPr>
      </w:pPr>
      <w:ins w:id="280"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"_Toc472510940"</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4.28.2.</w:t>
        </w:r>
        <w:r>
          <w:rPr>
            <w:rFonts w:asciiTheme="minorHAnsi" w:eastAsiaTheme="minorEastAsia" w:hAnsiTheme="minorHAnsi" w:cstheme="minorBidi"/>
            <w:noProof/>
            <w:sz w:val="22"/>
            <w:szCs w:val="22"/>
          </w:rPr>
          <w:tab/>
        </w:r>
        <w:r w:rsidRPr="008759C9">
          <w:rPr>
            <w:rStyle w:val="Hyperlink"/>
            <w:rFonts w:ascii="Calibri" w:hAnsi="Calibri"/>
            <w:noProof/>
          </w:rPr>
          <w:t>Software Related Design</w:t>
        </w:r>
        <w:r>
          <w:rPr>
            <w:noProof/>
            <w:webHidden/>
          </w:rPr>
          <w:tab/>
        </w:r>
        <w:r>
          <w:rPr>
            <w:noProof/>
            <w:webHidden/>
          </w:rPr>
          <w:fldChar w:fldCharType="begin"/>
        </w:r>
        <w:r>
          <w:rPr>
            <w:noProof/>
            <w:webHidden/>
          </w:rPr>
          <w:instrText xml:space="preserve"> PAGEREF _Toc472510940 \h </w:instrText>
        </w:r>
        <w:r>
          <w:rPr>
            <w:noProof/>
            <w:webHidden/>
          </w:rPr>
        </w:r>
      </w:ins>
      <w:r>
        <w:rPr>
          <w:noProof/>
          <w:webHidden/>
        </w:rPr>
        <w:fldChar w:fldCharType="separate"/>
      </w:r>
      <w:ins w:id="281" w:author="Akilan Rathakrishnan" w:date="2017-01-18T13:52:00Z">
        <w:r>
          <w:rPr>
            <w:noProof/>
            <w:webHidden/>
          </w:rPr>
          <w:t>62</w:t>
        </w:r>
        <w:r>
          <w:rPr>
            <w:noProof/>
            <w:webHidden/>
          </w:rPr>
          <w:fldChar w:fldCharType="end"/>
        </w:r>
        <w:r w:rsidRPr="008759C9">
          <w:rPr>
            <w:rStyle w:val="Hyperlink"/>
            <w:noProof/>
          </w:rPr>
          <w:fldChar w:fldCharType="end"/>
        </w:r>
      </w:ins>
    </w:p>
    <w:p w:rsidR="00ED4BDA" w:rsidRDefault="00ED4BDA">
      <w:pPr>
        <w:pStyle w:val="TOC1"/>
        <w:tabs>
          <w:tab w:val="left" w:pos="480"/>
          <w:tab w:val="right" w:leader="dot" w:pos="8630"/>
        </w:tabs>
        <w:rPr>
          <w:ins w:id="282" w:author="Akilan Rathakrishnan" w:date="2017-01-18T13:52:00Z"/>
          <w:rFonts w:asciiTheme="minorHAnsi" w:eastAsiaTheme="minorEastAsia" w:hAnsiTheme="minorHAnsi" w:cstheme="minorBidi"/>
          <w:noProof/>
          <w:sz w:val="22"/>
          <w:szCs w:val="22"/>
        </w:rPr>
      </w:pPr>
      <w:ins w:id="283"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"_Toc472510941"</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rFonts w:ascii="Calibri" w:hAnsi="Calibri"/>
            <w:noProof/>
          </w:rPr>
          <w:t>5.</w:t>
        </w:r>
        <w:r>
          <w:rPr>
            <w:rFonts w:asciiTheme="minorHAnsi" w:eastAsiaTheme="minorEastAsia" w:hAnsiTheme="minorHAnsi" w:cstheme="minorBidi"/>
            <w:noProof/>
            <w:sz w:val="22"/>
            <w:szCs w:val="22"/>
          </w:rPr>
          <w:tab/>
        </w:r>
        <w:r w:rsidRPr="008759C9">
          <w:rPr>
            <w:rStyle w:val="Hyperlink"/>
            <w:rFonts w:ascii="Calibri" w:hAnsi="Calibri"/>
            <w:noProof/>
          </w:rPr>
          <w:t>Timing / Execution Constraints</w:t>
        </w:r>
        <w:r>
          <w:rPr>
            <w:noProof/>
            <w:webHidden/>
          </w:rPr>
          <w:tab/>
        </w:r>
        <w:r>
          <w:rPr>
            <w:noProof/>
            <w:webHidden/>
          </w:rPr>
          <w:fldChar w:fldCharType="begin"/>
        </w:r>
        <w:r>
          <w:rPr>
            <w:noProof/>
            <w:webHidden/>
          </w:rPr>
          <w:instrText xml:space="preserve"> PAGEREF _Toc472510941 \h </w:instrText>
        </w:r>
        <w:r>
          <w:rPr>
            <w:noProof/>
            <w:webHidden/>
          </w:rPr>
        </w:r>
      </w:ins>
      <w:r>
        <w:rPr>
          <w:noProof/>
          <w:webHidden/>
        </w:rPr>
        <w:fldChar w:fldCharType="separate"/>
      </w:r>
      <w:ins w:id="284" w:author="Akilan Rathakrishnan" w:date="2017-01-18T13:52:00Z">
        <w:r>
          <w:rPr>
            <w:noProof/>
            <w:webHidden/>
          </w:rPr>
          <w:t>63</w:t>
        </w:r>
        <w:r>
          <w:rPr>
            <w:noProof/>
            <w:webHidden/>
          </w:rPr>
          <w:fldChar w:fldCharType="end"/>
        </w:r>
        <w:r w:rsidRPr="008759C9">
          <w:rPr>
            <w:rStyle w:val="Hyperlink"/>
            <w:noProof/>
          </w:rPr>
          <w:fldChar w:fldCharType="end"/>
        </w:r>
      </w:ins>
    </w:p>
    <w:p w:rsidR="00ED4BDA" w:rsidRDefault="00ED4BDA">
      <w:pPr>
        <w:pStyle w:val="TOC2"/>
        <w:tabs>
          <w:tab w:val="left" w:pos="960"/>
          <w:tab w:val="right" w:leader="dot" w:pos="8630"/>
        </w:tabs>
        <w:rPr>
          <w:ins w:id="285" w:author="Akilan Rathakrishnan" w:date="2017-01-18T13:52:00Z"/>
          <w:rFonts w:asciiTheme="minorHAnsi" w:eastAsiaTheme="minorEastAsia" w:hAnsiTheme="minorHAnsi" w:cstheme="minorBidi"/>
          <w:noProof/>
          <w:sz w:val="22"/>
          <w:szCs w:val="22"/>
        </w:rPr>
      </w:pPr>
      <w:ins w:id="286"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"_Toc472510942"</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rFonts w:ascii="Calibri" w:hAnsi="Calibri"/>
            <w:noProof/>
          </w:rPr>
          <w:t>5.1.</w:t>
        </w:r>
        <w:r>
          <w:rPr>
            <w:rFonts w:asciiTheme="minorHAnsi" w:eastAsiaTheme="minorEastAsia" w:hAnsiTheme="minorHAnsi" w:cstheme="minorBidi"/>
            <w:noProof/>
            <w:sz w:val="22"/>
            <w:szCs w:val="22"/>
          </w:rPr>
          <w:tab/>
        </w:r>
        <w:r w:rsidRPr="008759C9">
          <w:rPr>
            <w:rStyle w:val="Hyperlink"/>
            <w:rFonts w:ascii="Calibri" w:hAnsi="Calibri"/>
            <w:noProof/>
          </w:rPr>
          <w:t>Rationale / Comments</w:t>
        </w:r>
        <w:r>
          <w:rPr>
            <w:noProof/>
            <w:webHidden/>
          </w:rPr>
          <w:tab/>
        </w:r>
        <w:r>
          <w:rPr>
            <w:noProof/>
            <w:webHidden/>
          </w:rPr>
          <w:fldChar w:fldCharType="begin"/>
        </w:r>
        <w:r>
          <w:rPr>
            <w:noProof/>
            <w:webHidden/>
          </w:rPr>
          <w:instrText xml:space="preserve"> PAGEREF _Toc472510942 \h </w:instrText>
        </w:r>
        <w:r>
          <w:rPr>
            <w:noProof/>
            <w:webHidden/>
          </w:rPr>
        </w:r>
      </w:ins>
      <w:r>
        <w:rPr>
          <w:noProof/>
          <w:webHidden/>
        </w:rPr>
        <w:fldChar w:fldCharType="separate"/>
      </w:r>
      <w:ins w:id="287" w:author="Akilan Rathakrishnan" w:date="2017-01-18T13:52:00Z">
        <w:r>
          <w:rPr>
            <w:noProof/>
            <w:webHidden/>
          </w:rPr>
          <w:t>63</w:t>
        </w:r>
        <w:r>
          <w:rPr>
            <w:noProof/>
            <w:webHidden/>
          </w:rPr>
          <w:fldChar w:fldCharType="end"/>
        </w:r>
        <w:r w:rsidRPr="008759C9">
          <w:rPr>
            <w:rStyle w:val="Hyperlink"/>
            <w:noProof/>
          </w:rPr>
          <w:fldChar w:fldCharType="end"/>
        </w:r>
      </w:ins>
    </w:p>
    <w:p w:rsidR="00ED4BDA" w:rsidRDefault="00ED4BDA">
      <w:pPr>
        <w:pStyle w:val="TOC2"/>
        <w:tabs>
          <w:tab w:val="left" w:pos="960"/>
          <w:tab w:val="right" w:leader="dot" w:pos="8630"/>
        </w:tabs>
        <w:rPr>
          <w:ins w:id="288" w:author="Akilan Rathakrishnan" w:date="2017-01-18T13:52:00Z"/>
          <w:rFonts w:asciiTheme="minorHAnsi" w:eastAsiaTheme="minorEastAsia" w:hAnsiTheme="minorHAnsi" w:cstheme="minorBidi"/>
          <w:noProof/>
          <w:sz w:val="22"/>
          <w:szCs w:val="22"/>
        </w:rPr>
      </w:pPr>
      <w:ins w:id="289"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"_Toc472510943"</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rFonts w:ascii="Calibri" w:hAnsi="Calibri"/>
            <w:noProof/>
          </w:rPr>
          <w:t>5.2.</w:t>
        </w:r>
        <w:r>
          <w:rPr>
            <w:rFonts w:asciiTheme="minorHAnsi" w:eastAsiaTheme="minorEastAsia" w:hAnsiTheme="minorHAnsi" w:cstheme="minorBidi"/>
            <w:noProof/>
            <w:sz w:val="22"/>
            <w:szCs w:val="22"/>
          </w:rPr>
          <w:tab/>
        </w:r>
        <w:r w:rsidRPr="008759C9">
          <w:rPr>
            <w:rStyle w:val="Hyperlink"/>
            <w:rFonts w:ascii="Calibri" w:hAnsi="Calibri"/>
            <w:noProof/>
          </w:rPr>
          <w:t>Rates and State Execution</w:t>
        </w:r>
        <w:r>
          <w:rPr>
            <w:noProof/>
            <w:webHidden/>
          </w:rPr>
          <w:tab/>
        </w:r>
        <w:r>
          <w:rPr>
            <w:noProof/>
            <w:webHidden/>
          </w:rPr>
          <w:fldChar w:fldCharType="begin"/>
        </w:r>
        <w:r>
          <w:rPr>
            <w:noProof/>
            <w:webHidden/>
          </w:rPr>
          <w:instrText xml:space="preserve"> PAGEREF _Toc472510943 \h </w:instrText>
        </w:r>
        <w:r>
          <w:rPr>
            <w:noProof/>
            <w:webHidden/>
          </w:rPr>
        </w:r>
      </w:ins>
      <w:r>
        <w:rPr>
          <w:noProof/>
          <w:webHidden/>
        </w:rPr>
        <w:fldChar w:fldCharType="separate"/>
      </w:r>
      <w:ins w:id="290" w:author="Akilan Rathakrishnan" w:date="2017-01-18T13:52:00Z">
        <w:r>
          <w:rPr>
            <w:noProof/>
            <w:webHidden/>
          </w:rPr>
          <w:t>63</w:t>
        </w:r>
        <w:r>
          <w:rPr>
            <w:noProof/>
            <w:webHidden/>
          </w:rPr>
          <w:fldChar w:fldCharType="end"/>
        </w:r>
        <w:r w:rsidRPr="008759C9">
          <w:rPr>
            <w:rStyle w:val="Hyperlink"/>
            <w:noProof/>
          </w:rPr>
          <w:fldChar w:fldCharType="end"/>
        </w:r>
      </w:ins>
    </w:p>
    <w:p w:rsidR="00ED4BDA" w:rsidRDefault="00ED4BDA">
      <w:pPr>
        <w:pStyle w:val="TOC1"/>
        <w:tabs>
          <w:tab w:val="left" w:pos="480"/>
          <w:tab w:val="right" w:leader="dot" w:pos="8630"/>
        </w:tabs>
        <w:rPr>
          <w:ins w:id="291" w:author="Akilan Rathakrishnan" w:date="2017-01-18T13:52:00Z"/>
          <w:rFonts w:asciiTheme="minorHAnsi" w:eastAsiaTheme="minorEastAsia" w:hAnsiTheme="minorHAnsi" w:cstheme="minorBidi"/>
          <w:noProof/>
          <w:sz w:val="22"/>
          <w:szCs w:val="22"/>
        </w:rPr>
      </w:pPr>
      <w:ins w:id="292"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"_Toc472510944"</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rFonts w:ascii="Calibri" w:hAnsi="Calibri"/>
            <w:noProof/>
          </w:rPr>
          <w:t>6.</w:t>
        </w:r>
        <w:r>
          <w:rPr>
            <w:rFonts w:asciiTheme="minorHAnsi" w:eastAsiaTheme="minorEastAsia" w:hAnsiTheme="minorHAnsi" w:cstheme="minorBidi"/>
            <w:noProof/>
            <w:sz w:val="22"/>
            <w:szCs w:val="22"/>
          </w:rPr>
          <w:tab/>
        </w:r>
        <w:r w:rsidRPr="008759C9">
          <w:rPr>
            <w:rStyle w:val="Hyperlink"/>
            <w:rFonts w:ascii="Calibri" w:hAnsi="Calibri"/>
            <w:noProof/>
          </w:rPr>
          <w:t>Serial Communications Interfaces</w:t>
        </w:r>
        <w:r>
          <w:rPr>
            <w:noProof/>
            <w:webHidden/>
          </w:rPr>
          <w:tab/>
        </w:r>
        <w:r>
          <w:rPr>
            <w:noProof/>
            <w:webHidden/>
          </w:rPr>
          <w:fldChar w:fldCharType="begin"/>
        </w:r>
        <w:r>
          <w:rPr>
            <w:noProof/>
            <w:webHidden/>
          </w:rPr>
          <w:instrText xml:space="preserve"> PAGEREF _Toc472510944 \h </w:instrText>
        </w:r>
        <w:r>
          <w:rPr>
            <w:noProof/>
            <w:webHidden/>
          </w:rPr>
        </w:r>
      </w:ins>
      <w:r>
        <w:rPr>
          <w:noProof/>
          <w:webHidden/>
        </w:rPr>
        <w:fldChar w:fldCharType="separate"/>
      </w:r>
      <w:ins w:id="293" w:author="Akilan Rathakrishnan" w:date="2017-01-18T13:52:00Z">
        <w:r>
          <w:rPr>
            <w:noProof/>
            <w:webHidden/>
          </w:rPr>
          <w:t>63</w:t>
        </w:r>
        <w:r>
          <w:rPr>
            <w:noProof/>
            <w:webHidden/>
          </w:rPr>
          <w:fldChar w:fldCharType="end"/>
        </w:r>
        <w:r w:rsidRPr="008759C9">
          <w:rPr>
            <w:rStyle w:val="Hyperlink"/>
            <w:noProof/>
          </w:rPr>
          <w:fldChar w:fldCharType="end"/>
        </w:r>
      </w:ins>
    </w:p>
    <w:p w:rsidR="00ED4BDA" w:rsidRDefault="00ED4BDA">
      <w:pPr>
        <w:pStyle w:val="TOC1"/>
        <w:tabs>
          <w:tab w:val="left" w:pos="480"/>
          <w:tab w:val="right" w:leader="dot" w:pos="8630"/>
        </w:tabs>
        <w:rPr>
          <w:ins w:id="294" w:author="Akilan Rathakrishnan" w:date="2017-01-18T13:52:00Z"/>
          <w:rFonts w:asciiTheme="minorHAnsi" w:eastAsiaTheme="minorEastAsia" w:hAnsiTheme="minorHAnsi" w:cstheme="minorBidi"/>
          <w:noProof/>
          <w:sz w:val="22"/>
          <w:szCs w:val="22"/>
        </w:rPr>
      </w:pPr>
      <w:ins w:id="295"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"_Toc472510945"</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rFonts w:ascii="Calibri" w:hAnsi="Calibri"/>
            <w:noProof/>
          </w:rPr>
          <w:t>7.</w:t>
        </w:r>
        <w:r>
          <w:rPr>
            <w:rFonts w:asciiTheme="minorHAnsi" w:eastAsiaTheme="minorEastAsia" w:hAnsiTheme="minorHAnsi" w:cstheme="minorBidi"/>
            <w:noProof/>
            <w:sz w:val="22"/>
            <w:szCs w:val="22"/>
          </w:rPr>
          <w:tab/>
        </w:r>
        <w:r w:rsidRPr="008759C9">
          <w:rPr>
            <w:rStyle w:val="Hyperlink"/>
            <w:rFonts w:ascii="Calibri" w:hAnsi="Calibri"/>
            <w:noProof/>
          </w:rPr>
          <w:t>Additional Information</w:t>
        </w:r>
        <w:r>
          <w:rPr>
            <w:noProof/>
            <w:webHidden/>
          </w:rPr>
          <w:tab/>
        </w:r>
        <w:r>
          <w:rPr>
            <w:noProof/>
            <w:webHidden/>
          </w:rPr>
          <w:fldChar w:fldCharType="begin"/>
        </w:r>
        <w:r>
          <w:rPr>
            <w:noProof/>
            <w:webHidden/>
          </w:rPr>
          <w:instrText xml:space="preserve"> PAGEREF _Toc472510945 \h </w:instrText>
        </w:r>
        <w:r>
          <w:rPr>
            <w:noProof/>
            <w:webHidden/>
          </w:rPr>
        </w:r>
      </w:ins>
      <w:r>
        <w:rPr>
          <w:noProof/>
          <w:webHidden/>
        </w:rPr>
        <w:fldChar w:fldCharType="separate"/>
      </w:r>
      <w:ins w:id="296" w:author="Akilan Rathakrishnan" w:date="2017-01-18T13:52:00Z">
        <w:r>
          <w:rPr>
            <w:noProof/>
            <w:webHidden/>
          </w:rPr>
          <w:t>63</w:t>
        </w:r>
        <w:r>
          <w:rPr>
            <w:noProof/>
            <w:webHidden/>
          </w:rPr>
          <w:fldChar w:fldCharType="end"/>
        </w:r>
        <w:r w:rsidRPr="008759C9">
          <w:rPr>
            <w:rStyle w:val="Hyperlink"/>
            <w:noProof/>
          </w:rPr>
          <w:fldChar w:fldCharType="end"/>
        </w:r>
      </w:ins>
    </w:p>
    <w:p w:rsidR="00ED4BDA" w:rsidRDefault="00ED4BDA">
      <w:pPr>
        <w:pStyle w:val="TOC2"/>
        <w:tabs>
          <w:tab w:val="left" w:pos="960"/>
          <w:tab w:val="right" w:leader="dot" w:pos="8630"/>
        </w:tabs>
        <w:rPr>
          <w:ins w:id="297" w:author="Akilan Rathakrishnan" w:date="2017-01-18T13:52:00Z"/>
          <w:rFonts w:asciiTheme="minorHAnsi" w:eastAsiaTheme="minorEastAsia" w:hAnsiTheme="minorHAnsi" w:cstheme="minorBidi"/>
          <w:noProof/>
          <w:sz w:val="22"/>
          <w:szCs w:val="22"/>
        </w:rPr>
      </w:pPr>
      <w:ins w:id="298"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"_Toc472510946"</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rFonts w:ascii="Calibri" w:hAnsi="Calibri"/>
            <w:noProof/>
          </w:rPr>
          <w:t>7.1.</w:t>
        </w:r>
        <w:r>
          <w:rPr>
            <w:rFonts w:asciiTheme="minorHAnsi" w:eastAsiaTheme="minorEastAsia" w:hAnsiTheme="minorHAnsi" w:cstheme="minorBidi"/>
            <w:noProof/>
            <w:sz w:val="22"/>
            <w:szCs w:val="22"/>
          </w:rPr>
          <w:tab/>
        </w:r>
        <w:r w:rsidRPr="008759C9">
          <w:rPr>
            <w:rStyle w:val="Hyperlink"/>
            <w:rFonts w:ascii="Calibri" w:hAnsi="Calibri"/>
            <w:noProof/>
          </w:rPr>
          <w:t>Imc Arbitration – Configuration</w:t>
        </w:r>
        <w:r>
          <w:rPr>
            <w:noProof/>
            <w:webHidden/>
          </w:rPr>
          <w:tab/>
        </w:r>
        <w:r>
          <w:rPr>
            <w:noProof/>
            <w:webHidden/>
          </w:rPr>
          <w:fldChar w:fldCharType="begin"/>
        </w:r>
        <w:r>
          <w:rPr>
            <w:noProof/>
            <w:webHidden/>
          </w:rPr>
          <w:instrText xml:space="preserve"> PAGEREF _Toc472510946 \h </w:instrText>
        </w:r>
        <w:r>
          <w:rPr>
            <w:noProof/>
            <w:webHidden/>
          </w:rPr>
        </w:r>
      </w:ins>
      <w:r>
        <w:rPr>
          <w:noProof/>
          <w:webHidden/>
        </w:rPr>
        <w:fldChar w:fldCharType="separate"/>
      </w:r>
      <w:ins w:id="299" w:author="Akilan Rathakrishnan" w:date="2017-01-18T13:52:00Z">
        <w:r>
          <w:rPr>
            <w:noProof/>
            <w:webHidden/>
          </w:rPr>
          <w:t>63</w:t>
        </w:r>
        <w:r>
          <w:rPr>
            <w:noProof/>
            <w:webHidden/>
          </w:rPr>
          <w:fldChar w:fldCharType="end"/>
        </w:r>
        <w:r w:rsidRPr="008759C9">
          <w:rPr>
            <w:rStyle w:val="Hyperlink"/>
            <w:noProof/>
          </w:rPr>
          <w:fldChar w:fldCharType="end"/>
        </w:r>
      </w:ins>
    </w:p>
    <w:p w:rsidR="00ED4BDA" w:rsidRDefault="00ED4BDA">
      <w:pPr>
        <w:pStyle w:val="TOC3"/>
        <w:tabs>
          <w:tab w:val="left" w:pos="1440"/>
          <w:tab w:val="right" w:leader="dot" w:pos="8630"/>
        </w:tabs>
        <w:rPr>
          <w:ins w:id="300" w:author="Akilan Rathakrishnan" w:date="2017-01-18T13:52:00Z"/>
          <w:rFonts w:asciiTheme="minorHAnsi" w:eastAsiaTheme="minorEastAsia" w:hAnsiTheme="minorHAnsi" w:cstheme="minorBidi"/>
          <w:noProof/>
          <w:sz w:val="22"/>
          <w:szCs w:val="22"/>
        </w:rPr>
      </w:pPr>
      <w:ins w:id="301"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"_Toc472510947"</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7.1.1.</w:t>
        </w:r>
        <w:r>
          <w:rPr>
            <w:rFonts w:asciiTheme="minorHAnsi" w:eastAsiaTheme="minorEastAsia" w:hAnsiTheme="minorHAnsi" w:cstheme="minorBidi"/>
            <w:noProof/>
            <w:sz w:val="22"/>
            <w:szCs w:val="22"/>
          </w:rPr>
          <w:tab/>
        </w:r>
        <w:r w:rsidRPr="008759C9">
          <w:rPr>
            <w:rStyle w:val="Hyperlink"/>
            <w:rFonts w:ascii="Calibri" w:hAnsi="Calibri"/>
            <w:noProof/>
          </w:rPr>
          <w:t>Hardware Related Design</w:t>
        </w:r>
        <w:r>
          <w:rPr>
            <w:noProof/>
            <w:webHidden/>
          </w:rPr>
          <w:tab/>
        </w:r>
        <w:r>
          <w:rPr>
            <w:noProof/>
            <w:webHidden/>
          </w:rPr>
          <w:fldChar w:fldCharType="begin"/>
        </w:r>
        <w:r>
          <w:rPr>
            <w:noProof/>
            <w:webHidden/>
          </w:rPr>
          <w:instrText xml:space="preserve"> PAGEREF _Toc472510947 \h </w:instrText>
        </w:r>
        <w:r>
          <w:rPr>
            <w:noProof/>
            <w:webHidden/>
          </w:rPr>
        </w:r>
      </w:ins>
      <w:r>
        <w:rPr>
          <w:noProof/>
          <w:webHidden/>
        </w:rPr>
        <w:fldChar w:fldCharType="separate"/>
      </w:r>
      <w:ins w:id="302" w:author="Akilan Rathakrishnan" w:date="2017-01-18T13:52:00Z">
        <w:r>
          <w:rPr>
            <w:noProof/>
            <w:webHidden/>
          </w:rPr>
          <w:t>63</w:t>
        </w:r>
        <w:r>
          <w:rPr>
            <w:noProof/>
            <w:webHidden/>
          </w:rPr>
          <w:fldChar w:fldCharType="end"/>
        </w:r>
        <w:r w:rsidRPr="008759C9">
          <w:rPr>
            <w:rStyle w:val="Hyperlink"/>
            <w:noProof/>
          </w:rPr>
          <w:fldChar w:fldCharType="end"/>
        </w:r>
      </w:ins>
    </w:p>
    <w:p w:rsidR="00ED4BDA" w:rsidRDefault="00ED4BDA">
      <w:pPr>
        <w:pStyle w:val="TOC3"/>
        <w:tabs>
          <w:tab w:val="left" w:pos="1440"/>
          <w:tab w:val="right" w:leader="dot" w:pos="8630"/>
        </w:tabs>
        <w:rPr>
          <w:ins w:id="303" w:author="Akilan Rathakrishnan" w:date="2017-01-18T13:52:00Z"/>
          <w:rFonts w:asciiTheme="minorHAnsi" w:eastAsiaTheme="minorEastAsia" w:hAnsiTheme="minorHAnsi" w:cstheme="minorBidi"/>
          <w:noProof/>
          <w:sz w:val="22"/>
          <w:szCs w:val="22"/>
        </w:rPr>
      </w:pPr>
      <w:ins w:id="304"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"_Toc472510948"</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7.1.2.</w:t>
        </w:r>
        <w:r>
          <w:rPr>
            <w:rFonts w:asciiTheme="minorHAnsi" w:eastAsiaTheme="minorEastAsia" w:hAnsiTheme="minorHAnsi" w:cstheme="minorBidi"/>
            <w:noProof/>
            <w:sz w:val="22"/>
            <w:szCs w:val="22"/>
          </w:rPr>
          <w:tab/>
        </w:r>
        <w:r w:rsidRPr="008759C9">
          <w:rPr>
            <w:rStyle w:val="Hyperlink"/>
            <w:rFonts w:ascii="Calibri" w:hAnsi="Calibri"/>
            <w:noProof/>
          </w:rPr>
          <w:t>Software Related Design</w:t>
        </w:r>
        <w:r>
          <w:rPr>
            <w:noProof/>
            <w:webHidden/>
          </w:rPr>
          <w:tab/>
        </w:r>
        <w:r>
          <w:rPr>
            <w:noProof/>
            <w:webHidden/>
          </w:rPr>
          <w:fldChar w:fldCharType="begin"/>
        </w:r>
        <w:r>
          <w:rPr>
            <w:noProof/>
            <w:webHidden/>
          </w:rPr>
          <w:instrText xml:space="preserve"> PAGEREF _Toc472510948 \h </w:instrText>
        </w:r>
        <w:r>
          <w:rPr>
            <w:noProof/>
            <w:webHidden/>
          </w:rPr>
        </w:r>
      </w:ins>
      <w:r>
        <w:rPr>
          <w:noProof/>
          <w:webHidden/>
        </w:rPr>
        <w:fldChar w:fldCharType="separate"/>
      </w:r>
      <w:ins w:id="305" w:author="Akilan Rathakrishnan" w:date="2017-01-18T13:52:00Z">
        <w:r>
          <w:rPr>
            <w:noProof/>
            <w:webHidden/>
          </w:rPr>
          <w:t>63</w:t>
        </w:r>
        <w:r>
          <w:rPr>
            <w:noProof/>
            <w:webHidden/>
          </w:rPr>
          <w:fldChar w:fldCharType="end"/>
        </w:r>
        <w:r w:rsidRPr="008759C9">
          <w:rPr>
            <w:rStyle w:val="Hyperlink"/>
            <w:noProof/>
          </w:rPr>
          <w:fldChar w:fldCharType="end"/>
        </w:r>
      </w:ins>
    </w:p>
    <w:p w:rsidR="00ED4BDA" w:rsidRDefault="00ED4BDA">
      <w:pPr>
        <w:pStyle w:val="TOC2"/>
        <w:tabs>
          <w:tab w:val="left" w:pos="960"/>
          <w:tab w:val="right" w:leader="dot" w:pos="8630"/>
        </w:tabs>
        <w:rPr>
          <w:ins w:id="306" w:author="Akilan Rathakrishnan" w:date="2017-01-18T13:52:00Z"/>
          <w:rFonts w:asciiTheme="minorHAnsi" w:eastAsiaTheme="minorEastAsia" w:hAnsiTheme="minorHAnsi" w:cstheme="minorBidi"/>
          <w:noProof/>
          <w:sz w:val="22"/>
          <w:szCs w:val="22"/>
        </w:rPr>
      </w:pPr>
      <w:ins w:id="307"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"_Toc472510949"</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rFonts w:ascii="Calibri" w:hAnsi="Calibri"/>
            <w:noProof/>
          </w:rPr>
          <w:t>7.2.</w:t>
        </w:r>
        <w:r>
          <w:rPr>
            <w:rFonts w:asciiTheme="minorHAnsi" w:eastAsiaTheme="minorEastAsia" w:hAnsiTheme="minorHAnsi" w:cstheme="minorBidi"/>
            <w:noProof/>
            <w:sz w:val="22"/>
            <w:szCs w:val="22"/>
          </w:rPr>
          <w:tab/>
        </w:r>
        <w:r w:rsidRPr="008759C9">
          <w:rPr>
            <w:rStyle w:val="Hyperlink"/>
            <w:rFonts w:ascii="Calibri" w:hAnsi="Calibri"/>
            <w:noProof/>
          </w:rPr>
          <w:t>Imc Signal Mapping for Receiving FDDs</w:t>
        </w:r>
        <w:r>
          <w:rPr>
            <w:noProof/>
            <w:webHidden/>
          </w:rPr>
          <w:tab/>
        </w:r>
        <w:r>
          <w:rPr>
            <w:noProof/>
            <w:webHidden/>
          </w:rPr>
          <w:fldChar w:fldCharType="begin"/>
        </w:r>
        <w:r>
          <w:rPr>
            <w:noProof/>
            <w:webHidden/>
          </w:rPr>
          <w:instrText xml:space="preserve"> PAGEREF _Toc472510949 \h </w:instrText>
        </w:r>
        <w:r>
          <w:rPr>
            <w:noProof/>
            <w:webHidden/>
          </w:rPr>
        </w:r>
      </w:ins>
      <w:r>
        <w:rPr>
          <w:noProof/>
          <w:webHidden/>
        </w:rPr>
        <w:fldChar w:fldCharType="separate"/>
      </w:r>
      <w:ins w:id="308" w:author="Akilan Rathakrishnan" w:date="2017-01-18T13:52:00Z">
        <w:r>
          <w:rPr>
            <w:noProof/>
            <w:webHidden/>
          </w:rPr>
          <w:t>69</w:t>
        </w:r>
        <w:r>
          <w:rPr>
            <w:noProof/>
            <w:webHidden/>
          </w:rPr>
          <w:fldChar w:fldCharType="end"/>
        </w:r>
        <w:r w:rsidRPr="008759C9">
          <w:rPr>
            <w:rStyle w:val="Hyperlink"/>
            <w:noProof/>
          </w:rPr>
          <w:fldChar w:fldCharType="end"/>
        </w:r>
      </w:ins>
    </w:p>
    <w:p w:rsidR="00ED4BDA" w:rsidRDefault="00ED4BDA">
      <w:pPr>
        <w:pStyle w:val="TOC3"/>
        <w:tabs>
          <w:tab w:val="left" w:pos="1440"/>
          <w:tab w:val="right" w:leader="dot" w:pos="8630"/>
        </w:tabs>
        <w:rPr>
          <w:ins w:id="309" w:author="Akilan Rathakrishnan" w:date="2017-01-18T13:52:00Z"/>
          <w:rFonts w:asciiTheme="minorHAnsi" w:eastAsiaTheme="minorEastAsia" w:hAnsiTheme="minorHAnsi" w:cstheme="minorBidi"/>
          <w:noProof/>
          <w:sz w:val="22"/>
          <w:szCs w:val="22"/>
        </w:rPr>
      </w:pPr>
      <w:ins w:id="310"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"_Toc472510950"</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7.2.1.</w:t>
        </w:r>
        <w:r>
          <w:rPr>
            <w:rFonts w:asciiTheme="minorHAnsi" w:eastAsiaTheme="minorEastAsia" w:hAnsiTheme="minorHAnsi" w:cstheme="minorBidi"/>
            <w:noProof/>
            <w:sz w:val="22"/>
            <w:szCs w:val="22"/>
          </w:rPr>
          <w:tab/>
        </w:r>
        <w:r w:rsidRPr="008759C9">
          <w:rPr>
            <w:rStyle w:val="Hyperlink"/>
            <w:rFonts w:ascii="Calibri" w:hAnsi="Calibri"/>
            <w:noProof/>
          </w:rPr>
          <w:t>Hardware Related Design</w:t>
        </w:r>
        <w:r>
          <w:rPr>
            <w:noProof/>
            <w:webHidden/>
          </w:rPr>
          <w:tab/>
        </w:r>
        <w:r>
          <w:rPr>
            <w:noProof/>
            <w:webHidden/>
          </w:rPr>
          <w:fldChar w:fldCharType="begin"/>
        </w:r>
        <w:r>
          <w:rPr>
            <w:noProof/>
            <w:webHidden/>
          </w:rPr>
          <w:instrText xml:space="preserve"> PAGEREF _Toc472510950 \h </w:instrText>
        </w:r>
        <w:r>
          <w:rPr>
            <w:noProof/>
            <w:webHidden/>
          </w:rPr>
        </w:r>
      </w:ins>
      <w:r>
        <w:rPr>
          <w:noProof/>
          <w:webHidden/>
        </w:rPr>
        <w:fldChar w:fldCharType="separate"/>
      </w:r>
      <w:ins w:id="311" w:author="Akilan Rathakrishnan" w:date="2017-01-18T13:52:00Z">
        <w:r>
          <w:rPr>
            <w:noProof/>
            <w:webHidden/>
          </w:rPr>
          <w:t>69</w:t>
        </w:r>
        <w:r>
          <w:rPr>
            <w:noProof/>
            <w:webHidden/>
          </w:rPr>
          <w:fldChar w:fldCharType="end"/>
        </w:r>
        <w:r w:rsidRPr="008759C9">
          <w:rPr>
            <w:rStyle w:val="Hyperlink"/>
            <w:noProof/>
          </w:rPr>
          <w:fldChar w:fldCharType="end"/>
        </w:r>
      </w:ins>
    </w:p>
    <w:p w:rsidR="00ED4BDA" w:rsidRDefault="00ED4BDA">
      <w:pPr>
        <w:pStyle w:val="TOC3"/>
        <w:tabs>
          <w:tab w:val="left" w:pos="1440"/>
          <w:tab w:val="right" w:leader="dot" w:pos="8630"/>
        </w:tabs>
        <w:rPr>
          <w:ins w:id="312" w:author="Akilan Rathakrishnan" w:date="2017-01-18T13:52:00Z"/>
          <w:rFonts w:asciiTheme="minorHAnsi" w:eastAsiaTheme="minorEastAsia" w:hAnsiTheme="minorHAnsi" w:cstheme="minorBidi"/>
          <w:noProof/>
          <w:sz w:val="22"/>
          <w:szCs w:val="22"/>
        </w:rPr>
      </w:pPr>
      <w:ins w:id="313"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"_Toc472510951"</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7.2.2.</w:t>
        </w:r>
        <w:r>
          <w:rPr>
            <w:rFonts w:asciiTheme="minorHAnsi" w:eastAsiaTheme="minorEastAsia" w:hAnsiTheme="minorHAnsi" w:cstheme="minorBidi"/>
            <w:noProof/>
            <w:sz w:val="22"/>
            <w:szCs w:val="22"/>
          </w:rPr>
          <w:tab/>
        </w:r>
        <w:r w:rsidRPr="008759C9">
          <w:rPr>
            <w:rStyle w:val="Hyperlink"/>
            <w:rFonts w:ascii="Calibri" w:hAnsi="Calibri"/>
            <w:noProof/>
          </w:rPr>
          <w:t>Software Related Design</w:t>
        </w:r>
        <w:r>
          <w:rPr>
            <w:noProof/>
            <w:webHidden/>
          </w:rPr>
          <w:tab/>
        </w:r>
        <w:r>
          <w:rPr>
            <w:noProof/>
            <w:webHidden/>
          </w:rPr>
          <w:fldChar w:fldCharType="begin"/>
        </w:r>
        <w:r>
          <w:rPr>
            <w:noProof/>
            <w:webHidden/>
          </w:rPr>
          <w:instrText xml:space="preserve"> PAGEREF _Toc472510951 \h </w:instrText>
        </w:r>
        <w:r>
          <w:rPr>
            <w:noProof/>
            <w:webHidden/>
          </w:rPr>
        </w:r>
      </w:ins>
      <w:r>
        <w:rPr>
          <w:noProof/>
          <w:webHidden/>
        </w:rPr>
        <w:fldChar w:fldCharType="separate"/>
      </w:r>
      <w:ins w:id="314" w:author="Akilan Rathakrishnan" w:date="2017-01-18T13:52:00Z">
        <w:r>
          <w:rPr>
            <w:noProof/>
            <w:webHidden/>
          </w:rPr>
          <w:t>69</w:t>
        </w:r>
        <w:r>
          <w:rPr>
            <w:noProof/>
            <w:webHidden/>
          </w:rPr>
          <w:fldChar w:fldCharType="end"/>
        </w:r>
        <w:r w:rsidRPr="008759C9">
          <w:rPr>
            <w:rStyle w:val="Hyperlink"/>
            <w:noProof/>
          </w:rPr>
          <w:fldChar w:fldCharType="end"/>
        </w:r>
      </w:ins>
    </w:p>
    <w:p w:rsidR="00ED4BDA" w:rsidRDefault="00ED4BDA">
      <w:pPr>
        <w:pStyle w:val="TOC2"/>
        <w:tabs>
          <w:tab w:val="left" w:pos="960"/>
          <w:tab w:val="right" w:leader="dot" w:pos="8630"/>
        </w:tabs>
        <w:rPr>
          <w:ins w:id="315" w:author="Akilan Rathakrishnan" w:date="2017-01-18T13:52:00Z"/>
          <w:rFonts w:asciiTheme="minorHAnsi" w:eastAsiaTheme="minorEastAsia" w:hAnsiTheme="minorHAnsi" w:cstheme="minorBidi"/>
          <w:noProof/>
          <w:sz w:val="22"/>
          <w:szCs w:val="22"/>
        </w:rPr>
      </w:pPr>
      <w:ins w:id="316"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"_Toc472510952"</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rFonts w:ascii="Calibri" w:hAnsi="Calibri"/>
            <w:noProof/>
          </w:rPr>
          <w:t>7.3.</w:t>
        </w:r>
        <w:r>
          <w:rPr>
            <w:rFonts w:asciiTheme="minorHAnsi" w:eastAsiaTheme="minorEastAsia" w:hAnsiTheme="minorHAnsi" w:cstheme="minorBidi"/>
            <w:noProof/>
            <w:sz w:val="22"/>
            <w:szCs w:val="22"/>
          </w:rPr>
          <w:tab/>
        </w:r>
        <w:r w:rsidRPr="008759C9">
          <w:rPr>
            <w:rStyle w:val="Hyperlink"/>
            <w:rFonts w:ascii="Calibri" w:hAnsi="Calibri"/>
            <w:noProof/>
          </w:rPr>
          <w:t>Enumerations - Signal Status, Extended Signal Status and Signal Source</w:t>
        </w:r>
        <w:r>
          <w:rPr>
            <w:noProof/>
            <w:webHidden/>
          </w:rPr>
          <w:tab/>
        </w:r>
        <w:r>
          <w:rPr>
            <w:noProof/>
            <w:webHidden/>
          </w:rPr>
          <w:fldChar w:fldCharType="begin"/>
        </w:r>
        <w:r>
          <w:rPr>
            <w:noProof/>
            <w:webHidden/>
          </w:rPr>
          <w:instrText xml:space="preserve"> PAGEREF _Toc472510952 \h </w:instrText>
        </w:r>
        <w:r>
          <w:rPr>
            <w:noProof/>
            <w:webHidden/>
          </w:rPr>
        </w:r>
      </w:ins>
      <w:r>
        <w:rPr>
          <w:noProof/>
          <w:webHidden/>
        </w:rPr>
        <w:fldChar w:fldCharType="separate"/>
      </w:r>
      <w:ins w:id="317" w:author="Akilan Rathakrishnan" w:date="2017-01-18T13:52:00Z">
        <w:r>
          <w:rPr>
            <w:noProof/>
            <w:webHidden/>
          </w:rPr>
          <w:t>69</w:t>
        </w:r>
        <w:r>
          <w:rPr>
            <w:noProof/>
            <w:webHidden/>
          </w:rPr>
          <w:fldChar w:fldCharType="end"/>
        </w:r>
        <w:r w:rsidRPr="008759C9">
          <w:rPr>
            <w:rStyle w:val="Hyperlink"/>
            <w:noProof/>
          </w:rPr>
          <w:fldChar w:fldCharType="end"/>
        </w:r>
      </w:ins>
    </w:p>
    <w:p w:rsidR="00ED4BDA" w:rsidRDefault="00ED4BDA">
      <w:pPr>
        <w:pStyle w:val="TOC3"/>
        <w:tabs>
          <w:tab w:val="left" w:pos="1440"/>
          <w:tab w:val="right" w:leader="dot" w:pos="8630"/>
        </w:tabs>
        <w:rPr>
          <w:ins w:id="318" w:author="Akilan Rathakrishnan" w:date="2017-01-18T13:52:00Z"/>
          <w:rFonts w:asciiTheme="minorHAnsi" w:eastAsiaTheme="minorEastAsia" w:hAnsiTheme="minorHAnsi" w:cstheme="minorBidi"/>
          <w:noProof/>
          <w:sz w:val="22"/>
          <w:szCs w:val="22"/>
        </w:rPr>
      </w:pPr>
      <w:ins w:id="319"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"_Toc472510953"</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7.3.1.</w:t>
        </w:r>
        <w:r>
          <w:rPr>
            <w:rFonts w:asciiTheme="minorHAnsi" w:eastAsiaTheme="minorEastAsia" w:hAnsiTheme="minorHAnsi" w:cstheme="minorBidi"/>
            <w:noProof/>
            <w:sz w:val="22"/>
            <w:szCs w:val="22"/>
          </w:rPr>
          <w:tab/>
        </w:r>
        <w:r w:rsidRPr="008759C9">
          <w:rPr>
            <w:rStyle w:val="Hyperlink"/>
            <w:rFonts w:ascii="Calibri" w:hAnsi="Calibri"/>
            <w:noProof/>
          </w:rPr>
          <w:t>Hardware Related Design</w:t>
        </w:r>
        <w:r>
          <w:rPr>
            <w:noProof/>
            <w:webHidden/>
          </w:rPr>
          <w:tab/>
        </w:r>
        <w:r>
          <w:rPr>
            <w:noProof/>
            <w:webHidden/>
          </w:rPr>
          <w:fldChar w:fldCharType="begin"/>
        </w:r>
        <w:r>
          <w:rPr>
            <w:noProof/>
            <w:webHidden/>
          </w:rPr>
          <w:instrText xml:space="preserve"> PAGEREF _Toc472510953 \h </w:instrText>
        </w:r>
        <w:r>
          <w:rPr>
            <w:noProof/>
            <w:webHidden/>
          </w:rPr>
        </w:r>
      </w:ins>
      <w:r>
        <w:rPr>
          <w:noProof/>
          <w:webHidden/>
        </w:rPr>
        <w:fldChar w:fldCharType="separate"/>
      </w:r>
      <w:ins w:id="320" w:author="Akilan Rathakrishnan" w:date="2017-01-18T13:52:00Z">
        <w:r>
          <w:rPr>
            <w:noProof/>
            <w:webHidden/>
          </w:rPr>
          <w:t>69</w:t>
        </w:r>
        <w:r>
          <w:rPr>
            <w:noProof/>
            <w:webHidden/>
          </w:rPr>
          <w:fldChar w:fldCharType="end"/>
        </w:r>
        <w:r w:rsidRPr="008759C9">
          <w:rPr>
            <w:rStyle w:val="Hyperlink"/>
            <w:noProof/>
          </w:rPr>
          <w:fldChar w:fldCharType="end"/>
        </w:r>
      </w:ins>
    </w:p>
    <w:p w:rsidR="00ED4BDA" w:rsidRDefault="00ED4BDA">
      <w:pPr>
        <w:pStyle w:val="TOC3"/>
        <w:tabs>
          <w:tab w:val="left" w:pos="1440"/>
          <w:tab w:val="right" w:leader="dot" w:pos="8630"/>
        </w:tabs>
        <w:rPr>
          <w:ins w:id="321" w:author="Akilan Rathakrishnan" w:date="2017-01-18T13:52:00Z"/>
          <w:rFonts w:asciiTheme="minorHAnsi" w:eastAsiaTheme="minorEastAsia" w:hAnsiTheme="minorHAnsi" w:cstheme="minorBidi"/>
          <w:noProof/>
          <w:sz w:val="22"/>
          <w:szCs w:val="22"/>
        </w:rPr>
      </w:pPr>
      <w:ins w:id="322"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"_Toc472510954"</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noProof/>
          </w:rPr>
          <w:t>7.3.2.</w:t>
        </w:r>
        <w:r>
          <w:rPr>
            <w:rFonts w:asciiTheme="minorHAnsi" w:eastAsiaTheme="minorEastAsia" w:hAnsiTheme="minorHAnsi" w:cstheme="minorBidi"/>
            <w:noProof/>
            <w:sz w:val="22"/>
            <w:szCs w:val="22"/>
          </w:rPr>
          <w:tab/>
        </w:r>
        <w:r w:rsidRPr="008759C9">
          <w:rPr>
            <w:rStyle w:val="Hyperlink"/>
            <w:rFonts w:ascii="Calibri" w:hAnsi="Calibri"/>
            <w:noProof/>
          </w:rPr>
          <w:t>Software Related Design</w:t>
        </w:r>
        <w:r>
          <w:rPr>
            <w:noProof/>
            <w:webHidden/>
          </w:rPr>
          <w:tab/>
        </w:r>
        <w:r>
          <w:rPr>
            <w:noProof/>
            <w:webHidden/>
          </w:rPr>
          <w:fldChar w:fldCharType="begin"/>
        </w:r>
        <w:r>
          <w:rPr>
            <w:noProof/>
            <w:webHidden/>
          </w:rPr>
          <w:instrText xml:space="preserve"> PAGEREF _Toc472510954 \h </w:instrText>
        </w:r>
        <w:r>
          <w:rPr>
            <w:noProof/>
            <w:webHidden/>
          </w:rPr>
        </w:r>
      </w:ins>
      <w:r>
        <w:rPr>
          <w:noProof/>
          <w:webHidden/>
        </w:rPr>
        <w:fldChar w:fldCharType="separate"/>
      </w:r>
      <w:ins w:id="323" w:author="Akilan Rathakrishnan" w:date="2017-01-18T13:52:00Z">
        <w:r>
          <w:rPr>
            <w:noProof/>
            <w:webHidden/>
          </w:rPr>
          <w:t>69</w:t>
        </w:r>
        <w:r>
          <w:rPr>
            <w:noProof/>
            <w:webHidden/>
          </w:rPr>
          <w:fldChar w:fldCharType="end"/>
        </w:r>
        <w:r w:rsidRPr="008759C9">
          <w:rPr>
            <w:rStyle w:val="Hyperlink"/>
            <w:noProof/>
          </w:rPr>
          <w:fldChar w:fldCharType="end"/>
        </w:r>
      </w:ins>
    </w:p>
    <w:p w:rsidR="00ED4BDA" w:rsidRDefault="00ED4BDA">
      <w:pPr>
        <w:pStyle w:val="TOC1"/>
        <w:tabs>
          <w:tab w:val="left" w:pos="480"/>
          <w:tab w:val="right" w:leader="dot" w:pos="8630"/>
        </w:tabs>
        <w:rPr>
          <w:ins w:id="324" w:author="Akilan Rathakrishnan" w:date="2017-01-18T13:52:00Z"/>
          <w:rFonts w:asciiTheme="minorHAnsi" w:eastAsiaTheme="minorEastAsia" w:hAnsiTheme="minorHAnsi" w:cstheme="minorBidi"/>
          <w:noProof/>
          <w:sz w:val="22"/>
          <w:szCs w:val="22"/>
        </w:rPr>
      </w:pPr>
      <w:ins w:id="325" w:author="Akilan Rathakrishnan" w:date="2017-01-18T13:52:00Z">
        <w:r w:rsidRPr="008759C9">
          <w:rPr>
            <w:rStyle w:val="Hyperlink"/>
            <w:noProof/>
          </w:rPr>
          <w:fldChar w:fldCharType="begin"/>
        </w:r>
        <w:r w:rsidRPr="008759C9">
          <w:rPr>
            <w:rStyle w:val="Hyperlink"/>
            <w:noProof/>
          </w:rPr>
          <w:instrText xml:space="preserve"> </w:instrText>
        </w:r>
        <w:r>
          <w:rPr>
            <w:noProof/>
          </w:rPr>
          <w:instrText>HYPERLINK \l "_Toc472510955"</w:instrText>
        </w:r>
        <w:r w:rsidRPr="008759C9">
          <w:rPr>
            <w:rStyle w:val="Hyperlink"/>
            <w:noProof/>
          </w:rPr>
          <w:instrText xml:space="preserve"> </w:instrText>
        </w:r>
        <w:r w:rsidRPr="008759C9">
          <w:rPr>
            <w:rStyle w:val="Hyperlink"/>
            <w:noProof/>
          </w:rPr>
        </w:r>
        <w:r w:rsidRPr="008759C9">
          <w:rPr>
            <w:rStyle w:val="Hyperlink"/>
            <w:noProof/>
          </w:rPr>
          <w:fldChar w:fldCharType="separate"/>
        </w:r>
        <w:r w:rsidRPr="008759C9">
          <w:rPr>
            <w:rStyle w:val="Hyperlink"/>
            <w:rFonts w:ascii="Calibri" w:hAnsi="Calibri"/>
            <w:noProof/>
          </w:rPr>
          <w:t>8.</w:t>
        </w:r>
        <w:r>
          <w:rPr>
            <w:rFonts w:asciiTheme="minorHAnsi" w:eastAsiaTheme="minorEastAsia" w:hAnsiTheme="minorHAnsi" w:cstheme="minorBidi"/>
            <w:noProof/>
            <w:sz w:val="22"/>
            <w:szCs w:val="22"/>
          </w:rPr>
          <w:tab/>
        </w:r>
        <w:r w:rsidRPr="008759C9">
          <w:rPr>
            <w:rStyle w:val="Hyperlink"/>
            <w:rFonts w:ascii="Calibri" w:hAnsi="Calibri"/>
            <w:noProof/>
          </w:rPr>
          <w:t>Revision Record &amp; Change Approval</w:t>
        </w:r>
        <w:r>
          <w:rPr>
            <w:noProof/>
            <w:webHidden/>
          </w:rPr>
          <w:tab/>
        </w:r>
        <w:r>
          <w:rPr>
            <w:noProof/>
            <w:webHidden/>
          </w:rPr>
          <w:fldChar w:fldCharType="begin"/>
        </w:r>
        <w:r>
          <w:rPr>
            <w:noProof/>
            <w:webHidden/>
          </w:rPr>
          <w:instrText xml:space="preserve"> PAGEREF _Toc472510955 \h </w:instrText>
        </w:r>
        <w:r>
          <w:rPr>
            <w:noProof/>
            <w:webHidden/>
          </w:rPr>
        </w:r>
      </w:ins>
      <w:r>
        <w:rPr>
          <w:noProof/>
          <w:webHidden/>
        </w:rPr>
        <w:fldChar w:fldCharType="separate"/>
      </w:r>
      <w:ins w:id="326" w:author="Akilan Rathakrishnan" w:date="2017-01-18T13:52:00Z">
        <w:r>
          <w:rPr>
            <w:noProof/>
            <w:webHidden/>
          </w:rPr>
          <w:t>70</w:t>
        </w:r>
        <w:r>
          <w:rPr>
            <w:noProof/>
            <w:webHidden/>
          </w:rPr>
          <w:fldChar w:fldCharType="end"/>
        </w:r>
        <w:r w:rsidRPr="008759C9">
          <w:rPr>
            <w:rStyle w:val="Hyperlink"/>
            <w:noProof/>
          </w:rPr>
          <w:fldChar w:fldCharType="end"/>
        </w:r>
      </w:ins>
    </w:p>
    <w:p w:rsidR="00ED4BDA" w:rsidDel="00ED4BDA" w:rsidRDefault="00ED4BDA">
      <w:pPr>
        <w:pStyle w:val="TOC1"/>
        <w:tabs>
          <w:tab w:val="left" w:pos="480"/>
          <w:tab w:val="right" w:leader="dot" w:pos="8630"/>
        </w:tabs>
        <w:rPr>
          <w:del w:id="327" w:author="Akilan Rathakrishnan" w:date="2017-01-18T13:52:00Z"/>
          <w:noProof/>
        </w:rPr>
      </w:pPr>
    </w:p>
    <w:p w:rsidR="00C941DC" w:rsidDel="00ED4BDA" w:rsidRDefault="00C941DC">
      <w:pPr>
        <w:pStyle w:val="TOC1"/>
        <w:tabs>
          <w:tab w:val="left" w:pos="480"/>
          <w:tab w:val="right" w:leader="dot" w:pos="8630"/>
        </w:tabs>
        <w:rPr>
          <w:del w:id="328" w:author="Akilan Rathakrishnan" w:date="2017-01-18T13:52:00Z"/>
          <w:noProof/>
        </w:rPr>
      </w:pPr>
    </w:p>
    <w:p w:rsidR="00C941DC" w:rsidDel="00ED4BDA" w:rsidRDefault="00C941DC">
      <w:pPr>
        <w:pStyle w:val="TOC1"/>
        <w:tabs>
          <w:tab w:val="left" w:pos="480"/>
          <w:tab w:val="right" w:leader="dot" w:pos="8630"/>
        </w:tabs>
        <w:rPr>
          <w:del w:id="329" w:author="Akilan Rathakrishnan" w:date="2017-01-18T13:52:00Z"/>
          <w:rFonts w:asciiTheme="minorHAnsi" w:eastAsiaTheme="minorEastAsia" w:hAnsiTheme="minorHAnsi" w:cstheme="minorBidi"/>
          <w:noProof/>
          <w:sz w:val="22"/>
          <w:szCs w:val="22"/>
        </w:rPr>
      </w:pPr>
      <w:del w:id="330" w:author="Akilan Rathakrishnan" w:date="2017-01-18T13:52:00Z">
        <w:r w:rsidRPr="00ED4BDA" w:rsidDel="00ED4BDA">
          <w:rPr>
            <w:rFonts w:ascii="Calibri" w:hAnsi="Calibri"/>
            <w:noProof/>
            <w:rPrChange w:id="331" w:author="Akilan Rathakrishnan" w:date="2017-01-18T13:52:00Z">
              <w:rPr>
                <w:rStyle w:val="Hyperlink"/>
                <w:rFonts w:ascii="Calibri" w:hAnsi="Calibri"/>
                <w:noProof/>
              </w:rPr>
            </w:rPrChange>
          </w:rPr>
          <w:delText>1.</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332" w:author="Akilan Rathakrishnan" w:date="2017-01-18T13:52:00Z">
              <w:rPr>
                <w:rStyle w:val="Hyperlink"/>
                <w:rFonts w:ascii="Calibri" w:hAnsi="Calibri"/>
                <w:noProof/>
              </w:rPr>
            </w:rPrChange>
          </w:rPr>
          <w:delText>High Level Description</w:delText>
        </w:r>
        <w:r w:rsidDel="00ED4BDA">
          <w:rPr>
            <w:noProof/>
            <w:webHidden/>
          </w:rPr>
          <w:tab/>
          <w:delText>3</w:delText>
        </w:r>
      </w:del>
    </w:p>
    <w:p w:rsidR="00C941DC" w:rsidDel="00ED4BDA" w:rsidRDefault="00C941DC">
      <w:pPr>
        <w:pStyle w:val="TOC1"/>
        <w:tabs>
          <w:tab w:val="left" w:pos="480"/>
          <w:tab w:val="right" w:leader="dot" w:pos="8630"/>
        </w:tabs>
        <w:rPr>
          <w:del w:id="333" w:author="Akilan Rathakrishnan" w:date="2017-01-18T13:52:00Z"/>
          <w:rFonts w:asciiTheme="minorHAnsi" w:eastAsiaTheme="minorEastAsia" w:hAnsiTheme="minorHAnsi" w:cstheme="minorBidi"/>
          <w:noProof/>
          <w:sz w:val="22"/>
          <w:szCs w:val="22"/>
        </w:rPr>
      </w:pPr>
      <w:del w:id="334" w:author="Akilan Rathakrishnan" w:date="2017-01-18T13:52:00Z">
        <w:r w:rsidRPr="00ED4BDA" w:rsidDel="00ED4BDA">
          <w:rPr>
            <w:rFonts w:ascii="Calibri" w:hAnsi="Calibri"/>
            <w:noProof/>
            <w:rPrChange w:id="335" w:author="Akilan Rathakrishnan" w:date="2017-01-18T13:52:00Z">
              <w:rPr>
                <w:rStyle w:val="Hyperlink"/>
                <w:rFonts w:ascii="Calibri" w:hAnsi="Calibri"/>
                <w:noProof/>
              </w:rPr>
            </w:rPrChange>
          </w:rPr>
          <w:delText>2.</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336" w:author="Akilan Rathakrishnan" w:date="2017-01-18T13:52:00Z">
              <w:rPr>
                <w:rStyle w:val="Hyperlink"/>
                <w:rFonts w:ascii="Calibri" w:hAnsi="Calibri"/>
                <w:noProof/>
              </w:rPr>
            </w:rPrChange>
          </w:rPr>
          <w:delText>Function I/O</w:delText>
        </w:r>
        <w:r w:rsidDel="00ED4BDA">
          <w:rPr>
            <w:noProof/>
            <w:webHidden/>
          </w:rPr>
          <w:tab/>
          <w:delText>4</w:delText>
        </w:r>
      </w:del>
    </w:p>
    <w:p w:rsidR="00C941DC" w:rsidDel="00ED4BDA" w:rsidRDefault="00C941DC">
      <w:pPr>
        <w:pStyle w:val="TOC2"/>
        <w:tabs>
          <w:tab w:val="left" w:pos="960"/>
          <w:tab w:val="right" w:leader="dot" w:pos="8630"/>
        </w:tabs>
        <w:rPr>
          <w:del w:id="337" w:author="Akilan Rathakrishnan" w:date="2017-01-18T13:52:00Z"/>
          <w:rFonts w:asciiTheme="minorHAnsi" w:eastAsiaTheme="minorEastAsia" w:hAnsiTheme="minorHAnsi" w:cstheme="minorBidi"/>
          <w:noProof/>
          <w:sz w:val="22"/>
          <w:szCs w:val="22"/>
        </w:rPr>
      </w:pPr>
      <w:del w:id="338" w:author="Akilan Rathakrishnan" w:date="2017-01-18T13:52:00Z">
        <w:r w:rsidRPr="00ED4BDA" w:rsidDel="00ED4BDA">
          <w:rPr>
            <w:rFonts w:ascii="Calibri" w:hAnsi="Calibri"/>
            <w:noProof/>
            <w:rPrChange w:id="339" w:author="Akilan Rathakrishnan" w:date="2017-01-18T13:52:00Z">
              <w:rPr>
                <w:rStyle w:val="Hyperlink"/>
                <w:rFonts w:ascii="Calibri" w:hAnsi="Calibri"/>
                <w:noProof/>
              </w:rPr>
            </w:rPrChange>
          </w:rPr>
          <w:delText>2.1.</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340" w:author="Akilan Rathakrishnan" w:date="2017-01-18T13:52:00Z">
              <w:rPr>
                <w:rStyle w:val="Hyperlink"/>
                <w:rFonts w:ascii="Calibri" w:hAnsi="Calibri"/>
                <w:noProof/>
              </w:rPr>
            </w:rPrChange>
          </w:rPr>
          <w:delText>Input Description</w:delText>
        </w:r>
        <w:r w:rsidDel="00ED4BDA">
          <w:rPr>
            <w:noProof/>
            <w:webHidden/>
          </w:rPr>
          <w:tab/>
          <w:delText>4</w:delText>
        </w:r>
      </w:del>
    </w:p>
    <w:p w:rsidR="00C941DC" w:rsidDel="00ED4BDA" w:rsidRDefault="00C941DC">
      <w:pPr>
        <w:pStyle w:val="TOC2"/>
        <w:tabs>
          <w:tab w:val="left" w:pos="960"/>
          <w:tab w:val="right" w:leader="dot" w:pos="8630"/>
        </w:tabs>
        <w:rPr>
          <w:del w:id="341" w:author="Akilan Rathakrishnan" w:date="2017-01-18T13:52:00Z"/>
          <w:rFonts w:asciiTheme="minorHAnsi" w:eastAsiaTheme="minorEastAsia" w:hAnsiTheme="minorHAnsi" w:cstheme="minorBidi"/>
          <w:noProof/>
          <w:sz w:val="22"/>
          <w:szCs w:val="22"/>
        </w:rPr>
      </w:pPr>
      <w:del w:id="342" w:author="Akilan Rathakrishnan" w:date="2017-01-18T13:52:00Z">
        <w:r w:rsidRPr="00ED4BDA" w:rsidDel="00ED4BDA">
          <w:rPr>
            <w:rFonts w:ascii="Calibri" w:hAnsi="Calibri"/>
            <w:noProof/>
            <w:rPrChange w:id="343" w:author="Akilan Rathakrishnan" w:date="2017-01-18T13:52:00Z">
              <w:rPr>
                <w:rStyle w:val="Hyperlink"/>
                <w:rFonts w:ascii="Calibri" w:hAnsi="Calibri"/>
                <w:noProof/>
              </w:rPr>
            </w:rPrChange>
          </w:rPr>
          <w:delText>2.2.</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344" w:author="Akilan Rathakrishnan" w:date="2017-01-18T13:52:00Z">
              <w:rPr>
                <w:rStyle w:val="Hyperlink"/>
                <w:rFonts w:ascii="Calibri" w:hAnsi="Calibri"/>
                <w:noProof/>
              </w:rPr>
            </w:rPrChange>
          </w:rPr>
          <w:delText>Output Description</w:delText>
        </w:r>
        <w:r w:rsidDel="00ED4BDA">
          <w:rPr>
            <w:noProof/>
            <w:webHidden/>
          </w:rPr>
          <w:tab/>
          <w:delText>4</w:delText>
        </w:r>
      </w:del>
    </w:p>
    <w:p w:rsidR="00C941DC" w:rsidDel="00ED4BDA" w:rsidRDefault="00C941DC">
      <w:pPr>
        <w:pStyle w:val="TOC2"/>
        <w:tabs>
          <w:tab w:val="left" w:pos="960"/>
          <w:tab w:val="right" w:leader="dot" w:pos="8630"/>
        </w:tabs>
        <w:rPr>
          <w:del w:id="345" w:author="Akilan Rathakrishnan" w:date="2017-01-18T13:52:00Z"/>
          <w:rFonts w:asciiTheme="minorHAnsi" w:eastAsiaTheme="minorEastAsia" w:hAnsiTheme="minorHAnsi" w:cstheme="minorBidi"/>
          <w:noProof/>
          <w:sz w:val="22"/>
          <w:szCs w:val="22"/>
        </w:rPr>
      </w:pPr>
      <w:del w:id="346" w:author="Akilan Rathakrishnan" w:date="2017-01-18T13:52:00Z">
        <w:r w:rsidRPr="00ED4BDA" w:rsidDel="00ED4BDA">
          <w:rPr>
            <w:rFonts w:ascii="Calibri" w:hAnsi="Calibri"/>
            <w:noProof/>
            <w:rPrChange w:id="347" w:author="Akilan Rathakrishnan" w:date="2017-01-18T13:52:00Z">
              <w:rPr>
                <w:rStyle w:val="Hyperlink"/>
                <w:rFonts w:ascii="Calibri" w:hAnsi="Calibri"/>
                <w:noProof/>
              </w:rPr>
            </w:rPrChange>
          </w:rPr>
          <w:delText>2.3.</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348" w:author="Akilan Rathakrishnan" w:date="2017-01-18T13:52:00Z">
              <w:rPr>
                <w:rStyle w:val="Hyperlink"/>
                <w:rFonts w:ascii="Calibri" w:hAnsi="Calibri"/>
                <w:noProof/>
              </w:rPr>
            </w:rPrChange>
          </w:rPr>
          <w:delText>Sub-Function Data Flow</w:delText>
        </w:r>
        <w:r w:rsidDel="00ED4BDA">
          <w:rPr>
            <w:noProof/>
            <w:webHidden/>
          </w:rPr>
          <w:tab/>
          <w:delText>5</w:delText>
        </w:r>
      </w:del>
    </w:p>
    <w:p w:rsidR="00C941DC" w:rsidDel="00ED4BDA" w:rsidRDefault="00C941DC">
      <w:pPr>
        <w:pStyle w:val="TOC3"/>
        <w:tabs>
          <w:tab w:val="left" w:pos="1440"/>
          <w:tab w:val="right" w:leader="dot" w:pos="8630"/>
        </w:tabs>
        <w:rPr>
          <w:del w:id="349" w:author="Akilan Rathakrishnan" w:date="2017-01-18T13:52:00Z"/>
          <w:rFonts w:asciiTheme="minorHAnsi" w:eastAsiaTheme="minorEastAsia" w:hAnsiTheme="minorHAnsi" w:cstheme="minorBidi"/>
          <w:noProof/>
          <w:sz w:val="22"/>
          <w:szCs w:val="22"/>
        </w:rPr>
      </w:pPr>
      <w:del w:id="350" w:author="Akilan Rathakrishnan" w:date="2017-01-18T13:52:00Z">
        <w:r w:rsidRPr="00ED4BDA" w:rsidDel="00ED4BDA">
          <w:rPr>
            <w:noProof/>
            <w:rPrChange w:id="351" w:author="Akilan Rathakrishnan" w:date="2017-01-18T13:52:00Z">
              <w:rPr>
                <w:rStyle w:val="Hyperlink"/>
                <w:noProof/>
              </w:rPr>
            </w:rPrChange>
          </w:rPr>
          <w:delText>2.3.1.</w:delText>
        </w:r>
        <w:r w:rsidDel="00ED4BDA">
          <w:rPr>
            <w:rFonts w:asciiTheme="minorHAnsi" w:eastAsiaTheme="minorEastAsia" w:hAnsiTheme="minorHAnsi" w:cstheme="minorBidi"/>
            <w:noProof/>
            <w:sz w:val="22"/>
            <w:szCs w:val="22"/>
          </w:rPr>
          <w:tab/>
        </w:r>
        <w:r w:rsidRPr="00ED4BDA" w:rsidDel="00ED4BDA">
          <w:rPr>
            <w:noProof/>
            <w:rPrChange w:id="352" w:author="Akilan Rathakrishnan" w:date="2017-01-18T13:52:00Z">
              <w:rPr>
                <w:rStyle w:val="Hyperlink"/>
                <w:noProof/>
              </w:rPr>
            </w:rPrChange>
          </w:rPr>
          <w:delText>Imc Arbitration Transmit side data flow</w:delText>
        </w:r>
        <w:r w:rsidDel="00ED4BDA">
          <w:rPr>
            <w:noProof/>
            <w:webHidden/>
          </w:rPr>
          <w:tab/>
          <w:delText>5</w:delText>
        </w:r>
      </w:del>
    </w:p>
    <w:p w:rsidR="00C941DC" w:rsidDel="00ED4BDA" w:rsidRDefault="00C941DC">
      <w:pPr>
        <w:pStyle w:val="TOC3"/>
        <w:tabs>
          <w:tab w:val="left" w:pos="1440"/>
          <w:tab w:val="right" w:leader="dot" w:pos="8630"/>
        </w:tabs>
        <w:rPr>
          <w:del w:id="353" w:author="Akilan Rathakrishnan" w:date="2017-01-18T13:52:00Z"/>
          <w:rFonts w:asciiTheme="minorHAnsi" w:eastAsiaTheme="minorEastAsia" w:hAnsiTheme="minorHAnsi" w:cstheme="minorBidi"/>
          <w:noProof/>
          <w:sz w:val="22"/>
          <w:szCs w:val="22"/>
        </w:rPr>
      </w:pPr>
      <w:del w:id="354" w:author="Akilan Rathakrishnan" w:date="2017-01-18T13:52:00Z">
        <w:r w:rsidRPr="00ED4BDA" w:rsidDel="00ED4BDA">
          <w:rPr>
            <w:noProof/>
            <w:rPrChange w:id="355" w:author="Akilan Rathakrishnan" w:date="2017-01-18T13:52:00Z">
              <w:rPr>
                <w:rStyle w:val="Hyperlink"/>
                <w:noProof/>
              </w:rPr>
            </w:rPrChange>
          </w:rPr>
          <w:delText>2.3.2.</w:delText>
        </w:r>
        <w:r w:rsidDel="00ED4BDA">
          <w:rPr>
            <w:rFonts w:asciiTheme="minorHAnsi" w:eastAsiaTheme="minorEastAsia" w:hAnsiTheme="minorHAnsi" w:cstheme="minorBidi"/>
            <w:noProof/>
            <w:sz w:val="22"/>
            <w:szCs w:val="22"/>
          </w:rPr>
          <w:tab/>
        </w:r>
        <w:r w:rsidRPr="00ED4BDA" w:rsidDel="00ED4BDA">
          <w:rPr>
            <w:noProof/>
            <w:rPrChange w:id="356" w:author="Akilan Rathakrishnan" w:date="2017-01-18T13:52:00Z">
              <w:rPr>
                <w:rStyle w:val="Hyperlink"/>
                <w:noProof/>
              </w:rPr>
            </w:rPrChange>
          </w:rPr>
          <w:delText>Imc Arbitration Receive side data flow</w:delText>
        </w:r>
        <w:r w:rsidDel="00ED4BDA">
          <w:rPr>
            <w:noProof/>
            <w:webHidden/>
          </w:rPr>
          <w:tab/>
          <w:delText>5</w:delText>
        </w:r>
      </w:del>
    </w:p>
    <w:p w:rsidR="00C941DC" w:rsidDel="00ED4BDA" w:rsidRDefault="00C941DC">
      <w:pPr>
        <w:pStyle w:val="TOC3"/>
        <w:tabs>
          <w:tab w:val="left" w:pos="1440"/>
          <w:tab w:val="right" w:leader="dot" w:pos="8630"/>
        </w:tabs>
        <w:rPr>
          <w:del w:id="357" w:author="Akilan Rathakrishnan" w:date="2017-01-18T13:52:00Z"/>
          <w:rFonts w:asciiTheme="minorHAnsi" w:eastAsiaTheme="minorEastAsia" w:hAnsiTheme="minorHAnsi" w:cstheme="minorBidi"/>
          <w:noProof/>
          <w:sz w:val="22"/>
          <w:szCs w:val="22"/>
        </w:rPr>
      </w:pPr>
      <w:del w:id="358" w:author="Akilan Rathakrishnan" w:date="2017-01-18T13:52:00Z">
        <w:r w:rsidRPr="00ED4BDA" w:rsidDel="00ED4BDA">
          <w:rPr>
            <w:noProof/>
            <w:rPrChange w:id="359" w:author="Akilan Rathakrishnan" w:date="2017-01-18T13:52:00Z">
              <w:rPr>
                <w:rStyle w:val="Hyperlink"/>
                <w:noProof/>
              </w:rPr>
            </w:rPrChange>
          </w:rPr>
          <w:delText>2.3.3.</w:delText>
        </w:r>
        <w:r w:rsidDel="00ED4BDA">
          <w:rPr>
            <w:rFonts w:asciiTheme="minorHAnsi" w:eastAsiaTheme="minorEastAsia" w:hAnsiTheme="minorHAnsi" w:cstheme="minorBidi"/>
            <w:noProof/>
            <w:sz w:val="22"/>
            <w:szCs w:val="22"/>
          </w:rPr>
          <w:tab/>
        </w:r>
        <w:r w:rsidRPr="00ED4BDA" w:rsidDel="00ED4BDA">
          <w:rPr>
            <w:noProof/>
            <w:rPrChange w:id="360" w:author="Akilan Rathakrishnan" w:date="2017-01-18T13:52:00Z">
              <w:rPr>
                <w:rStyle w:val="Hyperlink"/>
                <w:noProof/>
              </w:rPr>
            </w:rPrChange>
          </w:rPr>
          <w:delText>Rolling Counter Handling</w:delText>
        </w:r>
        <w:r w:rsidDel="00ED4BDA">
          <w:rPr>
            <w:noProof/>
            <w:webHidden/>
          </w:rPr>
          <w:tab/>
          <w:delText>6</w:delText>
        </w:r>
      </w:del>
    </w:p>
    <w:p w:rsidR="00C941DC" w:rsidDel="00ED4BDA" w:rsidRDefault="00C941DC">
      <w:pPr>
        <w:pStyle w:val="TOC1"/>
        <w:tabs>
          <w:tab w:val="left" w:pos="480"/>
          <w:tab w:val="right" w:leader="dot" w:pos="8630"/>
        </w:tabs>
        <w:rPr>
          <w:del w:id="361" w:author="Akilan Rathakrishnan" w:date="2017-01-18T13:52:00Z"/>
          <w:rFonts w:asciiTheme="minorHAnsi" w:eastAsiaTheme="minorEastAsia" w:hAnsiTheme="minorHAnsi" w:cstheme="minorBidi"/>
          <w:noProof/>
          <w:sz w:val="22"/>
          <w:szCs w:val="22"/>
        </w:rPr>
      </w:pPr>
      <w:del w:id="362" w:author="Akilan Rathakrishnan" w:date="2017-01-18T13:52:00Z">
        <w:r w:rsidRPr="00ED4BDA" w:rsidDel="00ED4BDA">
          <w:rPr>
            <w:rFonts w:ascii="Calibri" w:hAnsi="Calibri"/>
            <w:noProof/>
            <w:rPrChange w:id="363" w:author="Akilan Rathakrishnan" w:date="2017-01-18T13:52:00Z">
              <w:rPr>
                <w:rStyle w:val="Hyperlink"/>
                <w:rFonts w:ascii="Calibri" w:hAnsi="Calibri"/>
                <w:noProof/>
              </w:rPr>
            </w:rPrChange>
          </w:rPr>
          <w:delText>3.</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364" w:author="Akilan Rathakrishnan" w:date="2017-01-18T13:52:00Z">
              <w:rPr>
                <w:rStyle w:val="Hyperlink"/>
                <w:rFonts w:ascii="Calibri" w:hAnsi="Calibri"/>
                <w:noProof/>
              </w:rPr>
            </w:rPrChange>
          </w:rPr>
          <w:delText>Design Rationale and Assumptions</w:delText>
        </w:r>
        <w:r w:rsidDel="00ED4BDA">
          <w:rPr>
            <w:noProof/>
            <w:webHidden/>
          </w:rPr>
          <w:tab/>
          <w:delText>13</w:delText>
        </w:r>
      </w:del>
    </w:p>
    <w:p w:rsidR="00C941DC" w:rsidDel="00ED4BDA" w:rsidRDefault="00C941DC">
      <w:pPr>
        <w:pStyle w:val="TOC1"/>
        <w:tabs>
          <w:tab w:val="left" w:pos="480"/>
          <w:tab w:val="right" w:leader="dot" w:pos="8630"/>
        </w:tabs>
        <w:rPr>
          <w:del w:id="365" w:author="Akilan Rathakrishnan" w:date="2017-01-18T13:52:00Z"/>
          <w:rFonts w:asciiTheme="minorHAnsi" w:eastAsiaTheme="minorEastAsia" w:hAnsiTheme="minorHAnsi" w:cstheme="minorBidi"/>
          <w:noProof/>
          <w:sz w:val="22"/>
          <w:szCs w:val="22"/>
        </w:rPr>
      </w:pPr>
      <w:del w:id="366" w:author="Akilan Rathakrishnan" w:date="2017-01-18T13:52:00Z">
        <w:r w:rsidRPr="00ED4BDA" w:rsidDel="00ED4BDA">
          <w:rPr>
            <w:rFonts w:ascii="Calibri" w:hAnsi="Calibri"/>
            <w:noProof/>
            <w:rPrChange w:id="367" w:author="Akilan Rathakrishnan" w:date="2017-01-18T13:52:00Z">
              <w:rPr>
                <w:rStyle w:val="Hyperlink"/>
                <w:rFonts w:ascii="Calibri" w:hAnsi="Calibri"/>
                <w:noProof/>
              </w:rPr>
            </w:rPrChange>
          </w:rPr>
          <w:delText>4.</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368" w:author="Akilan Rathakrishnan" w:date="2017-01-18T13:52:00Z">
              <w:rPr>
                <w:rStyle w:val="Hyperlink"/>
                <w:rFonts w:ascii="Calibri" w:hAnsi="Calibri"/>
                <w:noProof/>
              </w:rPr>
            </w:rPrChange>
          </w:rPr>
          <w:delText>Sub-Functions</w:delText>
        </w:r>
        <w:r w:rsidDel="00ED4BDA">
          <w:rPr>
            <w:noProof/>
            <w:webHidden/>
          </w:rPr>
          <w:tab/>
          <w:delText>14</w:delText>
        </w:r>
      </w:del>
    </w:p>
    <w:p w:rsidR="00C941DC" w:rsidDel="00ED4BDA" w:rsidRDefault="00C941DC">
      <w:pPr>
        <w:pStyle w:val="TOC2"/>
        <w:tabs>
          <w:tab w:val="left" w:pos="960"/>
          <w:tab w:val="right" w:leader="dot" w:pos="8630"/>
        </w:tabs>
        <w:rPr>
          <w:del w:id="369" w:author="Akilan Rathakrishnan" w:date="2017-01-18T13:52:00Z"/>
          <w:rFonts w:asciiTheme="minorHAnsi" w:eastAsiaTheme="minorEastAsia" w:hAnsiTheme="minorHAnsi" w:cstheme="minorBidi"/>
          <w:noProof/>
          <w:sz w:val="22"/>
          <w:szCs w:val="22"/>
        </w:rPr>
      </w:pPr>
      <w:del w:id="370" w:author="Akilan Rathakrishnan" w:date="2017-01-18T13:52:00Z">
        <w:r w:rsidRPr="00ED4BDA" w:rsidDel="00ED4BDA">
          <w:rPr>
            <w:noProof/>
            <w:rPrChange w:id="371" w:author="Akilan Rathakrishnan" w:date="2017-01-18T13:52:00Z">
              <w:rPr>
                <w:rStyle w:val="Hyperlink"/>
                <w:noProof/>
              </w:rPr>
            </w:rPrChange>
          </w:rPr>
          <w:delText>4.1.</w:delText>
        </w:r>
        <w:r w:rsidDel="00ED4BDA">
          <w:rPr>
            <w:rFonts w:asciiTheme="minorHAnsi" w:eastAsiaTheme="minorEastAsia" w:hAnsiTheme="minorHAnsi" w:cstheme="minorBidi"/>
            <w:noProof/>
            <w:sz w:val="22"/>
            <w:szCs w:val="22"/>
          </w:rPr>
          <w:tab/>
        </w:r>
        <w:r w:rsidRPr="00ED4BDA" w:rsidDel="00ED4BDA">
          <w:rPr>
            <w:noProof/>
            <w:rPrChange w:id="372" w:author="Akilan Rathakrishnan" w:date="2017-01-18T13:52:00Z">
              <w:rPr>
                <w:rStyle w:val="Hyperlink"/>
                <w:noProof/>
              </w:rPr>
            </w:rPrChange>
          </w:rPr>
          <w:delText xml:space="preserve">Sub-Function: </w:delText>
        </w:r>
        <w:r w:rsidRPr="00ED4BDA" w:rsidDel="00ED4BDA">
          <w:rPr>
            <w:rFonts w:ascii="Calibri" w:hAnsi="Calibri"/>
            <w:noProof/>
            <w:rPrChange w:id="373" w:author="Akilan Rathakrishnan" w:date="2017-01-18T13:52:00Z">
              <w:rPr>
                <w:rStyle w:val="Hyperlink"/>
                <w:rFonts w:ascii="Calibri" w:hAnsi="Calibri"/>
                <w:noProof/>
              </w:rPr>
            </w:rPrChange>
          </w:rPr>
          <w:delText>ImcArbnInit1</w:delText>
        </w:r>
        <w:r w:rsidDel="00ED4BDA">
          <w:rPr>
            <w:noProof/>
            <w:webHidden/>
          </w:rPr>
          <w:tab/>
          <w:delText>14</w:delText>
        </w:r>
      </w:del>
    </w:p>
    <w:p w:rsidR="00C941DC" w:rsidDel="00ED4BDA" w:rsidRDefault="00C941DC">
      <w:pPr>
        <w:pStyle w:val="TOC3"/>
        <w:tabs>
          <w:tab w:val="left" w:pos="1440"/>
          <w:tab w:val="right" w:leader="dot" w:pos="8630"/>
        </w:tabs>
        <w:rPr>
          <w:del w:id="374" w:author="Akilan Rathakrishnan" w:date="2017-01-18T13:52:00Z"/>
          <w:rFonts w:asciiTheme="minorHAnsi" w:eastAsiaTheme="minorEastAsia" w:hAnsiTheme="minorHAnsi" w:cstheme="minorBidi"/>
          <w:noProof/>
          <w:sz w:val="22"/>
          <w:szCs w:val="22"/>
        </w:rPr>
      </w:pPr>
      <w:del w:id="375" w:author="Akilan Rathakrishnan" w:date="2017-01-18T13:52:00Z">
        <w:r w:rsidRPr="00ED4BDA" w:rsidDel="00ED4BDA">
          <w:rPr>
            <w:noProof/>
            <w:rPrChange w:id="376" w:author="Akilan Rathakrishnan" w:date="2017-01-18T13:52:00Z">
              <w:rPr>
                <w:rStyle w:val="Hyperlink"/>
                <w:noProof/>
              </w:rPr>
            </w:rPrChange>
          </w:rPr>
          <w:delText>4.1.1.</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377" w:author="Akilan Rathakrishnan" w:date="2017-01-18T13:52:00Z">
              <w:rPr>
                <w:rStyle w:val="Hyperlink"/>
                <w:rFonts w:ascii="Calibri" w:hAnsi="Calibri"/>
                <w:noProof/>
              </w:rPr>
            </w:rPrChange>
          </w:rPr>
          <w:delText>Hardware Related Design</w:delText>
        </w:r>
        <w:r w:rsidDel="00ED4BDA">
          <w:rPr>
            <w:noProof/>
            <w:webHidden/>
          </w:rPr>
          <w:tab/>
          <w:delText>14</w:delText>
        </w:r>
      </w:del>
    </w:p>
    <w:p w:rsidR="00C941DC" w:rsidDel="00ED4BDA" w:rsidRDefault="00C941DC">
      <w:pPr>
        <w:pStyle w:val="TOC3"/>
        <w:tabs>
          <w:tab w:val="left" w:pos="1440"/>
          <w:tab w:val="right" w:leader="dot" w:pos="8630"/>
        </w:tabs>
        <w:rPr>
          <w:del w:id="378" w:author="Akilan Rathakrishnan" w:date="2017-01-18T13:52:00Z"/>
          <w:rFonts w:asciiTheme="minorHAnsi" w:eastAsiaTheme="minorEastAsia" w:hAnsiTheme="minorHAnsi" w:cstheme="minorBidi"/>
          <w:noProof/>
          <w:sz w:val="22"/>
          <w:szCs w:val="22"/>
        </w:rPr>
      </w:pPr>
      <w:del w:id="379" w:author="Akilan Rathakrishnan" w:date="2017-01-18T13:52:00Z">
        <w:r w:rsidRPr="00ED4BDA" w:rsidDel="00ED4BDA">
          <w:rPr>
            <w:noProof/>
            <w:rPrChange w:id="380" w:author="Akilan Rathakrishnan" w:date="2017-01-18T13:52:00Z">
              <w:rPr>
                <w:rStyle w:val="Hyperlink"/>
                <w:noProof/>
              </w:rPr>
            </w:rPrChange>
          </w:rPr>
          <w:delText>4.1.2.</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381" w:author="Akilan Rathakrishnan" w:date="2017-01-18T13:52:00Z">
              <w:rPr>
                <w:rStyle w:val="Hyperlink"/>
                <w:rFonts w:ascii="Calibri" w:hAnsi="Calibri"/>
                <w:noProof/>
              </w:rPr>
            </w:rPrChange>
          </w:rPr>
          <w:delText>Software Related Design</w:delText>
        </w:r>
        <w:r w:rsidDel="00ED4BDA">
          <w:rPr>
            <w:noProof/>
            <w:webHidden/>
          </w:rPr>
          <w:tab/>
          <w:delText>14</w:delText>
        </w:r>
      </w:del>
    </w:p>
    <w:p w:rsidR="00C941DC" w:rsidDel="00ED4BDA" w:rsidRDefault="00C941DC">
      <w:pPr>
        <w:pStyle w:val="TOC2"/>
        <w:tabs>
          <w:tab w:val="left" w:pos="960"/>
          <w:tab w:val="right" w:leader="dot" w:pos="8630"/>
        </w:tabs>
        <w:rPr>
          <w:del w:id="382" w:author="Akilan Rathakrishnan" w:date="2017-01-18T13:52:00Z"/>
          <w:rFonts w:asciiTheme="minorHAnsi" w:eastAsiaTheme="minorEastAsia" w:hAnsiTheme="minorHAnsi" w:cstheme="minorBidi"/>
          <w:noProof/>
          <w:sz w:val="22"/>
          <w:szCs w:val="22"/>
        </w:rPr>
      </w:pPr>
      <w:del w:id="383" w:author="Akilan Rathakrishnan" w:date="2017-01-18T13:52:00Z">
        <w:r w:rsidRPr="00ED4BDA" w:rsidDel="00ED4BDA">
          <w:rPr>
            <w:noProof/>
            <w:rPrChange w:id="384" w:author="Akilan Rathakrishnan" w:date="2017-01-18T13:52:00Z">
              <w:rPr>
                <w:rStyle w:val="Hyperlink"/>
                <w:noProof/>
              </w:rPr>
            </w:rPrChange>
          </w:rPr>
          <w:delText>4.2.</w:delText>
        </w:r>
        <w:r w:rsidDel="00ED4BDA">
          <w:rPr>
            <w:rFonts w:asciiTheme="minorHAnsi" w:eastAsiaTheme="minorEastAsia" w:hAnsiTheme="minorHAnsi" w:cstheme="minorBidi"/>
            <w:noProof/>
            <w:sz w:val="22"/>
            <w:szCs w:val="22"/>
          </w:rPr>
          <w:tab/>
        </w:r>
        <w:r w:rsidRPr="00ED4BDA" w:rsidDel="00ED4BDA">
          <w:rPr>
            <w:noProof/>
            <w:rPrChange w:id="385" w:author="Akilan Rathakrishnan" w:date="2017-01-18T13:52:00Z">
              <w:rPr>
                <w:rStyle w:val="Hyperlink"/>
                <w:noProof/>
              </w:rPr>
            </w:rPrChange>
          </w:rPr>
          <w:delText xml:space="preserve">Sub-Function: </w:delText>
        </w:r>
        <w:r w:rsidRPr="00ED4BDA" w:rsidDel="00ED4BDA">
          <w:rPr>
            <w:rFonts w:ascii="Calibri" w:hAnsi="Calibri"/>
            <w:noProof/>
            <w:rPrChange w:id="386" w:author="Akilan Rathakrishnan" w:date="2017-01-18T13:52:00Z">
              <w:rPr>
                <w:rStyle w:val="Hyperlink"/>
                <w:rFonts w:ascii="Calibri" w:hAnsi="Calibri"/>
                <w:noProof/>
              </w:rPr>
            </w:rPrChange>
          </w:rPr>
          <w:delText>ImcArbnTx</w:delText>
        </w:r>
        <w:r w:rsidDel="00ED4BDA">
          <w:rPr>
            <w:noProof/>
            <w:webHidden/>
          </w:rPr>
          <w:tab/>
          <w:delText>15</w:delText>
        </w:r>
      </w:del>
    </w:p>
    <w:p w:rsidR="00C941DC" w:rsidDel="00ED4BDA" w:rsidRDefault="00C941DC">
      <w:pPr>
        <w:pStyle w:val="TOC3"/>
        <w:tabs>
          <w:tab w:val="left" w:pos="1440"/>
          <w:tab w:val="right" w:leader="dot" w:pos="8630"/>
        </w:tabs>
        <w:rPr>
          <w:del w:id="387" w:author="Akilan Rathakrishnan" w:date="2017-01-18T13:52:00Z"/>
          <w:rFonts w:asciiTheme="minorHAnsi" w:eastAsiaTheme="minorEastAsia" w:hAnsiTheme="minorHAnsi" w:cstheme="minorBidi"/>
          <w:noProof/>
          <w:sz w:val="22"/>
          <w:szCs w:val="22"/>
        </w:rPr>
      </w:pPr>
      <w:del w:id="388" w:author="Akilan Rathakrishnan" w:date="2017-01-18T13:52:00Z">
        <w:r w:rsidRPr="00ED4BDA" w:rsidDel="00ED4BDA">
          <w:rPr>
            <w:noProof/>
            <w:rPrChange w:id="389" w:author="Akilan Rathakrishnan" w:date="2017-01-18T13:52:00Z">
              <w:rPr>
                <w:rStyle w:val="Hyperlink"/>
                <w:noProof/>
              </w:rPr>
            </w:rPrChange>
          </w:rPr>
          <w:delText>4.2.1.</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390" w:author="Akilan Rathakrishnan" w:date="2017-01-18T13:52:00Z">
              <w:rPr>
                <w:rStyle w:val="Hyperlink"/>
                <w:rFonts w:ascii="Calibri" w:hAnsi="Calibri"/>
                <w:noProof/>
              </w:rPr>
            </w:rPrChange>
          </w:rPr>
          <w:delText>Hardware Related Design</w:delText>
        </w:r>
        <w:r w:rsidDel="00ED4BDA">
          <w:rPr>
            <w:noProof/>
            <w:webHidden/>
          </w:rPr>
          <w:tab/>
          <w:delText>15</w:delText>
        </w:r>
      </w:del>
    </w:p>
    <w:p w:rsidR="00C941DC" w:rsidDel="00ED4BDA" w:rsidRDefault="00C941DC">
      <w:pPr>
        <w:pStyle w:val="TOC3"/>
        <w:tabs>
          <w:tab w:val="left" w:pos="1440"/>
          <w:tab w:val="right" w:leader="dot" w:pos="8630"/>
        </w:tabs>
        <w:rPr>
          <w:del w:id="391" w:author="Akilan Rathakrishnan" w:date="2017-01-18T13:52:00Z"/>
          <w:rFonts w:asciiTheme="minorHAnsi" w:eastAsiaTheme="minorEastAsia" w:hAnsiTheme="minorHAnsi" w:cstheme="minorBidi"/>
          <w:noProof/>
          <w:sz w:val="22"/>
          <w:szCs w:val="22"/>
        </w:rPr>
      </w:pPr>
      <w:del w:id="392" w:author="Akilan Rathakrishnan" w:date="2017-01-18T13:52:00Z">
        <w:r w:rsidRPr="00ED4BDA" w:rsidDel="00ED4BDA">
          <w:rPr>
            <w:noProof/>
            <w:rPrChange w:id="393" w:author="Akilan Rathakrishnan" w:date="2017-01-18T13:52:00Z">
              <w:rPr>
                <w:rStyle w:val="Hyperlink"/>
                <w:noProof/>
              </w:rPr>
            </w:rPrChange>
          </w:rPr>
          <w:delText>4.2.2.</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394" w:author="Akilan Rathakrishnan" w:date="2017-01-18T13:52:00Z">
              <w:rPr>
                <w:rStyle w:val="Hyperlink"/>
                <w:rFonts w:ascii="Calibri" w:hAnsi="Calibri"/>
                <w:noProof/>
              </w:rPr>
            </w:rPrChange>
          </w:rPr>
          <w:delText>Software Related Design</w:delText>
        </w:r>
        <w:r w:rsidDel="00ED4BDA">
          <w:rPr>
            <w:noProof/>
            <w:webHidden/>
          </w:rPr>
          <w:tab/>
          <w:delText>15</w:delText>
        </w:r>
      </w:del>
    </w:p>
    <w:p w:rsidR="00C941DC" w:rsidDel="00ED4BDA" w:rsidRDefault="00C941DC">
      <w:pPr>
        <w:pStyle w:val="TOC2"/>
        <w:tabs>
          <w:tab w:val="left" w:pos="960"/>
          <w:tab w:val="right" w:leader="dot" w:pos="8630"/>
        </w:tabs>
        <w:rPr>
          <w:del w:id="395" w:author="Akilan Rathakrishnan" w:date="2017-01-18T13:52:00Z"/>
          <w:rFonts w:asciiTheme="minorHAnsi" w:eastAsiaTheme="minorEastAsia" w:hAnsiTheme="minorHAnsi" w:cstheme="minorBidi"/>
          <w:noProof/>
          <w:sz w:val="22"/>
          <w:szCs w:val="22"/>
        </w:rPr>
      </w:pPr>
      <w:del w:id="396" w:author="Akilan Rathakrishnan" w:date="2017-01-18T13:52:00Z">
        <w:r w:rsidRPr="00ED4BDA" w:rsidDel="00ED4BDA">
          <w:rPr>
            <w:rFonts w:ascii="Calibri" w:hAnsi="Calibri"/>
            <w:noProof/>
            <w:rPrChange w:id="397" w:author="Akilan Rathakrishnan" w:date="2017-01-18T13:52:00Z">
              <w:rPr>
                <w:rStyle w:val="Hyperlink"/>
                <w:rFonts w:ascii="Calibri" w:hAnsi="Calibri"/>
                <w:noProof/>
              </w:rPr>
            </w:rPrChange>
          </w:rPr>
          <w:delText>4.3.</w:delText>
        </w:r>
        <w:r w:rsidDel="00ED4BDA">
          <w:rPr>
            <w:rFonts w:asciiTheme="minorHAnsi" w:eastAsiaTheme="minorEastAsia" w:hAnsiTheme="minorHAnsi" w:cstheme="minorBidi"/>
            <w:noProof/>
            <w:sz w:val="22"/>
            <w:szCs w:val="22"/>
          </w:rPr>
          <w:tab/>
        </w:r>
        <w:r w:rsidRPr="00ED4BDA" w:rsidDel="00ED4BDA">
          <w:rPr>
            <w:noProof/>
            <w:rPrChange w:id="398" w:author="Akilan Rathakrishnan" w:date="2017-01-18T13:52:00Z">
              <w:rPr>
                <w:rStyle w:val="Hyperlink"/>
                <w:noProof/>
              </w:rPr>
            </w:rPrChange>
          </w:rPr>
          <w:delText xml:space="preserve">Sub-Function: </w:delText>
        </w:r>
        <w:r w:rsidRPr="00ED4BDA" w:rsidDel="00ED4BDA">
          <w:rPr>
            <w:rFonts w:ascii="Calibri" w:hAnsi="Calibri"/>
            <w:noProof/>
            <w:rPrChange w:id="399" w:author="Akilan Rathakrishnan" w:date="2017-01-18T13:52:00Z">
              <w:rPr>
                <w:rStyle w:val="Hyperlink"/>
                <w:rFonts w:ascii="Calibri" w:hAnsi="Calibri"/>
                <w:noProof/>
              </w:rPr>
            </w:rPrChange>
          </w:rPr>
          <w:delText>ImcArbnPer1</w:delText>
        </w:r>
        <w:r w:rsidDel="00ED4BDA">
          <w:rPr>
            <w:noProof/>
            <w:webHidden/>
          </w:rPr>
          <w:tab/>
          <w:delText>17</w:delText>
        </w:r>
      </w:del>
    </w:p>
    <w:p w:rsidR="00C941DC" w:rsidDel="00ED4BDA" w:rsidRDefault="00C941DC">
      <w:pPr>
        <w:pStyle w:val="TOC3"/>
        <w:tabs>
          <w:tab w:val="left" w:pos="1440"/>
          <w:tab w:val="right" w:leader="dot" w:pos="8630"/>
        </w:tabs>
        <w:rPr>
          <w:del w:id="400" w:author="Akilan Rathakrishnan" w:date="2017-01-18T13:52:00Z"/>
          <w:rFonts w:asciiTheme="minorHAnsi" w:eastAsiaTheme="minorEastAsia" w:hAnsiTheme="minorHAnsi" w:cstheme="minorBidi"/>
          <w:noProof/>
          <w:sz w:val="22"/>
          <w:szCs w:val="22"/>
        </w:rPr>
      </w:pPr>
      <w:del w:id="401" w:author="Akilan Rathakrishnan" w:date="2017-01-18T13:52:00Z">
        <w:r w:rsidRPr="00ED4BDA" w:rsidDel="00ED4BDA">
          <w:rPr>
            <w:noProof/>
            <w:rPrChange w:id="402" w:author="Akilan Rathakrishnan" w:date="2017-01-18T13:52:00Z">
              <w:rPr>
                <w:rStyle w:val="Hyperlink"/>
                <w:noProof/>
              </w:rPr>
            </w:rPrChange>
          </w:rPr>
          <w:delText>4.3.1.</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403" w:author="Akilan Rathakrishnan" w:date="2017-01-18T13:52:00Z">
              <w:rPr>
                <w:rStyle w:val="Hyperlink"/>
                <w:rFonts w:ascii="Calibri" w:hAnsi="Calibri"/>
                <w:noProof/>
              </w:rPr>
            </w:rPrChange>
          </w:rPr>
          <w:delText>Hardware Related Design</w:delText>
        </w:r>
        <w:r w:rsidDel="00ED4BDA">
          <w:rPr>
            <w:noProof/>
            <w:webHidden/>
          </w:rPr>
          <w:tab/>
          <w:delText>17</w:delText>
        </w:r>
      </w:del>
    </w:p>
    <w:p w:rsidR="00C941DC" w:rsidDel="00ED4BDA" w:rsidRDefault="00C941DC">
      <w:pPr>
        <w:pStyle w:val="TOC3"/>
        <w:tabs>
          <w:tab w:val="left" w:pos="1440"/>
          <w:tab w:val="right" w:leader="dot" w:pos="8630"/>
        </w:tabs>
        <w:rPr>
          <w:del w:id="404" w:author="Akilan Rathakrishnan" w:date="2017-01-18T13:52:00Z"/>
          <w:rFonts w:asciiTheme="minorHAnsi" w:eastAsiaTheme="minorEastAsia" w:hAnsiTheme="minorHAnsi" w:cstheme="minorBidi"/>
          <w:noProof/>
          <w:sz w:val="22"/>
          <w:szCs w:val="22"/>
        </w:rPr>
      </w:pPr>
      <w:del w:id="405" w:author="Akilan Rathakrishnan" w:date="2017-01-18T13:52:00Z">
        <w:r w:rsidRPr="00ED4BDA" w:rsidDel="00ED4BDA">
          <w:rPr>
            <w:noProof/>
            <w:rPrChange w:id="406" w:author="Akilan Rathakrishnan" w:date="2017-01-18T13:52:00Z">
              <w:rPr>
                <w:rStyle w:val="Hyperlink"/>
                <w:noProof/>
              </w:rPr>
            </w:rPrChange>
          </w:rPr>
          <w:delText>4.3.2.</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407" w:author="Akilan Rathakrishnan" w:date="2017-01-18T13:52:00Z">
              <w:rPr>
                <w:rStyle w:val="Hyperlink"/>
                <w:rFonts w:ascii="Calibri" w:hAnsi="Calibri"/>
                <w:noProof/>
              </w:rPr>
            </w:rPrChange>
          </w:rPr>
          <w:delText>Software Related Design</w:delText>
        </w:r>
        <w:r w:rsidDel="00ED4BDA">
          <w:rPr>
            <w:noProof/>
            <w:webHidden/>
          </w:rPr>
          <w:tab/>
          <w:delText>17</w:delText>
        </w:r>
      </w:del>
    </w:p>
    <w:p w:rsidR="00C941DC" w:rsidDel="00ED4BDA" w:rsidRDefault="00C941DC">
      <w:pPr>
        <w:pStyle w:val="TOC2"/>
        <w:tabs>
          <w:tab w:val="left" w:pos="960"/>
          <w:tab w:val="right" w:leader="dot" w:pos="8630"/>
        </w:tabs>
        <w:rPr>
          <w:del w:id="408" w:author="Akilan Rathakrishnan" w:date="2017-01-18T13:52:00Z"/>
          <w:rFonts w:asciiTheme="minorHAnsi" w:eastAsiaTheme="minorEastAsia" w:hAnsiTheme="minorHAnsi" w:cstheme="minorBidi"/>
          <w:noProof/>
          <w:sz w:val="22"/>
          <w:szCs w:val="22"/>
        </w:rPr>
      </w:pPr>
      <w:del w:id="409" w:author="Akilan Rathakrishnan" w:date="2017-01-18T13:52:00Z">
        <w:r w:rsidRPr="00ED4BDA" w:rsidDel="00ED4BDA">
          <w:rPr>
            <w:rFonts w:ascii="Calibri" w:hAnsi="Calibri"/>
            <w:noProof/>
            <w:rPrChange w:id="410" w:author="Akilan Rathakrishnan" w:date="2017-01-18T13:52:00Z">
              <w:rPr>
                <w:rStyle w:val="Hyperlink"/>
                <w:rFonts w:ascii="Calibri" w:hAnsi="Calibri"/>
                <w:noProof/>
              </w:rPr>
            </w:rPrChange>
          </w:rPr>
          <w:delText>4.4.</w:delText>
        </w:r>
        <w:r w:rsidDel="00ED4BDA">
          <w:rPr>
            <w:rFonts w:asciiTheme="minorHAnsi" w:eastAsiaTheme="minorEastAsia" w:hAnsiTheme="minorHAnsi" w:cstheme="minorBidi"/>
            <w:noProof/>
            <w:sz w:val="22"/>
            <w:szCs w:val="22"/>
          </w:rPr>
          <w:tab/>
        </w:r>
        <w:r w:rsidRPr="00ED4BDA" w:rsidDel="00ED4BDA">
          <w:rPr>
            <w:noProof/>
            <w:rPrChange w:id="411" w:author="Akilan Rathakrishnan" w:date="2017-01-18T13:52:00Z">
              <w:rPr>
                <w:rStyle w:val="Hyperlink"/>
                <w:noProof/>
              </w:rPr>
            </w:rPrChange>
          </w:rPr>
          <w:delText xml:space="preserve">Sub-Function: </w:delText>
        </w:r>
        <w:r w:rsidRPr="00ED4BDA" w:rsidDel="00ED4BDA">
          <w:rPr>
            <w:rFonts w:ascii="Calibri" w:hAnsi="Calibri"/>
            <w:noProof/>
            <w:rPrChange w:id="412" w:author="Akilan Rathakrishnan" w:date="2017-01-18T13:52:00Z">
              <w:rPr>
                <w:rStyle w:val="Hyperlink"/>
                <w:rFonts w:ascii="Calibri" w:hAnsi="Calibri"/>
                <w:noProof/>
              </w:rPr>
            </w:rPrChange>
          </w:rPr>
          <w:delText>ImcArbnPer2</w:delText>
        </w:r>
        <w:r w:rsidDel="00ED4BDA">
          <w:rPr>
            <w:noProof/>
            <w:webHidden/>
          </w:rPr>
          <w:tab/>
          <w:delText>18</w:delText>
        </w:r>
      </w:del>
    </w:p>
    <w:p w:rsidR="00C941DC" w:rsidDel="00ED4BDA" w:rsidRDefault="00C941DC">
      <w:pPr>
        <w:pStyle w:val="TOC3"/>
        <w:tabs>
          <w:tab w:val="left" w:pos="1440"/>
          <w:tab w:val="right" w:leader="dot" w:pos="8630"/>
        </w:tabs>
        <w:rPr>
          <w:del w:id="413" w:author="Akilan Rathakrishnan" w:date="2017-01-18T13:52:00Z"/>
          <w:rFonts w:asciiTheme="minorHAnsi" w:eastAsiaTheme="minorEastAsia" w:hAnsiTheme="minorHAnsi" w:cstheme="minorBidi"/>
          <w:noProof/>
          <w:sz w:val="22"/>
          <w:szCs w:val="22"/>
        </w:rPr>
      </w:pPr>
      <w:del w:id="414" w:author="Akilan Rathakrishnan" w:date="2017-01-18T13:52:00Z">
        <w:r w:rsidRPr="00ED4BDA" w:rsidDel="00ED4BDA">
          <w:rPr>
            <w:noProof/>
            <w:rPrChange w:id="415" w:author="Akilan Rathakrishnan" w:date="2017-01-18T13:52:00Z">
              <w:rPr>
                <w:rStyle w:val="Hyperlink"/>
                <w:noProof/>
              </w:rPr>
            </w:rPrChange>
          </w:rPr>
          <w:delText>4.4.1.</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416" w:author="Akilan Rathakrishnan" w:date="2017-01-18T13:52:00Z">
              <w:rPr>
                <w:rStyle w:val="Hyperlink"/>
                <w:rFonts w:ascii="Calibri" w:hAnsi="Calibri"/>
                <w:noProof/>
              </w:rPr>
            </w:rPrChange>
          </w:rPr>
          <w:delText>Hardware Related Design</w:delText>
        </w:r>
        <w:r w:rsidDel="00ED4BDA">
          <w:rPr>
            <w:noProof/>
            <w:webHidden/>
          </w:rPr>
          <w:tab/>
          <w:delText>18</w:delText>
        </w:r>
      </w:del>
    </w:p>
    <w:p w:rsidR="00C941DC" w:rsidDel="00ED4BDA" w:rsidRDefault="00C941DC">
      <w:pPr>
        <w:pStyle w:val="TOC3"/>
        <w:tabs>
          <w:tab w:val="left" w:pos="1440"/>
          <w:tab w:val="right" w:leader="dot" w:pos="8630"/>
        </w:tabs>
        <w:rPr>
          <w:del w:id="417" w:author="Akilan Rathakrishnan" w:date="2017-01-18T13:52:00Z"/>
          <w:rFonts w:asciiTheme="minorHAnsi" w:eastAsiaTheme="minorEastAsia" w:hAnsiTheme="minorHAnsi" w:cstheme="minorBidi"/>
          <w:noProof/>
          <w:sz w:val="22"/>
          <w:szCs w:val="22"/>
        </w:rPr>
      </w:pPr>
      <w:del w:id="418" w:author="Akilan Rathakrishnan" w:date="2017-01-18T13:52:00Z">
        <w:r w:rsidRPr="00ED4BDA" w:rsidDel="00ED4BDA">
          <w:rPr>
            <w:noProof/>
            <w:rPrChange w:id="419" w:author="Akilan Rathakrishnan" w:date="2017-01-18T13:52:00Z">
              <w:rPr>
                <w:rStyle w:val="Hyperlink"/>
                <w:noProof/>
              </w:rPr>
            </w:rPrChange>
          </w:rPr>
          <w:delText>4.4.2.</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420" w:author="Akilan Rathakrishnan" w:date="2017-01-18T13:52:00Z">
              <w:rPr>
                <w:rStyle w:val="Hyperlink"/>
                <w:rFonts w:ascii="Calibri" w:hAnsi="Calibri"/>
                <w:noProof/>
              </w:rPr>
            </w:rPrChange>
          </w:rPr>
          <w:delText>Software Related Design</w:delText>
        </w:r>
        <w:r w:rsidDel="00ED4BDA">
          <w:rPr>
            <w:noProof/>
            <w:webHidden/>
          </w:rPr>
          <w:tab/>
          <w:delText>18</w:delText>
        </w:r>
      </w:del>
    </w:p>
    <w:p w:rsidR="00C941DC" w:rsidDel="00ED4BDA" w:rsidRDefault="00C941DC">
      <w:pPr>
        <w:pStyle w:val="TOC2"/>
        <w:tabs>
          <w:tab w:val="left" w:pos="960"/>
          <w:tab w:val="right" w:leader="dot" w:pos="8630"/>
        </w:tabs>
        <w:rPr>
          <w:del w:id="421" w:author="Akilan Rathakrishnan" w:date="2017-01-18T13:52:00Z"/>
          <w:rFonts w:asciiTheme="minorHAnsi" w:eastAsiaTheme="minorEastAsia" w:hAnsiTheme="minorHAnsi" w:cstheme="minorBidi"/>
          <w:noProof/>
          <w:sz w:val="22"/>
          <w:szCs w:val="22"/>
        </w:rPr>
      </w:pPr>
      <w:del w:id="422" w:author="Akilan Rathakrishnan" w:date="2017-01-18T13:52:00Z">
        <w:r w:rsidRPr="00ED4BDA" w:rsidDel="00ED4BDA">
          <w:rPr>
            <w:noProof/>
            <w:rPrChange w:id="423" w:author="Akilan Rathakrishnan" w:date="2017-01-18T13:52:00Z">
              <w:rPr>
                <w:rStyle w:val="Hyperlink"/>
                <w:noProof/>
              </w:rPr>
            </w:rPrChange>
          </w:rPr>
          <w:delText>4.5.</w:delText>
        </w:r>
        <w:r w:rsidDel="00ED4BDA">
          <w:rPr>
            <w:rFonts w:asciiTheme="minorHAnsi" w:eastAsiaTheme="minorEastAsia" w:hAnsiTheme="minorHAnsi" w:cstheme="minorBidi"/>
            <w:noProof/>
            <w:sz w:val="22"/>
            <w:szCs w:val="22"/>
          </w:rPr>
          <w:tab/>
        </w:r>
        <w:r w:rsidRPr="00ED4BDA" w:rsidDel="00ED4BDA">
          <w:rPr>
            <w:noProof/>
            <w:rPrChange w:id="424" w:author="Akilan Rathakrishnan" w:date="2017-01-18T13:52:00Z">
              <w:rPr>
                <w:rStyle w:val="Hyperlink"/>
                <w:noProof/>
              </w:rPr>
            </w:rPrChange>
          </w:rPr>
          <w:delText xml:space="preserve">Sub-Function: </w:delText>
        </w:r>
        <w:r w:rsidRPr="00ED4BDA" w:rsidDel="00ED4BDA">
          <w:rPr>
            <w:rFonts w:ascii="Calibri" w:hAnsi="Calibri"/>
            <w:noProof/>
            <w:rPrChange w:id="425" w:author="Akilan Rathakrishnan" w:date="2017-01-18T13:52:00Z">
              <w:rPr>
                <w:rStyle w:val="Hyperlink"/>
                <w:rFonts w:ascii="Calibri" w:hAnsi="Calibri"/>
                <w:noProof/>
              </w:rPr>
            </w:rPrChange>
          </w:rPr>
          <w:delText>ImcArbnPer3</w:delText>
        </w:r>
        <w:r w:rsidDel="00ED4BDA">
          <w:rPr>
            <w:noProof/>
            <w:webHidden/>
          </w:rPr>
          <w:tab/>
          <w:delText>19</w:delText>
        </w:r>
      </w:del>
    </w:p>
    <w:p w:rsidR="00C941DC" w:rsidDel="00ED4BDA" w:rsidRDefault="00C941DC">
      <w:pPr>
        <w:pStyle w:val="TOC3"/>
        <w:tabs>
          <w:tab w:val="left" w:pos="1440"/>
          <w:tab w:val="right" w:leader="dot" w:pos="8630"/>
        </w:tabs>
        <w:rPr>
          <w:del w:id="426" w:author="Akilan Rathakrishnan" w:date="2017-01-18T13:52:00Z"/>
          <w:rFonts w:asciiTheme="minorHAnsi" w:eastAsiaTheme="minorEastAsia" w:hAnsiTheme="minorHAnsi" w:cstheme="minorBidi"/>
          <w:noProof/>
          <w:sz w:val="22"/>
          <w:szCs w:val="22"/>
        </w:rPr>
      </w:pPr>
      <w:del w:id="427" w:author="Akilan Rathakrishnan" w:date="2017-01-18T13:52:00Z">
        <w:r w:rsidRPr="00ED4BDA" w:rsidDel="00ED4BDA">
          <w:rPr>
            <w:noProof/>
            <w:rPrChange w:id="428" w:author="Akilan Rathakrishnan" w:date="2017-01-18T13:52:00Z">
              <w:rPr>
                <w:rStyle w:val="Hyperlink"/>
                <w:noProof/>
              </w:rPr>
            </w:rPrChange>
          </w:rPr>
          <w:delText>4.5.1.</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429" w:author="Akilan Rathakrishnan" w:date="2017-01-18T13:52:00Z">
              <w:rPr>
                <w:rStyle w:val="Hyperlink"/>
                <w:rFonts w:ascii="Calibri" w:hAnsi="Calibri"/>
                <w:noProof/>
              </w:rPr>
            </w:rPrChange>
          </w:rPr>
          <w:delText>Hardware Related Design</w:delText>
        </w:r>
        <w:r w:rsidDel="00ED4BDA">
          <w:rPr>
            <w:noProof/>
            <w:webHidden/>
          </w:rPr>
          <w:tab/>
          <w:delText>19</w:delText>
        </w:r>
      </w:del>
    </w:p>
    <w:p w:rsidR="00C941DC" w:rsidDel="00ED4BDA" w:rsidRDefault="00C941DC">
      <w:pPr>
        <w:pStyle w:val="TOC3"/>
        <w:tabs>
          <w:tab w:val="left" w:pos="1440"/>
          <w:tab w:val="right" w:leader="dot" w:pos="8630"/>
        </w:tabs>
        <w:rPr>
          <w:del w:id="430" w:author="Akilan Rathakrishnan" w:date="2017-01-18T13:52:00Z"/>
          <w:rFonts w:asciiTheme="minorHAnsi" w:eastAsiaTheme="minorEastAsia" w:hAnsiTheme="minorHAnsi" w:cstheme="minorBidi"/>
          <w:noProof/>
          <w:sz w:val="22"/>
          <w:szCs w:val="22"/>
        </w:rPr>
      </w:pPr>
      <w:del w:id="431" w:author="Akilan Rathakrishnan" w:date="2017-01-18T13:52:00Z">
        <w:r w:rsidRPr="00ED4BDA" w:rsidDel="00ED4BDA">
          <w:rPr>
            <w:noProof/>
            <w:rPrChange w:id="432" w:author="Akilan Rathakrishnan" w:date="2017-01-18T13:52:00Z">
              <w:rPr>
                <w:rStyle w:val="Hyperlink"/>
                <w:noProof/>
              </w:rPr>
            </w:rPrChange>
          </w:rPr>
          <w:delText>4.5.2.</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433" w:author="Akilan Rathakrishnan" w:date="2017-01-18T13:52:00Z">
              <w:rPr>
                <w:rStyle w:val="Hyperlink"/>
                <w:rFonts w:ascii="Calibri" w:hAnsi="Calibri"/>
                <w:noProof/>
              </w:rPr>
            </w:rPrChange>
          </w:rPr>
          <w:delText>Software Related Design</w:delText>
        </w:r>
        <w:r w:rsidDel="00ED4BDA">
          <w:rPr>
            <w:noProof/>
            <w:webHidden/>
          </w:rPr>
          <w:tab/>
          <w:delText>19</w:delText>
        </w:r>
      </w:del>
    </w:p>
    <w:p w:rsidR="00C941DC" w:rsidDel="00ED4BDA" w:rsidRDefault="00C941DC">
      <w:pPr>
        <w:pStyle w:val="TOC2"/>
        <w:tabs>
          <w:tab w:val="left" w:pos="960"/>
          <w:tab w:val="right" w:leader="dot" w:pos="8630"/>
        </w:tabs>
        <w:rPr>
          <w:del w:id="434" w:author="Akilan Rathakrishnan" w:date="2017-01-18T13:52:00Z"/>
          <w:rFonts w:asciiTheme="minorHAnsi" w:eastAsiaTheme="minorEastAsia" w:hAnsiTheme="minorHAnsi" w:cstheme="minorBidi"/>
          <w:noProof/>
          <w:sz w:val="22"/>
          <w:szCs w:val="22"/>
        </w:rPr>
      </w:pPr>
      <w:del w:id="435" w:author="Akilan Rathakrishnan" w:date="2017-01-18T13:52:00Z">
        <w:r w:rsidRPr="00ED4BDA" w:rsidDel="00ED4BDA">
          <w:rPr>
            <w:noProof/>
            <w:rPrChange w:id="436" w:author="Akilan Rathakrishnan" w:date="2017-01-18T13:52:00Z">
              <w:rPr>
                <w:rStyle w:val="Hyperlink"/>
                <w:noProof/>
              </w:rPr>
            </w:rPrChange>
          </w:rPr>
          <w:delText>4.6.</w:delText>
        </w:r>
        <w:r w:rsidDel="00ED4BDA">
          <w:rPr>
            <w:rFonts w:asciiTheme="minorHAnsi" w:eastAsiaTheme="minorEastAsia" w:hAnsiTheme="minorHAnsi" w:cstheme="minorBidi"/>
            <w:noProof/>
            <w:sz w:val="22"/>
            <w:szCs w:val="22"/>
          </w:rPr>
          <w:tab/>
        </w:r>
        <w:r w:rsidRPr="00ED4BDA" w:rsidDel="00ED4BDA">
          <w:rPr>
            <w:noProof/>
            <w:rPrChange w:id="437" w:author="Akilan Rathakrishnan" w:date="2017-01-18T13:52:00Z">
              <w:rPr>
                <w:rStyle w:val="Hyperlink"/>
                <w:noProof/>
              </w:rPr>
            </w:rPrChange>
          </w:rPr>
          <w:delText xml:space="preserve">Sub-Function: </w:delText>
        </w:r>
        <w:r w:rsidRPr="00ED4BDA" w:rsidDel="00ED4BDA">
          <w:rPr>
            <w:rFonts w:ascii="Calibri" w:hAnsi="Calibri"/>
            <w:noProof/>
            <w:rPrChange w:id="438" w:author="Akilan Rathakrishnan" w:date="2017-01-18T13:52:00Z">
              <w:rPr>
                <w:rStyle w:val="Hyperlink"/>
                <w:rFonts w:ascii="Calibri" w:hAnsi="Calibri"/>
                <w:noProof/>
              </w:rPr>
            </w:rPrChange>
          </w:rPr>
          <w:delText>ImcArbnRx</w:delText>
        </w:r>
        <w:r w:rsidDel="00ED4BDA">
          <w:rPr>
            <w:noProof/>
            <w:webHidden/>
          </w:rPr>
          <w:tab/>
          <w:delText>20</w:delText>
        </w:r>
      </w:del>
    </w:p>
    <w:p w:rsidR="00C941DC" w:rsidDel="00ED4BDA" w:rsidRDefault="00C941DC">
      <w:pPr>
        <w:pStyle w:val="TOC3"/>
        <w:tabs>
          <w:tab w:val="left" w:pos="1440"/>
          <w:tab w:val="right" w:leader="dot" w:pos="8630"/>
        </w:tabs>
        <w:rPr>
          <w:del w:id="439" w:author="Akilan Rathakrishnan" w:date="2017-01-18T13:52:00Z"/>
          <w:rFonts w:asciiTheme="minorHAnsi" w:eastAsiaTheme="minorEastAsia" w:hAnsiTheme="minorHAnsi" w:cstheme="minorBidi"/>
          <w:noProof/>
          <w:sz w:val="22"/>
          <w:szCs w:val="22"/>
        </w:rPr>
      </w:pPr>
      <w:del w:id="440" w:author="Akilan Rathakrishnan" w:date="2017-01-18T13:52:00Z">
        <w:r w:rsidRPr="00ED4BDA" w:rsidDel="00ED4BDA">
          <w:rPr>
            <w:noProof/>
            <w:rPrChange w:id="441" w:author="Akilan Rathakrishnan" w:date="2017-01-18T13:52:00Z">
              <w:rPr>
                <w:rStyle w:val="Hyperlink"/>
                <w:noProof/>
              </w:rPr>
            </w:rPrChange>
          </w:rPr>
          <w:delText>4.6.1.</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442" w:author="Akilan Rathakrishnan" w:date="2017-01-18T13:52:00Z">
              <w:rPr>
                <w:rStyle w:val="Hyperlink"/>
                <w:rFonts w:ascii="Calibri" w:hAnsi="Calibri"/>
                <w:noProof/>
              </w:rPr>
            </w:rPrChange>
          </w:rPr>
          <w:delText>Hardware Related Design</w:delText>
        </w:r>
        <w:r w:rsidDel="00ED4BDA">
          <w:rPr>
            <w:noProof/>
            <w:webHidden/>
          </w:rPr>
          <w:tab/>
          <w:delText>20</w:delText>
        </w:r>
      </w:del>
    </w:p>
    <w:p w:rsidR="00C941DC" w:rsidDel="00ED4BDA" w:rsidRDefault="00C941DC">
      <w:pPr>
        <w:pStyle w:val="TOC3"/>
        <w:tabs>
          <w:tab w:val="left" w:pos="1440"/>
          <w:tab w:val="right" w:leader="dot" w:pos="8630"/>
        </w:tabs>
        <w:rPr>
          <w:del w:id="443" w:author="Akilan Rathakrishnan" w:date="2017-01-18T13:52:00Z"/>
          <w:rFonts w:asciiTheme="minorHAnsi" w:eastAsiaTheme="minorEastAsia" w:hAnsiTheme="minorHAnsi" w:cstheme="minorBidi"/>
          <w:noProof/>
          <w:sz w:val="22"/>
          <w:szCs w:val="22"/>
        </w:rPr>
      </w:pPr>
      <w:del w:id="444" w:author="Akilan Rathakrishnan" w:date="2017-01-18T13:52:00Z">
        <w:r w:rsidRPr="00ED4BDA" w:rsidDel="00ED4BDA">
          <w:rPr>
            <w:noProof/>
            <w:rPrChange w:id="445" w:author="Akilan Rathakrishnan" w:date="2017-01-18T13:52:00Z">
              <w:rPr>
                <w:rStyle w:val="Hyperlink"/>
                <w:noProof/>
              </w:rPr>
            </w:rPrChange>
          </w:rPr>
          <w:delText>4.6.2.</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446" w:author="Akilan Rathakrishnan" w:date="2017-01-18T13:52:00Z">
              <w:rPr>
                <w:rStyle w:val="Hyperlink"/>
                <w:rFonts w:ascii="Calibri" w:hAnsi="Calibri"/>
                <w:noProof/>
              </w:rPr>
            </w:rPrChange>
          </w:rPr>
          <w:delText>Software Related Design</w:delText>
        </w:r>
        <w:r w:rsidDel="00ED4BDA">
          <w:rPr>
            <w:noProof/>
            <w:webHidden/>
          </w:rPr>
          <w:tab/>
          <w:delText>20</w:delText>
        </w:r>
      </w:del>
    </w:p>
    <w:p w:rsidR="00C941DC" w:rsidDel="00ED4BDA" w:rsidRDefault="00C941DC">
      <w:pPr>
        <w:pStyle w:val="TOC2"/>
        <w:tabs>
          <w:tab w:val="left" w:pos="960"/>
          <w:tab w:val="right" w:leader="dot" w:pos="8630"/>
        </w:tabs>
        <w:rPr>
          <w:del w:id="447" w:author="Akilan Rathakrishnan" w:date="2017-01-18T13:52:00Z"/>
          <w:rFonts w:asciiTheme="minorHAnsi" w:eastAsiaTheme="minorEastAsia" w:hAnsiTheme="minorHAnsi" w:cstheme="minorBidi"/>
          <w:noProof/>
          <w:sz w:val="22"/>
          <w:szCs w:val="22"/>
        </w:rPr>
      </w:pPr>
      <w:del w:id="448" w:author="Akilan Rathakrishnan" w:date="2017-01-18T13:52:00Z">
        <w:r w:rsidRPr="00ED4BDA" w:rsidDel="00ED4BDA">
          <w:rPr>
            <w:noProof/>
            <w:rPrChange w:id="449" w:author="Akilan Rathakrishnan" w:date="2017-01-18T13:52:00Z">
              <w:rPr>
                <w:rStyle w:val="Hyperlink"/>
                <w:noProof/>
              </w:rPr>
            </w:rPrChange>
          </w:rPr>
          <w:delText>4.7.</w:delText>
        </w:r>
        <w:r w:rsidDel="00ED4BDA">
          <w:rPr>
            <w:rFonts w:asciiTheme="minorHAnsi" w:eastAsiaTheme="minorEastAsia" w:hAnsiTheme="minorHAnsi" w:cstheme="minorBidi"/>
            <w:noProof/>
            <w:sz w:val="22"/>
            <w:szCs w:val="22"/>
          </w:rPr>
          <w:tab/>
        </w:r>
        <w:r w:rsidRPr="00ED4BDA" w:rsidDel="00ED4BDA">
          <w:rPr>
            <w:noProof/>
            <w:rPrChange w:id="450" w:author="Akilan Rathakrishnan" w:date="2017-01-18T13:52:00Z">
              <w:rPr>
                <w:rStyle w:val="Hyperlink"/>
                <w:noProof/>
              </w:rPr>
            </w:rPrChange>
          </w:rPr>
          <w:delText xml:space="preserve">Sub-Function: </w:delText>
        </w:r>
        <w:r w:rsidRPr="00ED4BDA" w:rsidDel="00ED4BDA">
          <w:rPr>
            <w:rFonts w:ascii="Calibri" w:hAnsi="Calibri"/>
            <w:noProof/>
            <w:rPrChange w:id="451" w:author="Akilan Rathakrishnan" w:date="2017-01-18T13:52:00Z">
              <w:rPr>
                <w:rStyle w:val="Hyperlink"/>
                <w:rFonts w:ascii="Calibri" w:hAnsi="Calibri"/>
                <w:noProof/>
              </w:rPr>
            </w:rPrChange>
          </w:rPr>
          <w:delText>ImcArbnPer4</w:delText>
        </w:r>
        <w:r w:rsidDel="00ED4BDA">
          <w:rPr>
            <w:noProof/>
            <w:webHidden/>
          </w:rPr>
          <w:tab/>
          <w:delText>24</w:delText>
        </w:r>
      </w:del>
    </w:p>
    <w:p w:rsidR="00C941DC" w:rsidDel="00ED4BDA" w:rsidRDefault="00C941DC">
      <w:pPr>
        <w:pStyle w:val="TOC3"/>
        <w:tabs>
          <w:tab w:val="left" w:pos="1440"/>
          <w:tab w:val="right" w:leader="dot" w:pos="8630"/>
        </w:tabs>
        <w:rPr>
          <w:del w:id="452" w:author="Akilan Rathakrishnan" w:date="2017-01-18T13:52:00Z"/>
          <w:rFonts w:asciiTheme="minorHAnsi" w:eastAsiaTheme="minorEastAsia" w:hAnsiTheme="minorHAnsi" w:cstheme="minorBidi"/>
          <w:noProof/>
          <w:sz w:val="22"/>
          <w:szCs w:val="22"/>
        </w:rPr>
      </w:pPr>
      <w:del w:id="453" w:author="Akilan Rathakrishnan" w:date="2017-01-18T13:52:00Z">
        <w:r w:rsidRPr="00ED4BDA" w:rsidDel="00ED4BDA">
          <w:rPr>
            <w:noProof/>
            <w:rPrChange w:id="454" w:author="Akilan Rathakrishnan" w:date="2017-01-18T13:52:00Z">
              <w:rPr>
                <w:rStyle w:val="Hyperlink"/>
                <w:noProof/>
              </w:rPr>
            </w:rPrChange>
          </w:rPr>
          <w:delText>4.7.1.</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455" w:author="Akilan Rathakrishnan" w:date="2017-01-18T13:52:00Z">
              <w:rPr>
                <w:rStyle w:val="Hyperlink"/>
                <w:rFonts w:ascii="Calibri" w:hAnsi="Calibri"/>
                <w:noProof/>
              </w:rPr>
            </w:rPrChange>
          </w:rPr>
          <w:delText>Hardware Related Design</w:delText>
        </w:r>
        <w:r w:rsidDel="00ED4BDA">
          <w:rPr>
            <w:noProof/>
            <w:webHidden/>
          </w:rPr>
          <w:tab/>
          <w:delText>24</w:delText>
        </w:r>
      </w:del>
    </w:p>
    <w:p w:rsidR="00C941DC" w:rsidDel="00ED4BDA" w:rsidRDefault="00C941DC">
      <w:pPr>
        <w:pStyle w:val="TOC3"/>
        <w:tabs>
          <w:tab w:val="left" w:pos="1440"/>
          <w:tab w:val="right" w:leader="dot" w:pos="8630"/>
        </w:tabs>
        <w:rPr>
          <w:del w:id="456" w:author="Akilan Rathakrishnan" w:date="2017-01-18T13:52:00Z"/>
          <w:rFonts w:asciiTheme="minorHAnsi" w:eastAsiaTheme="minorEastAsia" w:hAnsiTheme="minorHAnsi" w:cstheme="minorBidi"/>
          <w:noProof/>
          <w:sz w:val="22"/>
          <w:szCs w:val="22"/>
        </w:rPr>
      </w:pPr>
      <w:del w:id="457" w:author="Akilan Rathakrishnan" w:date="2017-01-18T13:52:00Z">
        <w:r w:rsidRPr="00ED4BDA" w:rsidDel="00ED4BDA">
          <w:rPr>
            <w:noProof/>
            <w:rPrChange w:id="458" w:author="Akilan Rathakrishnan" w:date="2017-01-18T13:52:00Z">
              <w:rPr>
                <w:rStyle w:val="Hyperlink"/>
                <w:noProof/>
              </w:rPr>
            </w:rPrChange>
          </w:rPr>
          <w:delText>4.7.2.</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459" w:author="Akilan Rathakrishnan" w:date="2017-01-18T13:52:00Z">
              <w:rPr>
                <w:rStyle w:val="Hyperlink"/>
                <w:rFonts w:ascii="Calibri" w:hAnsi="Calibri"/>
                <w:noProof/>
              </w:rPr>
            </w:rPrChange>
          </w:rPr>
          <w:delText>Software Related Design</w:delText>
        </w:r>
        <w:r w:rsidDel="00ED4BDA">
          <w:rPr>
            <w:noProof/>
            <w:webHidden/>
          </w:rPr>
          <w:tab/>
          <w:delText>24</w:delText>
        </w:r>
      </w:del>
    </w:p>
    <w:p w:rsidR="00C941DC" w:rsidDel="00ED4BDA" w:rsidRDefault="00C941DC">
      <w:pPr>
        <w:pStyle w:val="TOC2"/>
        <w:tabs>
          <w:tab w:val="left" w:pos="960"/>
          <w:tab w:val="right" w:leader="dot" w:pos="8630"/>
        </w:tabs>
        <w:rPr>
          <w:del w:id="460" w:author="Akilan Rathakrishnan" w:date="2017-01-18T13:52:00Z"/>
          <w:rFonts w:asciiTheme="minorHAnsi" w:eastAsiaTheme="minorEastAsia" w:hAnsiTheme="minorHAnsi" w:cstheme="minorBidi"/>
          <w:noProof/>
          <w:sz w:val="22"/>
          <w:szCs w:val="22"/>
        </w:rPr>
      </w:pPr>
      <w:del w:id="461" w:author="Akilan Rathakrishnan" w:date="2017-01-18T13:52:00Z">
        <w:r w:rsidRPr="00ED4BDA" w:rsidDel="00ED4BDA">
          <w:rPr>
            <w:noProof/>
            <w:rPrChange w:id="462" w:author="Akilan Rathakrishnan" w:date="2017-01-18T13:52:00Z">
              <w:rPr>
                <w:rStyle w:val="Hyperlink"/>
                <w:noProof/>
              </w:rPr>
            </w:rPrChange>
          </w:rPr>
          <w:delText>4.8.</w:delText>
        </w:r>
        <w:r w:rsidDel="00ED4BDA">
          <w:rPr>
            <w:rFonts w:asciiTheme="minorHAnsi" w:eastAsiaTheme="minorEastAsia" w:hAnsiTheme="minorHAnsi" w:cstheme="minorBidi"/>
            <w:noProof/>
            <w:sz w:val="22"/>
            <w:szCs w:val="22"/>
          </w:rPr>
          <w:tab/>
        </w:r>
        <w:r w:rsidRPr="00ED4BDA" w:rsidDel="00ED4BDA">
          <w:rPr>
            <w:noProof/>
            <w:rPrChange w:id="463" w:author="Akilan Rathakrishnan" w:date="2017-01-18T13:52:00Z">
              <w:rPr>
                <w:rStyle w:val="Hyperlink"/>
                <w:noProof/>
              </w:rPr>
            </w:rPrChange>
          </w:rPr>
          <w:delText xml:space="preserve">Sub-Function: </w:delText>
        </w:r>
        <w:r w:rsidRPr="00ED4BDA" w:rsidDel="00ED4BDA">
          <w:rPr>
            <w:rFonts w:ascii="Calibri" w:hAnsi="Calibri"/>
            <w:noProof/>
            <w:rPrChange w:id="464" w:author="Akilan Rathakrishnan" w:date="2017-01-18T13:52:00Z">
              <w:rPr>
                <w:rStyle w:val="Hyperlink"/>
                <w:rFonts w:ascii="Calibri" w:hAnsi="Calibri"/>
                <w:noProof/>
              </w:rPr>
            </w:rPrChange>
          </w:rPr>
          <w:delText>ImcArbnPer5</w:delText>
        </w:r>
        <w:r w:rsidDel="00ED4BDA">
          <w:rPr>
            <w:noProof/>
            <w:webHidden/>
          </w:rPr>
          <w:tab/>
          <w:delText>25</w:delText>
        </w:r>
      </w:del>
    </w:p>
    <w:p w:rsidR="00C941DC" w:rsidDel="00ED4BDA" w:rsidRDefault="00C941DC">
      <w:pPr>
        <w:pStyle w:val="TOC3"/>
        <w:tabs>
          <w:tab w:val="left" w:pos="1440"/>
          <w:tab w:val="right" w:leader="dot" w:pos="8630"/>
        </w:tabs>
        <w:rPr>
          <w:del w:id="465" w:author="Akilan Rathakrishnan" w:date="2017-01-18T13:52:00Z"/>
          <w:rFonts w:asciiTheme="minorHAnsi" w:eastAsiaTheme="minorEastAsia" w:hAnsiTheme="minorHAnsi" w:cstheme="minorBidi"/>
          <w:noProof/>
          <w:sz w:val="22"/>
          <w:szCs w:val="22"/>
        </w:rPr>
      </w:pPr>
      <w:del w:id="466" w:author="Akilan Rathakrishnan" w:date="2017-01-18T13:52:00Z">
        <w:r w:rsidRPr="00ED4BDA" w:rsidDel="00ED4BDA">
          <w:rPr>
            <w:noProof/>
            <w:rPrChange w:id="467" w:author="Akilan Rathakrishnan" w:date="2017-01-18T13:52:00Z">
              <w:rPr>
                <w:rStyle w:val="Hyperlink"/>
                <w:noProof/>
              </w:rPr>
            </w:rPrChange>
          </w:rPr>
          <w:delText>4.8.1.</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468" w:author="Akilan Rathakrishnan" w:date="2017-01-18T13:52:00Z">
              <w:rPr>
                <w:rStyle w:val="Hyperlink"/>
                <w:rFonts w:ascii="Calibri" w:hAnsi="Calibri"/>
                <w:noProof/>
              </w:rPr>
            </w:rPrChange>
          </w:rPr>
          <w:delText>Hardware Related Design</w:delText>
        </w:r>
        <w:r w:rsidDel="00ED4BDA">
          <w:rPr>
            <w:noProof/>
            <w:webHidden/>
          </w:rPr>
          <w:tab/>
          <w:delText>25</w:delText>
        </w:r>
      </w:del>
    </w:p>
    <w:p w:rsidR="00C941DC" w:rsidDel="00ED4BDA" w:rsidRDefault="00C941DC">
      <w:pPr>
        <w:pStyle w:val="TOC3"/>
        <w:tabs>
          <w:tab w:val="left" w:pos="1440"/>
          <w:tab w:val="right" w:leader="dot" w:pos="8630"/>
        </w:tabs>
        <w:rPr>
          <w:del w:id="469" w:author="Akilan Rathakrishnan" w:date="2017-01-18T13:52:00Z"/>
          <w:rFonts w:asciiTheme="minorHAnsi" w:eastAsiaTheme="minorEastAsia" w:hAnsiTheme="minorHAnsi" w:cstheme="minorBidi"/>
          <w:noProof/>
          <w:sz w:val="22"/>
          <w:szCs w:val="22"/>
        </w:rPr>
      </w:pPr>
      <w:del w:id="470" w:author="Akilan Rathakrishnan" w:date="2017-01-18T13:52:00Z">
        <w:r w:rsidRPr="00ED4BDA" w:rsidDel="00ED4BDA">
          <w:rPr>
            <w:noProof/>
            <w:rPrChange w:id="471" w:author="Akilan Rathakrishnan" w:date="2017-01-18T13:52:00Z">
              <w:rPr>
                <w:rStyle w:val="Hyperlink"/>
                <w:noProof/>
              </w:rPr>
            </w:rPrChange>
          </w:rPr>
          <w:delText>4.8.2.</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472" w:author="Akilan Rathakrishnan" w:date="2017-01-18T13:52:00Z">
              <w:rPr>
                <w:rStyle w:val="Hyperlink"/>
                <w:rFonts w:ascii="Calibri" w:hAnsi="Calibri"/>
                <w:noProof/>
              </w:rPr>
            </w:rPrChange>
          </w:rPr>
          <w:delText>Software Related Design</w:delText>
        </w:r>
        <w:r w:rsidDel="00ED4BDA">
          <w:rPr>
            <w:noProof/>
            <w:webHidden/>
          </w:rPr>
          <w:tab/>
          <w:delText>25</w:delText>
        </w:r>
      </w:del>
    </w:p>
    <w:p w:rsidR="00C941DC" w:rsidDel="00ED4BDA" w:rsidRDefault="00C941DC">
      <w:pPr>
        <w:pStyle w:val="TOC2"/>
        <w:tabs>
          <w:tab w:val="left" w:pos="960"/>
          <w:tab w:val="right" w:leader="dot" w:pos="8630"/>
        </w:tabs>
        <w:rPr>
          <w:del w:id="473" w:author="Akilan Rathakrishnan" w:date="2017-01-18T13:52:00Z"/>
          <w:rFonts w:asciiTheme="minorHAnsi" w:eastAsiaTheme="minorEastAsia" w:hAnsiTheme="minorHAnsi" w:cstheme="minorBidi"/>
          <w:noProof/>
          <w:sz w:val="22"/>
          <w:szCs w:val="22"/>
        </w:rPr>
      </w:pPr>
      <w:del w:id="474" w:author="Akilan Rathakrishnan" w:date="2017-01-18T13:52:00Z">
        <w:r w:rsidRPr="00ED4BDA" w:rsidDel="00ED4BDA">
          <w:rPr>
            <w:noProof/>
            <w:rPrChange w:id="475" w:author="Akilan Rathakrishnan" w:date="2017-01-18T13:52:00Z">
              <w:rPr>
                <w:rStyle w:val="Hyperlink"/>
                <w:noProof/>
              </w:rPr>
            </w:rPrChange>
          </w:rPr>
          <w:delText>4.9.</w:delText>
        </w:r>
        <w:r w:rsidDel="00ED4BDA">
          <w:rPr>
            <w:rFonts w:asciiTheme="minorHAnsi" w:eastAsiaTheme="minorEastAsia" w:hAnsiTheme="minorHAnsi" w:cstheme="minorBidi"/>
            <w:noProof/>
            <w:sz w:val="22"/>
            <w:szCs w:val="22"/>
          </w:rPr>
          <w:tab/>
        </w:r>
        <w:r w:rsidRPr="00ED4BDA" w:rsidDel="00ED4BDA">
          <w:rPr>
            <w:noProof/>
            <w:rPrChange w:id="476" w:author="Akilan Rathakrishnan" w:date="2017-01-18T13:52:00Z">
              <w:rPr>
                <w:rStyle w:val="Hyperlink"/>
                <w:noProof/>
              </w:rPr>
            </w:rPrChange>
          </w:rPr>
          <w:delText xml:space="preserve">Sub-Function: </w:delText>
        </w:r>
        <w:r w:rsidRPr="00ED4BDA" w:rsidDel="00ED4BDA">
          <w:rPr>
            <w:rFonts w:ascii="Calibri" w:hAnsi="Calibri"/>
            <w:noProof/>
            <w:rPrChange w:id="477" w:author="Akilan Rathakrishnan" w:date="2017-01-18T13:52:00Z">
              <w:rPr>
                <w:rStyle w:val="Hyperlink"/>
                <w:rFonts w:ascii="Calibri" w:hAnsi="Calibri"/>
                <w:noProof/>
              </w:rPr>
            </w:rPrChange>
          </w:rPr>
          <w:delText>ImcArbnPer6</w:delText>
        </w:r>
        <w:r w:rsidDel="00ED4BDA">
          <w:rPr>
            <w:noProof/>
            <w:webHidden/>
          </w:rPr>
          <w:tab/>
          <w:delText>26</w:delText>
        </w:r>
      </w:del>
    </w:p>
    <w:p w:rsidR="00C941DC" w:rsidDel="00ED4BDA" w:rsidRDefault="00C941DC">
      <w:pPr>
        <w:pStyle w:val="TOC3"/>
        <w:tabs>
          <w:tab w:val="left" w:pos="1440"/>
          <w:tab w:val="right" w:leader="dot" w:pos="8630"/>
        </w:tabs>
        <w:rPr>
          <w:del w:id="478" w:author="Akilan Rathakrishnan" w:date="2017-01-18T13:52:00Z"/>
          <w:rFonts w:asciiTheme="minorHAnsi" w:eastAsiaTheme="minorEastAsia" w:hAnsiTheme="minorHAnsi" w:cstheme="minorBidi"/>
          <w:noProof/>
          <w:sz w:val="22"/>
          <w:szCs w:val="22"/>
        </w:rPr>
      </w:pPr>
      <w:del w:id="479" w:author="Akilan Rathakrishnan" w:date="2017-01-18T13:52:00Z">
        <w:r w:rsidRPr="00ED4BDA" w:rsidDel="00ED4BDA">
          <w:rPr>
            <w:noProof/>
            <w:rPrChange w:id="480" w:author="Akilan Rathakrishnan" w:date="2017-01-18T13:52:00Z">
              <w:rPr>
                <w:rStyle w:val="Hyperlink"/>
                <w:noProof/>
              </w:rPr>
            </w:rPrChange>
          </w:rPr>
          <w:delText>4.9.1.</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481" w:author="Akilan Rathakrishnan" w:date="2017-01-18T13:52:00Z">
              <w:rPr>
                <w:rStyle w:val="Hyperlink"/>
                <w:rFonts w:ascii="Calibri" w:hAnsi="Calibri"/>
                <w:noProof/>
              </w:rPr>
            </w:rPrChange>
          </w:rPr>
          <w:delText>Hardware Related Design</w:delText>
        </w:r>
        <w:r w:rsidDel="00ED4BDA">
          <w:rPr>
            <w:noProof/>
            <w:webHidden/>
          </w:rPr>
          <w:tab/>
          <w:delText>26</w:delText>
        </w:r>
      </w:del>
    </w:p>
    <w:p w:rsidR="00C941DC" w:rsidDel="00ED4BDA" w:rsidRDefault="00C941DC">
      <w:pPr>
        <w:pStyle w:val="TOC3"/>
        <w:tabs>
          <w:tab w:val="left" w:pos="1440"/>
          <w:tab w:val="right" w:leader="dot" w:pos="8630"/>
        </w:tabs>
        <w:rPr>
          <w:del w:id="482" w:author="Akilan Rathakrishnan" w:date="2017-01-18T13:52:00Z"/>
          <w:rFonts w:asciiTheme="minorHAnsi" w:eastAsiaTheme="minorEastAsia" w:hAnsiTheme="minorHAnsi" w:cstheme="minorBidi"/>
          <w:noProof/>
          <w:sz w:val="22"/>
          <w:szCs w:val="22"/>
        </w:rPr>
      </w:pPr>
      <w:del w:id="483" w:author="Akilan Rathakrishnan" w:date="2017-01-18T13:52:00Z">
        <w:r w:rsidRPr="00ED4BDA" w:rsidDel="00ED4BDA">
          <w:rPr>
            <w:noProof/>
            <w:rPrChange w:id="484" w:author="Akilan Rathakrishnan" w:date="2017-01-18T13:52:00Z">
              <w:rPr>
                <w:rStyle w:val="Hyperlink"/>
                <w:noProof/>
              </w:rPr>
            </w:rPrChange>
          </w:rPr>
          <w:delText>4.9.2.</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485" w:author="Akilan Rathakrishnan" w:date="2017-01-18T13:52:00Z">
              <w:rPr>
                <w:rStyle w:val="Hyperlink"/>
                <w:rFonts w:ascii="Calibri" w:hAnsi="Calibri"/>
                <w:noProof/>
              </w:rPr>
            </w:rPrChange>
          </w:rPr>
          <w:delText>Software Related Design</w:delText>
        </w:r>
        <w:r w:rsidDel="00ED4BDA">
          <w:rPr>
            <w:noProof/>
            <w:webHidden/>
          </w:rPr>
          <w:tab/>
          <w:delText>26</w:delText>
        </w:r>
      </w:del>
    </w:p>
    <w:p w:rsidR="00C941DC" w:rsidDel="00ED4BDA" w:rsidRDefault="00C941DC">
      <w:pPr>
        <w:pStyle w:val="TOC2"/>
        <w:tabs>
          <w:tab w:val="left" w:pos="960"/>
          <w:tab w:val="right" w:leader="dot" w:pos="8630"/>
        </w:tabs>
        <w:rPr>
          <w:del w:id="486" w:author="Akilan Rathakrishnan" w:date="2017-01-18T13:52:00Z"/>
          <w:rFonts w:asciiTheme="minorHAnsi" w:eastAsiaTheme="minorEastAsia" w:hAnsiTheme="minorHAnsi" w:cstheme="minorBidi"/>
          <w:noProof/>
          <w:sz w:val="22"/>
          <w:szCs w:val="22"/>
        </w:rPr>
      </w:pPr>
      <w:del w:id="487" w:author="Akilan Rathakrishnan" w:date="2017-01-18T13:52:00Z">
        <w:r w:rsidRPr="00ED4BDA" w:rsidDel="00ED4BDA">
          <w:rPr>
            <w:noProof/>
            <w:rPrChange w:id="488" w:author="Akilan Rathakrishnan" w:date="2017-01-18T13:52:00Z">
              <w:rPr>
                <w:rStyle w:val="Hyperlink"/>
                <w:noProof/>
              </w:rPr>
            </w:rPrChange>
          </w:rPr>
          <w:delText>4.10.</w:delText>
        </w:r>
        <w:r w:rsidDel="00ED4BDA">
          <w:rPr>
            <w:rFonts w:asciiTheme="minorHAnsi" w:eastAsiaTheme="minorEastAsia" w:hAnsiTheme="minorHAnsi" w:cstheme="minorBidi"/>
            <w:noProof/>
            <w:sz w:val="22"/>
            <w:szCs w:val="22"/>
          </w:rPr>
          <w:tab/>
        </w:r>
        <w:r w:rsidRPr="00ED4BDA" w:rsidDel="00ED4BDA">
          <w:rPr>
            <w:noProof/>
            <w:rPrChange w:id="489" w:author="Akilan Rathakrishnan" w:date="2017-01-18T13:52:00Z">
              <w:rPr>
                <w:rStyle w:val="Hyperlink"/>
                <w:noProof/>
              </w:rPr>
            </w:rPrChange>
          </w:rPr>
          <w:delText xml:space="preserve">Sub-Function:  </w:delText>
        </w:r>
        <w:r w:rsidRPr="00ED4BDA" w:rsidDel="00ED4BDA">
          <w:rPr>
            <w:rFonts w:ascii="Calibri" w:hAnsi="Calibri"/>
            <w:noProof/>
            <w:rPrChange w:id="490" w:author="Akilan Rathakrishnan" w:date="2017-01-18T13:52:00Z">
              <w:rPr>
                <w:rStyle w:val="Hyperlink"/>
                <w:rFonts w:ascii="Calibri" w:hAnsi="Calibri"/>
                <w:noProof/>
              </w:rPr>
            </w:rPrChange>
          </w:rPr>
          <w:delText>SetRxSigGroup</w:delText>
        </w:r>
        <w:r w:rsidDel="00ED4BDA">
          <w:rPr>
            <w:noProof/>
            <w:webHidden/>
          </w:rPr>
          <w:tab/>
          <w:delText>28</w:delText>
        </w:r>
      </w:del>
    </w:p>
    <w:p w:rsidR="00C941DC" w:rsidDel="00ED4BDA" w:rsidRDefault="00C941DC">
      <w:pPr>
        <w:pStyle w:val="TOC3"/>
        <w:tabs>
          <w:tab w:val="left" w:pos="1440"/>
          <w:tab w:val="right" w:leader="dot" w:pos="8630"/>
        </w:tabs>
        <w:rPr>
          <w:del w:id="491" w:author="Akilan Rathakrishnan" w:date="2017-01-18T13:52:00Z"/>
          <w:rFonts w:asciiTheme="minorHAnsi" w:eastAsiaTheme="minorEastAsia" w:hAnsiTheme="minorHAnsi" w:cstheme="minorBidi"/>
          <w:noProof/>
          <w:sz w:val="22"/>
          <w:szCs w:val="22"/>
        </w:rPr>
      </w:pPr>
      <w:del w:id="492" w:author="Akilan Rathakrishnan" w:date="2017-01-18T13:52:00Z">
        <w:r w:rsidRPr="00ED4BDA" w:rsidDel="00ED4BDA">
          <w:rPr>
            <w:noProof/>
            <w:rPrChange w:id="493" w:author="Akilan Rathakrishnan" w:date="2017-01-18T13:52:00Z">
              <w:rPr>
                <w:rStyle w:val="Hyperlink"/>
                <w:noProof/>
              </w:rPr>
            </w:rPrChange>
          </w:rPr>
          <w:delText>4.10.1.</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494" w:author="Akilan Rathakrishnan" w:date="2017-01-18T13:52:00Z">
              <w:rPr>
                <w:rStyle w:val="Hyperlink"/>
                <w:rFonts w:ascii="Calibri" w:hAnsi="Calibri"/>
                <w:noProof/>
              </w:rPr>
            </w:rPrChange>
          </w:rPr>
          <w:delText>Hardware Related Design</w:delText>
        </w:r>
        <w:r w:rsidDel="00ED4BDA">
          <w:rPr>
            <w:noProof/>
            <w:webHidden/>
          </w:rPr>
          <w:tab/>
          <w:delText>28</w:delText>
        </w:r>
      </w:del>
    </w:p>
    <w:p w:rsidR="00C941DC" w:rsidDel="00ED4BDA" w:rsidRDefault="00C941DC">
      <w:pPr>
        <w:pStyle w:val="TOC3"/>
        <w:tabs>
          <w:tab w:val="left" w:pos="1440"/>
          <w:tab w:val="right" w:leader="dot" w:pos="8630"/>
        </w:tabs>
        <w:rPr>
          <w:del w:id="495" w:author="Akilan Rathakrishnan" w:date="2017-01-18T13:52:00Z"/>
          <w:rFonts w:asciiTheme="minorHAnsi" w:eastAsiaTheme="minorEastAsia" w:hAnsiTheme="minorHAnsi" w:cstheme="minorBidi"/>
          <w:noProof/>
          <w:sz w:val="22"/>
          <w:szCs w:val="22"/>
        </w:rPr>
      </w:pPr>
      <w:del w:id="496" w:author="Akilan Rathakrishnan" w:date="2017-01-18T13:52:00Z">
        <w:r w:rsidRPr="00ED4BDA" w:rsidDel="00ED4BDA">
          <w:rPr>
            <w:noProof/>
            <w:rPrChange w:id="497" w:author="Akilan Rathakrishnan" w:date="2017-01-18T13:52:00Z">
              <w:rPr>
                <w:rStyle w:val="Hyperlink"/>
                <w:noProof/>
              </w:rPr>
            </w:rPrChange>
          </w:rPr>
          <w:delText>4.10.2.</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498" w:author="Akilan Rathakrishnan" w:date="2017-01-18T13:52:00Z">
              <w:rPr>
                <w:rStyle w:val="Hyperlink"/>
                <w:rFonts w:ascii="Calibri" w:hAnsi="Calibri"/>
                <w:noProof/>
              </w:rPr>
            </w:rPrChange>
          </w:rPr>
          <w:delText>Software Related Design</w:delText>
        </w:r>
        <w:r w:rsidDel="00ED4BDA">
          <w:rPr>
            <w:noProof/>
            <w:webHidden/>
          </w:rPr>
          <w:tab/>
          <w:delText>28</w:delText>
        </w:r>
      </w:del>
    </w:p>
    <w:p w:rsidR="00C941DC" w:rsidDel="00ED4BDA" w:rsidRDefault="00C941DC">
      <w:pPr>
        <w:pStyle w:val="TOC2"/>
        <w:tabs>
          <w:tab w:val="left" w:pos="960"/>
          <w:tab w:val="right" w:leader="dot" w:pos="8630"/>
        </w:tabs>
        <w:rPr>
          <w:del w:id="499" w:author="Akilan Rathakrishnan" w:date="2017-01-18T13:52:00Z"/>
          <w:rFonts w:asciiTheme="minorHAnsi" w:eastAsiaTheme="minorEastAsia" w:hAnsiTheme="minorHAnsi" w:cstheme="minorBidi"/>
          <w:noProof/>
          <w:sz w:val="22"/>
          <w:szCs w:val="22"/>
        </w:rPr>
      </w:pPr>
      <w:del w:id="500" w:author="Akilan Rathakrishnan" w:date="2017-01-18T13:52:00Z">
        <w:r w:rsidRPr="00ED4BDA" w:rsidDel="00ED4BDA">
          <w:rPr>
            <w:noProof/>
            <w:rPrChange w:id="501" w:author="Akilan Rathakrishnan" w:date="2017-01-18T13:52:00Z">
              <w:rPr>
                <w:rStyle w:val="Hyperlink"/>
                <w:noProof/>
              </w:rPr>
            </w:rPrChange>
          </w:rPr>
          <w:delText>4.11.</w:delText>
        </w:r>
        <w:r w:rsidDel="00ED4BDA">
          <w:rPr>
            <w:rFonts w:asciiTheme="minorHAnsi" w:eastAsiaTheme="minorEastAsia" w:hAnsiTheme="minorHAnsi" w:cstheme="minorBidi"/>
            <w:noProof/>
            <w:sz w:val="22"/>
            <w:szCs w:val="22"/>
          </w:rPr>
          <w:tab/>
        </w:r>
        <w:r w:rsidRPr="00ED4BDA" w:rsidDel="00ED4BDA">
          <w:rPr>
            <w:noProof/>
            <w:rPrChange w:id="502" w:author="Akilan Rathakrishnan" w:date="2017-01-18T13:52:00Z">
              <w:rPr>
                <w:rStyle w:val="Hyperlink"/>
                <w:noProof/>
              </w:rPr>
            </w:rPrChange>
          </w:rPr>
          <w:delText xml:space="preserve">Sub-Function:  </w:delText>
        </w:r>
        <w:r w:rsidRPr="00ED4BDA" w:rsidDel="00ED4BDA">
          <w:rPr>
            <w:rFonts w:ascii="Calibri" w:hAnsi="Calibri"/>
            <w:noProof/>
            <w:rPrChange w:id="503" w:author="Akilan Rathakrishnan" w:date="2017-01-18T13:52:00Z">
              <w:rPr>
                <w:rStyle w:val="Hyperlink"/>
                <w:rFonts w:ascii="Calibri" w:hAnsi="Calibri"/>
                <w:noProof/>
              </w:rPr>
            </w:rPrChange>
          </w:rPr>
          <w:delText>GetTxSigGroup</w:delText>
        </w:r>
        <w:r w:rsidDel="00ED4BDA">
          <w:rPr>
            <w:noProof/>
            <w:webHidden/>
          </w:rPr>
          <w:tab/>
          <w:delText>30</w:delText>
        </w:r>
      </w:del>
    </w:p>
    <w:p w:rsidR="00C941DC" w:rsidDel="00ED4BDA" w:rsidRDefault="00C941DC">
      <w:pPr>
        <w:pStyle w:val="TOC3"/>
        <w:tabs>
          <w:tab w:val="left" w:pos="1440"/>
          <w:tab w:val="right" w:leader="dot" w:pos="8630"/>
        </w:tabs>
        <w:rPr>
          <w:del w:id="504" w:author="Akilan Rathakrishnan" w:date="2017-01-18T13:52:00Z"/>
          <w:rFonts w:asciiTheme="minorHAnsi" w:eastAsiaTheme="minorEastAsia" w:hAnsiTheme="minorHAnsi" w:cstheme="minorBidi"/>
          <w:noProof/>
          <w:sz w:val="22"/>
          <w:szCs w:val="22"/>
        </w:rPr>
      </w:pPr>
      <w:del w:id="505" w:author="Akilan Rathakrishnan" w:date="2017-01-18T13:52:00Z">
        <w:r w:rsidRPr="00ED4BDA" w:rsidDel="00ED4BDA">
          <w:rPr>
            <w:noProof/>
            <w:rPrChange w:id="506" w:author="Akilan Rathakrishnan" w:date="2017-01-18T13:52:00Z">
              <w:rPr>
                <w:rStyle w:val="Hyperlink"/>
                <w:noProof/>
              </w:rPr>
            </w:rPrChange>
          </w:rPr>
          <w:delText>4.11.1.</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507" w:author="Akilan Rathakrishnan" w:date="2017-01-18T13:52:00Z">
              <w:rPr>
                <w:rStyle w:val="Hyperlink"/>
                <w:rFonts w:ascii="Calibri" w:hAnsi="Calibri"/>
                <w:noProof/>
              </w:rPr>
            </w:rPrChange>
          </w:rPr>
          <w:delText>Hardware Related Design</w:delText>
        </w:r>
        <w:r w:rsidDel="00ED4BDA">
          <w:rPr>
            <w:noProof/>
            <w:webHidden/>
          </w:rPr>
          <w:tab/>
          <w:delText>30</w:delText>
        </w:r>
      </w:del>
    </w:p>
    <w:p w:rsidR="00C941DC" w:rsidDel="00ED4BDA" w:rsidRDefault="00C941DC">
      <w:pPr>
        <w:pStyle w:val="TOC3"/>
        <w:tabs>
          <w:tab w:val="left" w:pos="1440"/>
          <w:tab w:val="right" w:leader="dot" w:pos="8630"/>
        </w:tabs>
        <w:rPr>
          <w:del w:id="508" w:author="Akilan Rathakrishnan" w:date="2017-01-18T13:52:00Z"/>
          <w:rFonts w:asciiTheme="minorHAnsi" w:eastAsiaTheme="minorEastAsia" w:hAnsiTheme="minorHAnsi" w:cstheme="minorBidi"/>
          <w:noProof/>
          <w:sz w:val="22"/>
          <w:szCs w:val="22"/>
        </w:rPr>
      </w:pPr>
      <w:del w:id="509" w:author="Akilan Rathakrishnan" w:date="2017-01-18T13:52:00Z">
        <w:r w:rsidRPr="00ED4BDA" w:rsidDel="00ED4BDA">
          <w:rPr>
            <w:noProof/>
            <w:rPrChange w:id="510" w:author="Akilan Rathakrishnan" w:date="2017-01-18T13:52:00Z">
              <w:rPr>
                <w:rStyle w:val="Hyperlink"/>
                <w:noProof/>
              </w:rPr>
            </w:rPrChange>
          </w:rPr>
          <w:delText>4.11.2.</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511" w:author="Akilan Rathakrishnan" w:date="2017-01-18T13:52:00Z">
              <w:rPr>
                <w:rStyle w:val="Hyperlink"/>
                <w:rFonts w:ascii="Calibri" w:hAnsi="Calibri"/>
                <w:noProof/>
              </w:rPr>
            </w:rPrChange>
          </w:rPr>
          <w:delText>Software Related Design</w:delText>
        </w:r>
        <w:r w:rsidDel="00ED4BDA">
          <w:rPr>
            <w:noProof/>
            <w:webHidden/>
          </w:rPr>
          <w:tab/>
          <w:delText>30</w:delText>
        </w:r>
      </w:del>
    </w:p>
    <w:p w:rsidR="00C941DC" w:rsidDel="00ED4BDA" w:rsidRDefault="00C941DC">
      <w:pPr>
        <w:pStyle w:val="TOC2"/>
        <w:tabs>
          <w:tab w:val="left" w:pos="960"/>
          <w:tab w:val="right" w:leader="dot" w:pos="8630"/>
        </w:tabs>
        <w:rPr>
          <w:del w:id="512" w:author="Akilan Rathakrishnan" w:date="2017-01-18T13:52:00Z"/>
          <w:rFonts w:asciiTheme="minorHAnsi" w:eastAsiaTheme="minorEastAsia" w:hAnsiTheme="minorHAnsi" w:cstheme="minorBidi"/>
          <w:noProof/>
          <w:sz w:val="22"/>
          <w:szCs w:val="22"/>
        </w:rPr>
      </w:pPr>
      <w:del w:id="513" w:author="Akilan Rathakrishnan" w:date="2017-01-18T13:52:00Z">
        <w:r w:rsidRPr="00ED4BDA" w:rsidDel="00ED4BDA">
          <w:rPr>
            <w:noProof/>
            <w:rPrChange w:id="514" w:author="Akilan Rathakrishnan" w:date="2017-01-18T13:52:00Z">
              <w:rPr>
                <w:rStyle w:val="Hyperlink"/>
                <w:noProof/>
              </w:rPr>
            </w:rPrChange>
          </w:rPr>
          <w:delText>4.12.</w:delText>
        </w:r>
        <w:r w:rsidDel="00ED4BDA">
          <w:rPr>
            <w:rFonts w:asciiTheme="minorHAnsi" w:eastAsiaTheme="minorEastAsia" w:hAnsiTheme="minorHAnsi" w:cstheme="minorBidi"/>
            <w:noProof/>
            <w:sz w:val="22"/>
            <w:szCs w:val="22"/>
          </w:rPr>
          <w:tab/>
        </w:r>
        <w:r w:rsidRPr="00ED4BDA" w:rsidDel="00ED4BDA">
          <w:rPr>
            <w:noProof/>
            <w:rPrChange w:id="515" w:author="Akilan Rathakrishnan" w:date="2017-01-18T13:52:00Z">
              <w:rPr>
                <w:rStyle w:val="Hyperlink"/>
                <w:noProof/>
              </w:rPr>
            </w:rPrChange>
          </w:rPr>
          <w:delText xml:space="preserve">Sub-Function:  </w:delText>
        </w:r>
        <w:r w:rsidRPr="00ED4BDA" w:rsidDel="00ED4BDA">
          <w:rPr>
            <w:rFonts w:ascii="Calibri" w:hAnsi="Calibri"/>
            <w:noProof/>
            <w:rPrChange w:id="516" w:author="Akilan Rathakrishnan" w:date="2017-01-18T13:52:00Z">
              <w:rPr>
                <w:rStyle w:val="Hyperlink"/>
                <w:rFonts w:ascii="Calibri" w:hAnsi="Calibri"/>
                <w:noProof/>
              </w:rPr>
            </w:rPrChange>
          </w:rPr>
          <w:delText>GetTxRateGroup</w:delText>
        </w:r>
        <w:r w:rsidDel="00ED4BDA">
          <w:rPr>
            <w:noProof/>
            <w:webHidden/>
          </w:rPr>
          <w:tab/>
          <w:delText>32</w:delText>
        </w:r>
      </w:del>
    </w:p>
    <w:p w:rsidR="00C941DC" w:rsidDel="00ED4BDA" w:rsidRDefault="00C941DC">
      <w:pPr>
        <w:pStyle w:val="TOC3"/>
        <w:tabs>
          <w:tab w:val="left" w:pos="1440"/>
          <w:tab w:val="right" w:leader="dot" w:pos="8630"/>
        </w:tabs>
        <w:rPr>
          <w:del w:id="517" w:author="Akilan Rathakrishnan" w:date="2017-01-18T13:52:00Z"/>
          <w:rFonts w:asciiTheme="minorHAnsi" w:eastAsiaTheme="minorEastAsia" w:hAnsiTheme="minorHAnsi" w:cstheme="minorBidi"/>
          <w:noProof/>
          <w:sz w:val="22"/>
          <w:szCs w:val="22"/>
        </w:rPr>
      </w:pPr>
      <w:del w:id="518" w:author="Akilan Rathakrishnan" w:date="2017-01-18T13:52:00Z">
        <w:r w:rsidRPr="00ED4BDA" w:rsidDel="00ED4BDA">
          <w:rPr>
            <w:noProof/>
            <w:rPrChange w:id="519" w:author="Akilan Rathakrishnan" w:date="2017-01-18T13:52:00Z">
              <w:rPr>
                <w:rStyle w:val="Hyperlink"/>
                <w:noProof/>
              </w:rPr>
            </w:rPrChange>
          </w:rPr>
          <w:delText>4.12.1.</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520" w:author="Akilan Rathakrishnan" w:date="2017-01-18T13:52:00Z">
              <w:rPr>
                <w:rStyle w:val="Hyperlink"/>
                <w:rFonts w:ascii="Calibri" w:hAnsi="Calibri"/>
                <w:noProof/>
              </w:rPr>
            </w:rPrChange>
          </w:rPr>
          <w:delText>Hardware Related Design</w:delText>
        </w:r>
        <w:r w:rsidDel="00ED4BDA">
          <w:rPr>
            <w:noProof/>
            <w:webHidden/>
          </w:rPr>
          <w:tab/>
          <w:delText>32</w:delText>
        </w:r>
      </w:del>
    </w:p>
    <w:p w:rsidR="00C941DC" w:rsidDel="00ED4BDA" w:rsidRDefault="00C941DC">
      <w:pPr>
        <w:pStyle w:val="TOC3"/>
        <w:tabs>
          <w:tab w:val="left" w:pos="1440"/>
          <w:tab w:val="right" w:leader="dot" w:pos="8630"/>
        </w:tabs>
        <w:rPr>
          <w:del w:id="521" w:author="Akilan Rathakrishnan" w:date="2017-01-18T13:52:00Z"/>
          <w:rFonts w:asciiTheme="minorHAnsi" w:eastAsiaTheme="minorEastAsia" w:hAnsiTheme="minorHAnsi" w:cstheme="minorBidi"/>
          <w:noProof/>
          <w:sz w:val="22"/>
          <w:szCs w:val="22"/>
        </w:rPr>
      </w:pPr>
      <w:del w:id="522" w:author="Akilan Rathakrishnan" w:date="2017-01-18T13:52:00Z">
        <w:r w:rsidRPr="00ED4BDA" w:rsidDel="00ED4BDA">
          <w:rPr>
            <w:noProof/>
            <w:rPrChange w:id="523" w:author="Akilan Rathakrishnan" w:date="2017-01-18T13:52:00Z">
              <w:rPr>
                <w:rStyle w:val="Hyperlink"/>
                <w:noProof/>
              </w:rPr>
            </w:rPrChange>
          </w:rPr>
          <w:delText>4.12.2.</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524" w:author="Akilan Rathakrishnan" w:date="2017-01-18T13:52:00Z">
              <w:rPr>
                <w:rStyle w:val="Hyperlink"/>
                <w:rFonts w:ascii="Calibri" w:hAnsi="Calibri"/>
                <w:noProof/>
              </w:rPr>
            </w:rPrChange>
          </w:rPr>
          <w:delText>Software Related Design</w:delText>
        </w:r>
        <w:r w:rsidDel="00ED4BDA">
          <w:rPr>
            <w:noProof/>
            <w:webHidden/>
          </w:rPr>
          <w:tab/>
          <w:delText>32</w:delText>
        </w:r>
      </w:del>
    </w:p>
    <w:p w:rsidR="00C941DC" w:rsidDel="00ED4BDA" w:rsidRDefault="00C941DC">
      <w:pPr>
        <w:pStyle w:val="TOC2"/>
        <w:tabs>
          <w:tab w:val="left" w:pos="960"/>
          <w:tab w:val="right" w:leader="dot" w:pos="8630"/>
        </w:tabs>
        <w:rPr>
          <w:del w:id="525" w:author="Akilan Rathakrishnan" w:date="2017-01-18T13:52:00Z"/>
          <w:rFonts w:asciiTheme="minorHAnsi" w:eastAsiaTheme="minorEastAsia" w:hAnsiTheme="minorHAnsi" w:cstheme="minorBidi"/>
          <w:noProof/>
          <w:sz w:val="22"/>
          <w:szCs w:val="22"/>
        </w:rPr>
      </w:pPr>
      <w:del w:id="526" w:author="Akilan Rathakrishnan" w:date="2017-01-18T13:52:00Z">
        <w:r w:rsidRPr="00ED4BDA" w:rsidDel="00ED4BDA">
          <w:rPr>
            <w:noProof/>
            <w:rPrChange w:id="527" w:author="Akilan Rathakrishnan" w:date="2017-01-18T13:52:00Z">
              <w:rPr>
                <w:rStyle w:val="Hyperlink"/>
                <w:noProof/>
              </w:rPr>
            </w:rPrChange>
          </w:rPr>
          <w:delText>4.13.</w:delText>
        </w:r>
        <w:r w:rsidDel="00ED4BDA">
          <w:rPr>
            <w:rFonts w:asciiTheme="minorHAnsi" w:eastAsiaTheme="minorEastAsia" w:hAnsiTheme="minorHAnsi" w:cstheme="minorBidi"/>
            <w:noProof/>
            <w:sz w:val="22"/>
            <w:szCs w:val="22"/>
          </w:rPr>
          <w:tab/>
        </w:r>
        <w:r w:rsidRPr="00ED4BDA" w:rsidDel="00ED4BDA">
          <w:rPr>
            <w:noProof/>
            <w:rPrChange w:id="528" w:author="Akilan Rathakrishnan" w:date="2017-01-18T13:52:00Z">
              <w:rPr>
                <w:rStyle w:val="Hyperlink"/>
                <w:noProof/>
              </w:rPr>
            </w:rPrChange>
          </w:rPr>
          <w:delText xml:space="preserve">Sub-Function:  </w:delText>
        </w:r>
        <w:r w:rsidRPr="00ED4BDA" w:rsidDel="00ED4BDA">
          <w:rPr>
            <w:rFonts w:ascii="Calibri" w:hAnsi="Calibri"/>
            <w:noProof/>
            <w:rPrChange w:id="529" w:author="Akilan Rathakrishnan" w:date="2017-01-18T13:52:00Z">
              <w:rPr>
                <w:rStyle w:val="Hyperlink"/>
                <w:rFonts w:ascii="Calibri" w:hAnsi="Calibri"/>
                <w:noProof/>
              </w:rPr>
            </w:rPrChange>
          </w:rPr>
          <w:delText>GetSigImcDataExtdSts_&lt;DATA_TYPE&gt;</w:delText>
        </w:r>
        <w:r w:rsidDel="00ED4BDA">
          <w:rPr>
            <w:noProof/>
            <w:webHidden/>
          </w:rPr>
          <w:tab/>
          <w:delText>34</w:delText>
        </w:r>
      </w:del>
    </w:p>
    <w:p w:rsidR="00C941DC" w:rsidDel="00ED4BDA" w:rsidRDefault="00C941DC">
      <w:pPr>
        <w:pStyle w:val="TOC3"/>
        <w:tabs>
          <w:tab w:val="left" w:pos="1440"/>
          <w:tab w:val="right" w:leader="dot" w:pos="8630"/>
        </w:tabs>
        <w:rPr>
          <w:del w:id="530" w:author="Akilan Rathakrishnan" w:date="2017-01-18T13:52:00Z"/>
          <w:rFonts w:asciiTheme="minorHAnsi" w:eastAsiaTheme="minorEastAsia" w:hAnsiTheme="minorHAnsi" w:cstheme="minorBidi"/>
          <w:noProof/>
          <w:sz w:val="22"/>
          <w:szCs w:val="22"/>
        </w:rPr>
      </w:pPr>
      <w:del w:id="531" w:author="Akilan Rathakrishnan" w:date="2017-01-18T13:52:00Z">
        <w:r w:rsidRPr="00ED4BDA" w:rsidDel="00ED4BDA">
          <w:rPr>
            <w:noProof/>
            <w:rPrChange w:id="532" w:author="Akilan Rathakrishnan" w:date="2017-01-18T13:52:00Z">
              <w:rPr>
                <w:rStyle w:val="Hyperlink"/>
                <w:noProof/>
              </w:rPr>
            </w:rPrChange>
          </w:rPr>
          <w:delText>4.13.1.</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533" w:author="Akilan Rathakrishnan" w:date="2017-01-18T13:52:00Z">
              <w:rPr>
                <w:rStyle w:val="Hyperlink"/>
                <w:rFonts w:ascii="Calibri" w:hAnsi="Calibri"/>
                <w:noProof/>
              </w:rPr>
            </w:rPrChange>
          </w:rPr>
          <w:delText>Hardware Related Design</w:delText>
        </w:r>
        <w:r w:rsidDel="00ED4BDA">
          <w:rPr>
            <w:noProof/>
            <w:webHidden/>
          </w:rPr>
          <w:tab/>
          <w:delText>34</w:delText>
        </w:r>
      </w:del>
    </w:p>
    <w:p w:rsidR="00C941DC" w:rsidDel="00ED4BDA" w:rsidRDefault="00C941DC">
      <w:pPr>
        <w:pStyle w:val="TOC3"/>
        <w:tabs>
          <w:tab w:val="left" w:pos="1440"/>
          <w:tab w:val="right" w:leader="dot" w:pos="8630"/>
        </w:tabs>
        <w:rPr>
          <w:del w:id="534" w:author="Akilan Rathakrishnan" w:date="2017-01-18T13:52:00Z"/>
          <w:rFonts w:asciiTheme="minorHAnsi" w:eastAsiaTheme="minorEastAsia" w:hAnsiTheme="minorHAnsi" w:cstheme="minorBidi"/>
          <w:noProof/>
          <w:sz w:val="22"/>
          <w:szCs w:val="22"/>
        </w:rPr>
      </w:pPr>
      <w:del w:id="535" w:author="Akilan Rathakrishnan" w:date="2017-01-18T13:52:00Z">
        <w:r w:rsidRPr="00ED4BDA" w:rsidDel="00ED4BDA">
          <w:rPr>
            <w:noProof/>
            <w:rPrChange w:id="536" w:author="Akilan Rathakrishnan" w:date="2017-01-18T13:52:00Z">
              <w:rPr>
                <w:rStyle w:val="Hyperlink"/>
                <w:noProof/>
              </w:rPr>
            </w:rPrChange>
          </w:rPr>
          <w:delText>4.13.2.</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537" w:author="Akilan Rathakrishnan" w:date="2017-01-18T13:52:00Z">
              <w:rPr>
                <w:rStyle w:val="Hyperlink"/>
                <w:rFonts w:ascii="Calibri" w:hAnsi="Calibri"/>
                <w:noProof/>
              </w:rPr>
            </w:rPrChange>
          </w:rPr>
          <w:delText>Software Related Design</w:delText>
        </w:r>
        <w:r w:rsidDel="00ED4BDA">
          <w:rPr>
            <w:noProof/>
            <w:webHidden/>
          </w:rPr>
          <w:tab/>
          <w:delText>34</w:delText>
        </w:r>
      </w:del>
    </w:p>
    <w:p w:rsidR="00C941DC" w:rsidDel="00ED4BDA" w:rsidRDefault="00C941DC">
      <w:pPr>
        <w:pStyle w:val="TOC2"/>
        <w:tabs>
          <w:tab w:val="left" w:pos="960"/>
          <w:tab w:val="right" w:leader="dot" w:pos="8630"/>
        </w:tabs>
        <w:rPr>
          <w:del w:id="538" w:author="Akilan Rathakrishnan" w:date="2017-01-18T13:52:00Z"/>
          <w:rFonts w:asciiTheme="minorHAnsi" w:eastAsiaTheme="minorEastAsia" w:hAnsiTheme="minorHAnsi" w:cstheme="minorBidi"/>
          <w:noProof/>
          <w:sz w:val="22"/>
          <w:szCs w:val="22"/>
        </w:rPr>
      </w:pPr>
      <w:del w:id="539" w:author="Akilan Rathakrishnan" w:date="2017-01-18T13:52:00Z">
        <w:r w:rsidRPr="00ED4BDA" w:rsidDel="00ED4BDA">
          <w:rPr>
            <w:noProof/>
            <w:rPrChange w:id="540" w:author="Akilan Rathakrishnan" w:date="2017-01-18T13:52:00Z">
              <w:rPr>
                <w:rStyle w:val="Hyperlink"/>
                <w:noProof/>
              </w:rPr>
            </w:rPrChange>
          </w:rPr>
          <w:delText>4.14.</w:delText>
        </w:r>
        <w:r w:rsidDel="00ED4BDA">
          <w:rPr>
            <w:rFonts w:asciiTheme="minorHAnsi" w:eastAsiaTheme="minorEastAsia" w:hAnsiTheme="minorHAnsi" w:cstheme="minorBidi"/>
            <w:noProof/>
            <w:sz w:val="22"/>
            <w:szCs w:val="22"/>
          </w:rPr>
          <w:tab/>
        </w:r>
        <w:r w:rsidRPr="00ED4BDA" w:rsidDel="00ED4BDA">
          <w:rPr>
            <w:noProof/>
            <w:rPrChange w:id="541" w:author="Akilan Rathakrishnan" w:date="2017-01-18T13:52:00Z">
              <w:rPr>
                <w:rStyle w:val="Hyperlink"/>
                <w:noProof/>
              </w:rPr>
            </w:rPrChange>
          </w:rPr>
          <w:delText xml:space="preserve">Sub-Function:  </w:delText>
        </w:r>
        <w:r w:rsidRPr="00ED4BDA" w:rsidDel="00ED4BDA">
          <w:rPr>
            <w:rFonts w:ascii="Calibri" w:hAnsi="Calibri"/>
            <w:noProof/>
            <w:rPrChange w:id="542" w:author="Akilan Rathakrishnan" w:date="2017-01-18T13:52:00Z">
              <w:rPr>
                <w:rStyle w:val="Hyperlink"/>
                <w:rFonts w:ascii="Calibri" w:hAnsi="Calibri"/>
                <w:noProof/>
              </w:rPr>
            </w:rPrChange>
          </w:rPr>
          <w:delText>GetSigImcData_&lt;DATA_TYPE&gt;</w:delText>
        </w:r>
        <w:r w:rsidDel="00ED4BDA">
          <w:rPr>
            <w:noProof/>
            <w:webHidden/>
          </w:rPr>
          <w:tab/>
          <w:delText>36</w:delText>
        </w:r>
      </w:del>
    </w:p>
    <w:p w:rsidR="00C941DC" w:rsidDel="00ED4BDA" w:rsidRDefault="00C941DC">
      <w:pPr>
        <w:pStyle w:val="TOC3"/>
        <w:tabs>
          <w:tab w:val="left" w:pos="1440"/>
          <w:tab w:val="right" w:leader="dot" w:pos="8630"/>
        </w:tabs>
        <w:rPr>
          <w:del w:id="543" w:author="Akilan Rathakrishnan" w:date="2017-01-18T13:52:00Z"/>
          <w:rFonts w:asciiTheme="minorHAnsi" w:eastAsiaTheme="minorEastAsia" w:hAnsiTheme="minorHAnsi" w:cstheme="minorBidi"/>
          <w:noProof/>
          <w:sz w:val="22"/>
          <w:szCs w:val="22"/>
        </w:rPr>
      </w:pPr>
      <w:del w:id="544" w:author="Akilan Rathakrishnan" w:date="2017-01-18T13:52:00Z">
        <w:r w:rsidRPr="00ED4BDA" w:rsidDel="00ED4BDA">
          <w:rPr>
            <w:noProof/>
            <w:rPrChange w:id="545" w:author="Akilan Rathakrishnan" w:date="2017-01-18T13:52:00Z">
              <w:rPr>
                <w:rStyle w:val="Hyperlink"/>
                <w:noProof/>
              </w:rPr>
            </w:rPrChange>
          </w:rPr>
          <w:delText>4.14.1.</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546" w:author="Akilan Rathakrishnan" w:date="2017-01-18T13:52:00Z">
              <w:rPr>
                <w:rStyle w:val="Hyperlink"/>
                <w:rFonts w:ascii="Calibri" w:hAnsi="Calibri"/>
                <w:noProof/>
              </w:rPr>
            </w:rPrChange>
          </w:rPr>
          <w:delText>Hardware Related Design</w:delText>
        </w:r>
        <w:r w:rsidDel="00ED4BDA">
          <w:rPr>
            <w:noProof/>
            <w:webHidden/>
          </w:rPr>
          <w:tab/>
          <w:delText>36</w:delText>
        </w:r>
      </w:del>
    </w:p>
    <w:p w:rsidR="00C941DC" w:rsidDel="00ED4BDA" w:rsidRDefault="00C941DC">
      <w:pPr>
        <w:pStyle w:val="TOC3"/>
        <w:tabs>
          <w:tab w:val="left" w:pos="1440"/>
          <w:tab w:val="right" w:leader="dot" w:pos="8630"/>
        </w:tabs>
        <w:rPr>
          <w:del w:id="547" w:author="Akilan Rathakrishnan" w:date="2017-01-18T13:52:00Z"/>
          <w:rFonts w:asciiTheme="minorHAnsi" w:eastAsiaTheme="minorEastAsia" w:hAnsiTheme="minorHAnsi" w:cstheme="minorBidi"/>
          <w:noProof/>
          <w:sz w:val="22"/>
          <w:szCs w:val="22"/>
        </w:rPr>
      </w:pPr>
      <w:del w:id="548" w:author="Akilan Rathakrishnan" w:date="2017-01-18T13:52:00Z">
        <w:r w:rsidRPr="00ED4BDA" w:rsidDel="00ED4BDA">
          <w:rPr>
            <w:noProof/>
            <w:rPrChange w:id="549" w:author="Akilan Rathakrishnan" w:date="2017-01-18T13:51:00Z">
              <w:rPr>
                <w:rStyle w:val="Hyperlink"/>
                <w:noProof/>
              </w:rPr>
            </w:rPrChange>
          </w:rPr>
          <w:delText>4.14.2.</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550" w:author="Akilan Rathakrishnan" w:date="2017-01-18T13:51:00Z">
              <w:rPr>
                <w:rStyle w:val="Hyperlink"/>
                <w:rFonts w:ascii="Calibri" w:hAnsi="Calibri"/>
                <w:noProof/>
              </w:rPr>
            </w:rPrChange>
          </w:rPr>
          <w:delText>Software Related Design</w:delText>
        </w:r>
        <w:r w:rsidDel="00ED4BDA">
          <w:rPr>
            <w:noProof/>
            <w:webHidden/>
          </w:rPr>
          <w:tab/>
          <w:delText>36</w:delText>
        </w:r>
      </w:del>
    </w:p>
    <w:p w:rsidR="00C941DC" w:rsidDel="00ED4BDA" w:rsidRDefault="00C941DC">
      <w:pPr>
        <w:pStyle w:val="TOC2"/>
        <w:tabs>
          <w:tab w:val="left" w:pos="960"/>
          <w:tab w:val="right" w:leader="dot" w:pos="8630"/>
        </w:tabs>
        <w:rPr>
          <w:del w:id="551" w:author="Akilan Rathakrishnan" w:date="2017-01-18T13:52:00Z"/>
          <w:rFonts w:asciiTheme="minorHAnsi" w:eastAsiaTheme="minorEastAsia" w:hAnsiTheme="minorHAnsi" w:cstheme="minorBidi"/>
          <w:noProof/>
          <w:sz w:val="22"/>
          <w:szCs w:val="22"/>
        </w:rPr>
      </w:pPr>
      <w:del w:id="552" w:author="Akilan Rathakrishnan" w:date="2017-01-18T13:52:00Z">
        <w:r w:rsidRPr="00ED4BDA" w:rsidDel="00ED4BDA">
          <w:rPr>
            <w:noProof/>
            <w:rPrChange w:id="553" w:author="Akilan Rathakrishnan" w:date="2017-01-18T13:51:00Z">
              <w:rPr>
                <w:rStyle w:val="Hyperlink"/>
                <w:noProof/>
              </w:rPr>
            </w:rPrChange>
          </w:rPr>
          <w:delText>4.15.</w:delText>
        </w:r>
        <w:r w:rsidDel="00ED4BDA">
          <w:rPr>
            <w:rFonts w:asciiTheme="minorHAnsi" w:eastAsiaTheme="minorEastAsia" w:hAnsiTheme="minorHAnsi" w:cstheme="minorBidi"/>
            <w:noProof/>
            <w:sz w:val="22"/>
            <w:szCs w:val="22"/>
          </w:rPr>
          <w:tab/>
        </w:r>
        <w:r w:rsidRPr="00ED4BDA" w:rsidDel="00ED4BDA">
          <w:rPr>
            <w:noProof/>
            <w:rPrChange w:id="554" w:author="Akilan Rathakrishnan" w:date="2017-01-18T13:51:00Z">
              <w:rPr>
                <w:rStyle w:val="Hyperlink"/>
                <w:noProof/>
              </w:rPr>
            </w:rPrChange>
          </w:rPr>
          <w:delText xml:space="preserve">Sub-Function:  </w:delText>
        </w:r>
        <w:r w:rsidRPr="00ED4BDA" w:rsidDel="00ED4BDA">
          <w:rPr>
            <w:rFonts w:ascii="Calibri" w:hAnsi="Calibri"/>
            <w:noProof/>
            <w:rPrChange w:id="555" w:author="Akilan Rathakrishnan" w:date="2017-01-18T13:51:00Z">
              <w:rPr>
                <w:rStyle w:val="Hyperlink"/>
                <w:rFonts w:ascii="Calibri" w:hAnsi="Calibri"/>
                <w:noProof/>
              </w:rPr>
            </w:rPrChange>
          </w:rPr>
          <w:delText>RxFrmVldChk</w:delText>
        </w:r>
        <w:r w:rsidDel="00ED4BDA">
          <w:rPr>
            <w:noProof/>
            <w:webHidden/>
          </w:rPr>
          <w:tab/>
          <w:delText>37</w:delText>
        </w:r>
      </w:del>
    </w:p>
    <w:p w:rsidR="00C941DC" w:rsidDel="00ED4BDA" w:rsidRDefault="00C941DC">
      <w:pPr>
        <w:pStyle w:val="TOC3"/>
        <w:tabs>
          <w:tab w:val="left" w:pos="1440"/>
          <w:tab w:val="right" w:leader="dot" w:pos="8630"/>
        </w:tabs>
        <w:rPr>
          <w:del w:id="556" w:author="Akilan Rathakrishnan" w:date="2017-01-18T13:52:00Z"/>
          <w:rFonts w:asciiTheme="minorHAnsi" w:eastAsiaTheme="minorEastAsia" w:hAnsiTheme="minorHAnsi" w:cstheme="minorBidi"/>
          <w:noProof/>
          <w:sz w:val="22"/>
          <w:szCs w:val="22"/>
        </w:rPr>
      </w:pPr>
      <w:del w:id="557" w:author="Akilan Rathakrishnan" w:date="2017-01-18T13:52:00Z">
        <w:r w:rsidRPr="00ED4BDA" w:rsidDel="00ED4BDA">
          <w:rPr>
            <w:noProof/>
            <w:rPrChange w:id="558" w:author="Akilan Rathakrishnan" w:date="2017-01-18T13:51:00Z">
              <w:rPr>
                <w:rStyle w:val="Hyperlink"/>
                <w:noProof/>
              </w:rPr>
            </w:rPrChange>
          </w:rPr>
          <w:delText>4.15.1.</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559" w:author="Akilan Rathakrishnan" w:date="2017-01-18T13:51:00Z">
              <w:rPr>
                <w:rStyle w:val="Hyperlink"/>
                <w:rFonts w:ascii="Calibri" w:hAnsi="Calibri"/>
                <w:noProof/>
              </w:rPr>
            </w:rPrChange>
          </w:rPr>
          <w:delText>Hardware Related Design</w:delText>
        </w:r>
        <w:r w:rsidDel="00ED4BDA">
          <w:rPr>
            <w:noProof/>
            <w:webHidden/>
          </w:rPr>
          <w:tab/>
          <w:delText>37</w:delText>
        </w:r>
      </w:del>
    </w:p>
    <w:p w:rsidR="00C941DC" w:rsidDel="00ED4BDA" w:rsidRDefault="00C941DC">
      <w:pPr>
        <w:pStyle w:val="TOC3"/>
        <w:tabs>
          <w:tab w:val="left" w:pos="1440"/>
          <w:tab w:val="right" w:leader="dot" w:pos="8630"/>
        </w:tabs>
        <w:rPr>
          <w:del w:id="560" w:author="Akilan Rathakrishnan" w:date="2017-01-18T13:52:00Z"/>
          <w:rFonts w:asciiTheme="minorHAnsi" w:eastAsiaTheme="minorEastAsia" w:hAnsiTheme="minorHAnsi" w:cstheme="minorBidi"/>
          <w:noProof/>
          <w:sz w:val="22"/>
          <w:szCs w:val="22"/>
        </w:rPr>
      </w:pPr>
      <w:del w:id="561" w:author="Akilan Rathakrishnan" w:date="2017-01-18T13:52:00Z">
        <w:r w:rsidRPr="00ED4BDA" w:rsidDel="00ED4BDA">
          <w:rPr>
            <w:noProof/>
            <w:rPrChange w:id="562" w:author="Akilan Rathakrishnan" w:date="2017-01-18T13:51:00Z">
              <w:rPr>
                <w:rStyle w:val="Hyperlink"/>
                <w:noProof/>
              </w:rPr>
            </w:rPrChange>
          </w:rPr>
          <w:delText>4.15.2.</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563" w:author="Akilan Rathakrishnan" w:date="2017-01-18T13:51:00Z">
              <w:rPr>
                <w:rStyle w:val="Hyperlink"/>
                <w:rFonts w:ascii="Calibri" w:hAnsi="Calibri"/>
                <w:noProof/>
              </w:rPr>
            </w:rPrChange>
          </w:rPr>
          <w:delText>Software Related Design</w:delText>
        </w:r>
        <w:r w:rsidDel="00ED4BDA">
          <w:rPr>
            <w:noProof/>
            <w:webHidden/>
          </w:rPr>
          <w:tab/>
          <w:delText>37</w:delText>
        </w:r>
      </w:del>
    </w:p>
    <w:p w:rsidR="00C941DC" w:rsidDel="00ED4BDA" w:rsidRDefault="00C941DC">
      <w:pPr>
        <w:pStyle w:val="TOC2"/>
        <w:tabs>
          <w:tab w:val="left" w:pos="960"/>
          <w:tab w:val="right" w:leader="dot" w:pos="8630"/>
        </w:tabs>
        <w:rPr>
          <w:del w:id="564" w:author="Akilan Rathakrishnan" w:date="2017-01-18T13:52:00Z"/>
          <w:rFonts w:asciiTheme="minorHAnsi" w:eastAsiaTheme="minorEastAsia" w:hAnsiTheme="minorHAnsi" w:cstheme="minorBidi"/>
          <w:noProof/>
          <w:sz w:val="22"/>
          <w:szCs w:val="22"/>
        </w:rPr>
      </w:pPr>
      <w:del w:id="565" w:author="Akilan Rathakrishnan" w:date="2017-01-18T13:52:00Z">
        <w:r w:rsidRPr="00ED4BDA" w:rsidDel="00ED4BDA">
          <w:rPr>
            <w:noProof/>
            <w:rPrChange w:id="566" w:author="Akilan Rathakrishnan" w:date="2017-01-18T13:51:00Z">
              <w:rPr>
                <w:rStyle w:val="Hyperlink"/>
                <w:noProof/>
              </w:rPr>
            </w:rPrChange>
          </w:rPr>
          <w:delText>4.16.</w:delText>
        </w:r>
        <w:r w:rsidDel="00ED4BDA">
          <w:rPr>
            <w:rFonts w:asciiTheme="minorHAnsi" w:eastAsiaTheme="minorEastAsia" w:hAnsiTheme="minorHAnsi" w:cstheme="minorBidi"/>
            <w:noProof/>
            <w:sz w:val="22"/>
            <w:szCs w:val="22"/>
          </w:rPr>
          <w:tab/>
        </w:r>
        <w:r w:rsidRPr="00ED4BDA" w:rsidDel="00ED4BDA">
          <w:rPr>
            <w:noProof/>
            <w:rPrChange w:id="567" w:author="Akilan Rathakrishnan" w:date="2017-01-18T13:51:00Z">
              <w:rPr>
                <w:rStyle w:val="Hyperlink"/>
                <w:noProof/>
              </w:rPr>
            </w:rPrChange>
          </w:rPr>
          <w:delText xml:space="preserve">Sub-Function:  </w:delText>
        </w:r>
        <w:r w:rsidRPr="00ED4BDA" w:rsidDel="00ED4BDA">
          <w:rPr>
            <w:rFonts w:ascii="Calibri" w:hAnsi="Calibri"/>
            <w:noProof/>
            <w:rPrChange w:id="568" w:author="Akilan Rathakrishnan" w:date="2017-01-18T13:51:00Z">
              <w:rPr>
                <w:rStyle w:val="Hyperlink"/>
                <w:rFonts w:ascii="Calibri" w:hAnsi="Calibri"/>
                <w:noProof/>
              </w:rPr>
            </w:rPrChange>
          </w:rPr>
          <w:delText>ImcChResyncHndlg</w:delText>
        </w:r>
        <w:r w:rsidDel="00ED4BDA">
          <w:rPr>
            <w:noProof/>
            <w:webHidden/>
          </w:rPr>
          <w:tab/>
          <w:delText>41</w:delText>
        </w:r>
      </w:del>
    </w:p>
    <w:p w:rsidR="00C941DC" w:rsidDel="00ED4BDA" w:rsidRDefault="00C941DC">
      <w:pPr>
        <w:pStyle w:val="TOC3"/>
        <w:tabs>
          <w:tab w:val="left" w:pos="1440"/>
          <w:tab w:val="right" w:leader="dot" w:pos="8630"/>
        </w:tabs>
        <w:rPr>
          <w:del w:id="569" w:author="Akilan Rathakrishnan" w:date="2017-01-18T13:52:00Z"/>
          <w:rFonts w:asciiTheme="minorHAnsi" w:eastAsiaTheme="minorEastAsia" w:hAnsiTheme="minorHAnsi" w:cstheme="minorBidi"/>
          <w:noProof/>
          <w:sz w:val="22"/>
          <w:szCs w:val="22"/>
        </w:rPr>
      </w:pPr>
      <w:del w:id="570" w:author="Akilan Rathakrishnan" w:date="2017-01-18T13:52:00Z">
        <w:r w:rsidRPr="00ED4BDA" w:rsidDel="00ED4BDA">
          <w:rPr>
            <w:noProof/>
            <w:rPrChange w:id="571" w:author="Akilan Rathakrishnan" w:date="2017-01-18T13:51:00Z">
              <w:rPr>
                <w:rStyle w:val="Hyperlink"/>
                <w:noProof/>
              </w:rPr>
            </w:rPrChange>
          </w:rPr>
          <w:delText>4.16.1.</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572" w:author="Akilan Rathakrishnan" w:date="2017-01-18T13:51:00Z">
              <w:rPr>
                <w:rStyle w:val="Hyperlink"/>
                <w:rFonts w:ascii="Calibri" w:hAnsi="Calibri"/>
                <w:noProof/>
              </w:rPr>
            </w:rPrChange>
          </w:rPr>
          <w:delText>Hardware Related Design</w:delText>
        </w:r>
        <w:r w:rsidDel="00ED4BDA">
          <w:rPr>
            <w:noProof/>
            <w:webHidden/>
          </w:rPr>
          <w:tab/>
          <w:delText>41</w:delText>
        </w:r>
      </w:del>
    </w:p>
    <w:p w:rsidR="00C941DC" w:rsidDel="00ED4BDA" w:rsidRDefault="00C941DC">
      <w:pPr>
        <w:pStyle w:val="TOC3"/>
        <w:tabs>
          <w:tab w:val="left" w:pos="1440"/>
          <w:tab w:val="right" w:leader="dot" w:pos="8630"/>
        </w:tabs>
        <w:rPr>
          <w:del w:id="573" w:author="Akilan Rathakrishnan" w:date="2017-01-18T13:52:00Z"/>
          <w:rFonts w:asciiTheme="minorHAnsi" w:eastAsiaTheme="minorEastAsia" w:hAnsiTheme="minorHAnsi" w:cstheme="minorBidi"/>
          <w:noProof/>
          <w:sz w:val="22"/>
          <w:szCs w:val="22"/>
        </w:rPr>
      </w:pPr>
      <w:del w:id="574" w:author="Akilan Rathakrishnan" w:date="2017-01-18T13:52:00Z">
        <w:r w:rsidRPr="00ED4BDA" w:rsidDel="00ED4BDA">
          <w:rPr>
            <w:noProof/>
            <w:rPrChange w:id="575" w:author="Akilan Rathakrishnan" w:date="2017-01-18T13:51:00Z">
              <w:rPr>
                <w:rStyle w:val="Hyperlink"/>
                <w:noProof/>
              </w:rPr>
            </w:rPrChange>
          </w:rPr>
          <w:delText>4.16.2.</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576" w:author="Akilan Rathakrishnan" w:date="2017-01-18T13:51:00Z">
              <w:rPr>
                <w:rStyle w:val="Hyperlink"/>
                <w:rFonts w:ascii="Calibri" w:hAnsi="Calibri"/>
                <w:noProof/>
              </w:rPr>
            </w:rPrChange>
          </w:rPr>
          <w:delText>Software Related Design</w:delText>
        </w:r>
        <w:r w:rsidDel="00ED4BDA">
          <w:rPr>
            <w:noProof/>
            <w:webHidden/>
          </w:rPr>
          <w:tab/>
          <w:delText>41</w:delText>
        </w:r>
      </w:del>
    </w:p>
    <w:p w:rsidR="00C941DC" w:rsidDel="00ED4BDA" w:rsidRDefault="00C941DC">
      <w:pPr>
        <w:pStyle w:val="TOC2"/>
        <w:tabs>
          <w:tab w:val="left" w:pos="960"/>
          <w:tab w:val="right" w:leader="dot" w:pos="8630"/>
        </w:tabs>
        <w:rPr>
          <w:del w:id="577" w:author="Akilan Rathakrishnan" w:date="2017-01-18T13:52:00Z"/>
          <w:rFonts w:asciiTheme="minorHAnsi" w:eastAsiaTheme="minorEastAsia" w:hAnsiTheme="minorHAnsi" w:cstheme="minorBidi"/>
          <w:noProof/>
          <w:sz w:val="22"/>
          <w:szCs w:val="22"/>
        </w:rPr>
      </w:pPr>
      <w:del w:id="578" w:author="Akilan Rathakrishnan" w:date="2017-01-18T13:52:00Z">
        <w:r w:rsidRPr="00ED4BDA" w:rsidDel="00ED4BDA">
          <w:rPr>
            <w:noProof/>
            <w:rPrChange w:id="579" w:author="Akilan Rathakrishnan" w:date="2017-01-18T13:51:00Z">
              <w:rPr>
                <w:rStyle w:val="Hyperlink"/>
                <w:noProof/>
              </w:rPr>
            </w:rPrChange>
          </w:rPr>
          <w:delText>4.17.</w:delText>
        </w:r>
        <w:r w:rsidDel="00ED4BDA">
          <w:rPr>
            <w:rFonts w:asciiTheme="minorHAnsi" w:eastAsiaTheme="minorEastAsia" w:hAnsiTheme="minorHAnsi" w:cstheme="minorBidi"/>
            <w:noProof/>
            <w:sz w:val="22"/>
            <w:szCs w:val="22"/>
          </w:rPr>
          <w:tab/>
        </w:r>
        <w:r w:rsidRPr="00ED4BDA" w:rsidDel="00ED4BDA">
          <w:rPr>
            <w:noProof/>
            <w:rPrChange w:id="580" w:author="Akilan Rathakrishnan" w:date="2017-01-18T13:51:00Z">
              <w:rPr>
                <w:rStyle w:val="Hyperlink"/>
                <w:noProof/>
              </w:rPr>
            </w:rPrChange>
          </w:rPr>
          <w:delText xml:space="preserve">Sub-Function:  </w:delText>
        </w:r>
        <w:r w:rsidRPr="00ED4BDA" w:rsidDel="00ED4BDA">
          <w:rPr>
            <w:rFonts w:ascii="Calibri" w:hAnsi="Calibri"/>
            <w:noProof/>
            <w:rPrChange w:id="581" w:author="Akilan Rathakrishnan" w:date="2017-01-18T13:51:00Z">
              <w:rPr>
                <w:rStyle w:val="Hyperlink"/>
                <w:rFonts w:ascii="Calibri" w:hAnsi="Calibri"/>
                <w:noProof/>
              </w:rPr>
            </w:rPrChange>
          </w:rPr>
          <w:delText>CreatSigGroupData</w:delText>
        </w:r>
        <w:r w:rsidDel="00ED4BDA">
          <w:rPr>
            <w:noProof/>
            <w:webHidden/>
          </w:rPr>
          <w:tab/>
          <w:delText>42</w:delText>
        </w:r>
      </w:del>
    </w:p>
    <w:p w:rsidR="00C941DC" w:rsidDel="00ED4BDA" w:rsidRDefault="00C941DC">
      <w:pPr>
        <w:pStyle w:val="TOC3"/>
        <w:tabs>
          <w:tab w:val="left" w:pos="1440"/>
          <w:tab w:val="right" w:leader="dot" w:pos="8630"/>
        </w:tabs>
        <w:rPr>
          <w:del w:id="582" w:author="Akilan Rathakrishnan" w:date="2017-01-18T13:52:00Z"/>
          <w:rFonts w:asciiTheme="minorHAnsi" w:eastAsiaTheme="minorEastAsia" w:hAnsiTheme="minorHAnsi" w:cstheme="minorBidi"/>
          <w:noProof/>
          <w:sz w:val="22"/>
          <w:szCs w:val="22"/>
        </w:rPr>
      </w:pPr>
      <w:del w:id="583" w:author="Akilan Rathakrishnan" w:date="2017-01-18T13:52:00Z">
        <w:r w:rsidRPr="00ED4BDA" w:rsidDel="00ED4BDA">
          <w:rPr>
            <w:noProof/>
            <w:rPrChange w:id="584" w:author="Akilan Rathakrishnan" w:date="2017-01-18T13:51:00Z">
              <w:rPr>
                <w:rStyle w:val="Hyperlink"/>
                <w:noProof/>
              </w:rPr>
            </w:rPrChange>
          </w:rPr>
          <w:delText>4.17.1.</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585" w:author="Akilan Rathakrishnan" w:date="2017-01-18T13:51:00Z">
              <w:rPr>
                <w:rStyle w:val="Hyperlink"/>
                <w:rFonts w:ascii="Calibri" w:hAnsi="Calibri"/>
                <w:noProof/>
              </w:rPr>
            </w:rPrChange>
          </w:rPr>
          <w:delText>Hardware Related Design</w:delText>
        </w:r>
        <w:r w:rsidDel="00ED4BDA">
          <w:rPr>
            <w:noProof/>
            <w:webHidden/>
          </w:rPr>
          <w:tab/>
          <w:delText>42</w:delText>
        </w:r>
      </w:del>
    </w:p>
    <w:p w:rsidR="00C941DC" w:rsidDel="00ED4BDA" w:rsidRDefault="00C941DC">
      <w:pPr>
        <w:pStyle w:val="TOC3"/>
        <w:tabs>
          <w:tab w:val="left" w:pos="1440"/>
          <w:tab w:val="right" w:leader="dot" w:pos="8630"/>
        </w:tabs>
        <w:rPr>
          <w:del w:id="586" w:author="Akilan Rathakrishnan" w:date="2017-01-18T13:52:00Z"/>
          <w:rFonts w:asciiTheme="minorHAnsi" w:eastAsiaTheme="minorEastAsia" w:hAnsiTheme="minorHAnsi" w:cstheme="minorBidi"/>
          <w:noProof/>
          <w:sz w:val="22"/>
          <w:szCs w:val="22"/>
        </w:rPr>
      </w:pPr>
      <w:del w:id="587" w:author="Akilan Rathakrishnan" w:date="2017-01-18T13:52:00Z">
        <w:r w:rsidRPr="00ED4BDA" w:rsidDel="00ED4BDA">
          <w:rPr>
            <w:noProof/>
            <w:rPrChange w:id="588" w:author="Akilan Rathakrishnan" w:date="2017-01-18T13:51:00Z">
              <w:rPr>
                <w:rStyle w:val="Hyperlink"/>
                <w:noProof/>
              </w:rPr>
            </w:rPrChange>
          </w:rPr>
          <w:delText>4.17.2.</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589" w:author="Akilan Rathakrishnan" w:date="2017-01-18T13:51:00Z">
              <w:rPr>
                <w:rStyle w:val="Hyperlink"/>
                <w:rFonts w:ascii="Calibri" w:hAnsi="Calibri"/>
                <w:noProof/>
              </w:rPr>
            </w:rPrChange>
          </w:rPr>
          <w:delText>Software Related Design</w:delText>
        </w:r>
        <w:r w:rsidDel="00ED4BDA">
          <w:rPr>
            <w:noProof/>
            <w:webHidden/>
          </w:rPr>
          <w:tab/>
          <w:delText>42</w:delText>
        </w:r>
      </w:del>
    </w:p>
    <w:p w:rsidR="00C941DC" w:rsidDel="00ED4BDA" w:rsidRDefault="00C941DC">
      <w:pPr>
        <w:pStyle w:val="TOC2"/>
        <w:tabs>
          <w:tab w:val="left" w:pos="960"/>
          <w:tab w:val="right" w:leader="dot" w:pos="8630"/>
        </w:tabs>
        <w:rPr>
          <w:del w:id="590" w:author="Akilan Rathakrishnan" w:date="2017-01-18T13:52:00Z"/>
          <w:rFonts w:asciiTheme="minorHAnsi" w:eastAsiaTheme="minorEastAsia" w:hAnsiTheme="minorHAnsi" w:cstheme="minorBidi"/>
          <w:noProof/>
          <w:sz w:val="22"/>
          <w:szCs w:val="22"/>
        </w:rPr>
      </w:pPr>
      <w:del w:id="591" w:author="Akilan Rathakrishnan" w:date="2017-01-18T13:52:00Z">
        <w:r w:rsidRPr="00ED4BDA" w:rsidDel="00ED4BDA">
          <w:rPr>
            <w:noProof/>
            <w:rPrChange w:id="592" w:author="Akilan Rathakrishnan" w:date="2017-01-18T13:51:00Z">
              <w:rPr>
                <w:rStyle w:val="Hyperlink"/>
                <w:noProof/>
              </w:rPr>
            </w:rPrChange>
          </w:rPr>
          <w:delText>4.18.</w:delText>
        </w:r>
        <w:r w:rsidDel="00ED4BDA">
          <w:rPr>
            <w:rFonts w:asciiTheme="minorHAnsi" w:eastAsiaTheme="minorEastAsia" w:hAnsiTheme="minorHAnsi" w:cstheme="minorBidi"/>
            <w:noProof/>
            <w:sz w:val="22"/>
            <w:szCs w:val="22"/>
          </w:rPr>
          <w:tab/>
        </w:r>
        <w:r w:rsidRPr="00ED4BDA" w:rsidDel="00ED4BDA">
          <w:rPr>
            <w:noProof/>
            <w:rPrChange w:id="593" w:author="Akilan Rathakrishnan" w:date="2017-01-18T13:51:00Z">
              <w:rPr>
                <w:rStyle w:val="Hyperlink"/>
                <w:noProof/>
              </w:rPr>
            </w:rPrChange>
          </w:rPr>
          <w:delText xml:space="preserve">Sub-Function:  </w:delText>
        </w:r>
        <w:r w:rsidRPr="00ED4BDA" w:rsidDel="00ED4BDA">
          <w:rPr>
            <w:rFonts w:ascii="Calibri" w:hAnsi="Calibri"/>
            <w:noProof/>
            <w:rPrChange w:id="594" w:author="Akilan Rathakrishnan" w:date="2017-01-18T13:51:00Z">
              <w:rPr>
                <w:rStyle w:val="Hyperlink"/>
                <w:rFonts w:ascii="Calibri" w:hAnsi="Calibri"/>
                <w:noProof/>
              </w:rPr>
            </w:rPrChange>
          </w:rPr>
          <w:delText>DecodSigGroupData</w:delText>
        </w:r>
        <w:r w:rsidDel="00ED4BDA">
          <w:rPr>
            <w:noProof/>
            <w:webHidden/>
          </w:rPr>
          <w:tab/>
          <w:delText>43</w:delText>
        </w:r>
      </w:del>
    </w:p>
    <w:p w:rsidR="00C941DC" w:rsidDel="00ED4BDA" w:rsidRDefault="00C941DC">
      <w:pPr>
        <w:pStyle w:val="TOC3"/>
        <w:tabs>
          <w:tab w:val="left" w:pos="1440"/>
          <w:tab w:val="right" w:leader="dot" w:pos="8630"/>
        </w:tabs>
        <w:rPr>
          <w:del w:id="595" w:author="Akilan Rathakrishnan" w:date="2017-01-18T13:52:00Z"/>
          <w:rFonts w:asciiTheme="minorHAnsi" w:eastAsiaTheme="minorEastAsia" w:hAnsiTheme="minorHAnsi" w:cstheme="minorBidi"/>
          <w:noProof/>
          <w:sz w:val="22"/>
          <w:szCs w:val="22"/>
        </w:rPr>
      </w:pPr>
      <w:del w:id="596" w:author="Akilan Rathakrishnan" w:date="2017-01-18T13:52:00Z">
        <w:r w:rsidRPr="00ED4BDA" w:rsidDel="00ED4BDA">
          <w:rPr>
            <w:noProof/>
            <w:rPrChange w:id="597" w:author="Akilan Rathakrishnan" w:date="2017-01-18T13:51:00Z">
              <w:rPr>
                <w:rStyle w:val="Hyperlink"/>
                <w:noProof/>
              </w:rPr>
            </w:rPrChange>
          </w:rPr>
          <w:delText>4.18.1.</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598" w:author="Akilan Rathakrishnan" w:date="2017-01-18T13:51:00Z">
              <w:rPr>
                <w:rStyle w:val="Hyperlink"/>
                <w:rFonts w:ascii="Calibri" w:hAnsi="Calibri"/>
                <w:noProof/>
              </w:rPr>
            </w:rPrChange>
          </w:rPr>
          <w:delText>Hardware Related Design</w:delText>
        </w:r>
        <w:r w:rsidDel="00ED4BDA">
          <w:rPr>
            <w:noProof/>
            <w:webHidden/>
          </w:rPr>
          <w:tab/>
          <w:delText>43</w:delText>
        </w:r>
      </w:del>
    </w:p>
    <w:p w:rsidR="00C941DC" w:rsidDel="00ED4BDA" w:rsidRDefault="00C941DC">
      <w:pPr>
        <w:pStyle w:val="TOC3"/>
        <w:tabs>
          <w:tab w:val="left" w:pos="1440"/>
          <w:tab w:val="right" w:leader="dot" w:pos="8630"/>
        </w:tabs>
        <w:rPr>
          <w:del w:id="599" w:author="Akilan Rathakrishnan" w:date="2017-01-18T13:52:00Z"/>
          <w:rFonts w:asciiTheme="minorHAnsi" w:eastAsiaTheme="minorEastAsia" w:hAnsiTheme="minorHAnsi" w:cstheme="minorBidi"/>
          <w:noProof/>
          <w:sz w:val="22"/>
          <w:szCs w:val="22"/>
        </w:rPr>
      </w:pPr>
      <w:del w:id="600" w:author="Akilan Rathakrishnan" w:date="2017-01-18T13:52:00Z">
        <w:r w:rsidRPr="00ED4BDA" w:rsidDel="00ED4BDA">
          <w:rPr>
            <w:noProof/>
            <w:rPrChange w:id="601" w:author="Akilan Rathakrishnan" w:date="2017-01-18T13:51:00Z">
              <w:rPr>
                <w:rStyle w:val="Hyperlink"/>
                <w:noProof/>
              </w:rPr>
            </w:rPrChange>
          </w:rPr>
          <w:delText>4.18.2.</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602" w:author="Akilan Rathakrishnan" w:date="2017-01-18T13:51:00Z">
              <w:rPr>
                <w:rStyle w:val="Hyperlink"/>
                <w:rFonts w:ascii="Calibri" w:hAnsi="Calibri"/>
                <w:noProof/>
              </w:rPr>
            </w:rPrChange>
          </w:rPr>
          <w:delText>Software Related Design</w:delText>
        </w:r>
        <w:r w:rsidDel="00ED4BDA">
          <w:rPr>
            <w:noProof/>
            <w:webHidden/>
          </w:rPr>
          <w:tab/>
          <w:delText>43</w:delText>
        </w:r>
      </w:del>
    </w:p>
    <w:p w:rsidR="00C941DC" w:rsidDel="00ED4BDA" w:rsidRDefault="00C941DC">
      <w:pPr>
        <w:pStyle w:val="TOC2"/>
        <w:tabs>
          <w:tab w:val="left" w:pos="960"/>
          <w:tab w:val="right" w:leader="dot" w:pos="8630"/>
        </w:tabs>
        <w:rPr>
          <w:del w:id="603" w:author="Akilan Rathakrishnan" w:date="2017-01-18T13:52:00Z"/>
          <w:rFonts w:asciiTheme="minorHAnsi" w:eastAsiaTheme="minorEastAsia" w:hAnsiTheme="minorHAnsi" w:cstheme="minorBidi"/>
          <w:noProof/>
          <w:sz w:val="22"/>
          <w:szCs w:val="22"/>
        </w:rPr>
      </w:pPr>
      <w:del w:id="604" w:author="Akilan Rathakrishnan" w:date="2017-01-18T13:52:00Z">
        <w:r w:rsidRPr="00ED4BDA" w:rsidDel="00ED4BDA">
          <w:rPr>
            <w:noProof/>
            <w:rPrChange w:id="605" w:author="Akilan Rathakrishnan" w:date="2017-01-18T13:51:00Z">
              <w:rPr>
                <w:rStyle w:val="Hyperlink"/>
                <w:noProof/>
              </w:rPr>
            </w:rPrChange>
          </w:rPr>
          <w:delText>4.19.</w:delText>
        </w:r>
        <w:r w:rsidDel="00ED4BDA">
          <w:rPr>
            <w:rFonts w:asciiTheme="minorHAnsi" w:eastAsiaTheme="minorEastAsia" w:hAnsiTheme="minorHAnsi" w:cstheme="minorBidi"/>
            <w:noProof/>
            <w:sz w:val="22"/>
            <w:szCs w:val="22"/>
          </w:rPr>
          <w:tab/>
        </w:r>
        <w:r w:rsidRPr="00ED4BDA" w:rsidDel="00ED4BDA">
          <w:rPr>
            <w:noProof/>
            <w:rPrChange w:id="606" w:author="Akilan Rathakrishnan" w:date="2017-01-18T13:51:00Z">
              <w:rPr>
                <w:rStyle w:val="Hyperlink"/>
                <w:noProof/>
              </w:rPr>
            </w:rPrChange>
          </w:rPr>
          <w:delText xml:space="preserve">Sub-Function:  </w:delText>
        </w:r>
        <w:r w:rsidRPr="00ED4BDA" w:rsidDel="00ED4BDA">
          <w:rPr>
            <w:rFonts w:ascii="Calibri" w:hAnsi="Calibri"/>
            <w:noProof/>
            <w:rPrChange w:id="607" w:author="Akilan Rathakrishnan" w:date="2017-01-18T13:51:00Z">
              <w:rPr>
                <w:rStyle w:val="Hyperlink"/>
                <w:rFonts w:ascii="Calibri" w:hAnsi="Calibri"/>
                <w:noProof/>
              </w:rPr>
            </w:rPrChange>
          </w:rPr>
          <w:delText>GetBitMask</w:delText>
        </w:r>
        <w:r w:rsidDel="00ED4BDA">
          <w:rPr>
            <w:noProof/>
            <w:webHidden/>
          </w:rPr>
          <w:tab/>
          <w:delText>45</w:delText>
        </w:r>
      </w:del>
    </w:p>
    <w:p w:rsidR="00C941DC" w:rsidDel="00ED4BDA" w:rsidRDefault="00C941DC">
      <w:pPr>
        <w:pStyle w:val="TOC3"/>
        <w:tabs>
          <w:tab w:val="left" w:pos="1440"/>
          <w:tab w:val="right" w:leader="dot" w:pos="8630"/>
        </w:tabs>
        <w:rPr>
          <w:del w:id="608" w:author="Akilan Rathakrishnan" w:date="2017-01-18T13:52:00Z"/>
          <w:rFonts w:asciiTheme="minorHAnsi" w:eastAsiaTheme="minorEastAsia" w:hAnsiTheme="minorHAnsi" w:cstheme="minorBidi"/>
          <w:noProof/>
          <w:sz w:val="22"/>
          <w:szCs w:val="22"/>
        </w:rPr>
      </w:pPr>
      <w:del w:id="609" w:author="Akilan Rathakrishnan" w:date="2017-01-18T13:52:00Z">
        <w:r w:rsidRPr="00ED4BDA" w:rsidDel="00ED4BDA">
          <w:rPr>
            <w:noProof/>
            <w:rPrChange w:id="610" w:author="Akilan Rathakrishnan" w:date="2017-01-18T13:51:00Z">
              <w:rPr>
                <w:rStyle w:val="Hyperlink"/>
                <w:noProof/>
              </w:rPr>
            </w:rPrChange>
          </w:rPr>
          <w:delText>4.19.1.</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611" w:author="Akilan Rathakrishnan" w:date="2017-01-18T13:51:00Z">
              <w:rPr>
                <w:rStyle w:val="Hyperlink"/>
                <w:rFonts w:ascii="Calibri" w:hAnsi="Calibri"/>
                <w:noProof/>
              </w:rPr>
            </w:rPrChange>
          </w:rPr>
          <w:delText>Hardware Related Design</w:delText>
        </w:r>
        <w:r w:rsidDel="00ED4BDA">
          <w:rPr>
            <w:noProof/>
            <w:webHidden/>
          </w:rPr>
          <w:tab/>
          <w:delText>45</w:delText>
        </w:r>
      </w:del>
    </w:p>
    <w:p w:rsidR="00C941DC" w:rsidDel="00ED4BDA" w:rsidRDefault="00C941DC">
      <w:pPr>
        <w:pStyle w:val="TOC3"/>
        <w:tabs>
          <w:tab w:val="left" w:pos="1440"/>
          <w:tab w:val="right" w:leader="dot" w:pos="8630"/>
        </w:tabs>
        <w:rPr>
          <w:del w:id="612" w:author="Akilan Rathakrishnan" w:date="2017-01-18T13:52:00Z"/>
          <w:rFonts w:asciiTheme="minorHAnsi" w:eastAsiaTheme="minorEastAsia" w:hAnsiTheme="minorHAnsi" w:cstheme="minorBidi"/>
          <w:noProof/>
          <w:sz w:val="22"/>
          <w:szCs w:val="22"/>
        </w:rPr>
      </w:pPr>
      <w:del w:id="613" w:author="Akilan Rathakrishnan" w:date="2017-01-18T13:52:00Z">
        <w:r w:rsidRPr="00ED4BDA" w:rsidDel="00ED4BDA">
          <w:rPr>
            <w:noProof/>
            <w:rPrChange w:id="614" w:author="Akilan Rathakrishnan" w:date="2017-01-18T13:51:00Z">
              <w:rPr>
                <w:rStyle w:val="Hyperlink"/>
                <w:noProof/>
              </w:rPr>
            </w:rPrChange>
          </w:rPr>
          <w:delText>4.19.2.</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615" w:author="Akilan Rathakrishnan" w:date="2017-01-18T13:51:00Z">
              <w:rPr>
                <w:rStyle w:val="Hyperlink"/>
                <w:rFonts w:ascii="Calibri" w:hAnsi="Calibri"/>
                <w:noProof/>
              </w:rPr>
            </w:rPrChange>
          </w:rPr>
          <w:delText>Software Related Design</w:delText>
        </w:r>
        <w:r w:rsidDel="00ED4BDA">
          <w:rPr>
            <w:noProof/>
            <w:webHidden/>
          </w:rPr>
          <w:tab/>
          <w:delText>45</w:delText>
        </w:r>
      </w:del>
    </w:p>
    <w:p w:rsidR="00C941DC" w:rsidDel="00ED4BDA" w:rsidRDefault="00C941DC">
      <w:pPr>
        <w:pStyle w:val="TOC2"/>
        <w:tabs>
          <w:tab w:val="left" w:pos="960"/>
          <w:tab w:val="right" w:leader="dot" w:pos="8630"/>
        </w:tabs>
        <w:rPr>
          <w:del w:id="616" w:author="Akilan Rathakrishnan" w:date="2017-01-18T13:52:00Z"/>
          <w:rFonts w:asciiTheme="minorHAnsi" w:eastAsiaTheme="minorEastAsia" w:hAnsiTheme="minorHAnsi" w:cstheme="minorBidi"/>
          <w:noProof/>
          <w:sz w:val="22"/>
          <w:szCs w:val="22"/>
        </w:rPr>
      </w:pPr>
      <w:del w:id="617" w:author="Akilan Rathakrishnan" w:date="2017-01-18T13:52:00Z">
        <w:r w:rsidRPr="00ED4BDA" w:rsidDel="00ED4BDA">
          <w:rPr>
            <w:noProof/>
            <w:rPrChange w:id="618" w:author="Akilan Rathakrishnan" w:date="2017-01-18T13:51:00Z">
              <w:rPr>
                <w:rStyle w:val="Hyperlink"/>
                <w:noProof/>
              </w:rPr>
            </w:rPrChange>
          </w:rPr>
          <w:delText>4.20.</w:delText>
        </w:r>
        <w:r w:rsidDel="00ED4BDA">
          <w:rPr>
            <w:rFonts w:asciiTheme="minorHAnsi" w:eastAsiaTheme="minorEastAsia" w:hAnsiTheme="minorHAnsi" w:cstheme="minorBidi"/>
            <w:noProof/>
            <w:sz w:val="22"/>
            <w:szCs w:val="22"/>
          </w:rPr>
          <w:tab/>
        </w:r>
        <w:r w:rsidRPr="00ED4BDA" w:rsidDel="00ED4BDA">
          <w:rPr>
            <w:noProof/>
            <w:rPrChange w:id="619" w:author="Akilan Rathakrishnan" w:date="2017-01-18T13:51:00Z">
              <w:rPr>
                <w:rStyle w:val="Hyperlink"/>
                <w:noProof/>
              </w:rPr>
            </w:rPrChange>
          </w:rPr>
          <w:delText xml:space="preserve">Sub-Function:  </w:delText>
        </w:r>
        <w:r w:rsidRPr="00ED4BDA" w:rsidDel="00ED4BDA">
          <w:rPr>
            <w:rFonts w:ascii="Calibri" w:hAnsi="Calibri"/>
            <w:noProof/>
            <w:rPrChange w:id="620" w:author="Akilan Rathakrishnan" w:date="2017-01-18T13:51:00Z">
              <w:rPr>
                <w:rStyle w:val="Hyperlink"/>
                <w:rFonts w:ascii="Calibri" w:hAnsi="Calibri"/>
                <w:noProof/>
              </w:rPr>
            </w:rPrChange>
          </w:rPr>
          <w:delText>GetImcFltParamByte</w:delText>
        </w:r>
        <w:r w:rsidDel="00ED4BDA">
          <w:rPr>
            <w:noProof/>
            <w:webHidden/>
          </w:rPr>
          <w:tab/>
          <w:delText>46</w:delText>
        </w:r>
      </w:del>
    </w:p>
    <w:p w:rsidR="00C941DC" w:rsidDel="00ED4BDA" w:rsidRDefault="00C941DC">
      <w:pPr>
        <w:pStyle w:val="TOC3"/>
        <w:tabs>
          <w:tab w:val="left" w:pos="1440"/>
          <w:tab w:val="right" w:leader="dot" w:pos="8630"/>
        </w:tabs>
        <w:rPr>
          <w:del w:id="621" w:author="Akilan Rathakrishnan" w:date="2017-01-18T13:52:00Z"/>
          <w:rFonts w:asciiTheme="minorHAnsi" w:eastAsiaTheme="minorEastAsia" w:hAnsiTheme="minorHAnsi" w:cstheme="minorBidi"/>
          <w:noProof/>
          <w:sz w:val="22"/>
          <w:szCs w:val="22"/>
        </w:rPr>
      </w:pPr>
      <w:del w:id="622" w:author="Akilan Rathakrishnan" w:date="2017-01-18T13:52:00Z">
        <w:r w:rsidRPr="00ED4BDA" w:rsidDel="00ED4BDA">
          <w:rPr>
            <w:noProof/>
            <w:rPrChange w:id="623" w:author="Akilan Rathakrishnan" w:date="2017-01-18T13:51:00Z">
              <w:rPr>
                <w:rStyle w:val="Hyperlink"/>
                <w:noProof/>
              </w:rPr>
            </w:rPrChange>
          </w:rPr>
          <w:delText>4.20.1.</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624" w:author="Akilan Rathakrishnan" w:date="2017-01-18T13:51:00Z">
              <w:rPr>
                <w:rStyle w:val="Hyperlink"/>
                <w:rFonts w:ascii="Calibri" w:hAnsi="Calibri"/>
                <w:noProof/>
              </w:rPr>
            </w:rPrChange>
          </w:rPr>
          <w:delText>Hardware Related Design</w:delText>
        </w:r>
        <w:r w:rsidDel="00ED4BDA">
          <w:rPr>
            <w:noProof/>
            <w:webHidden/>
          </w:rPr>
          <w:tab/>
          <w:delText>46</w:delText>
        </w:r>
      </w:del>
    </w:p>
    <w:p w:rsidR="00C941DC" w:rsidDel="00ED4BDA" w:rsidRDefault="00C941DC">
      <w:pPr>
        <w:pStyle w:val="TOC3"/>
        <w:tabs>
          <w:tab w:val="left" w:pos="1440"/>
          <w:tab w:val="right" w:leader="dot" w:pos="8630"/>
        </w:tabs>
        <w:rPr>
          <w:del w:id="625" w:author="Akilan Rathakrishnan" w:date="2017-01-18T13:52:00Z"/>
          <w:rFonts w:asciiTheme="minorHAnsi" w:eastAsiaTheme="minorEastAsia" w:hAnsiTheme="minorHAnsi" w:cstheme="minorBidi"/>
          <w:noProof/>
          <w:sz w:val="22"/>
          <w:szCs w:val="22"/>
        </w:rPr>
      </w:pPr>
      <w:del w:id="626" w:author="Akilan Rathakrishnan" w:date="2017-01-18T13:52:00Z">
        <w:r w:rsidRPr="00ED4BDA" w:rsidDel="00ED4BDA">
          <w:rPr>
            <w:noProof/>
            <w:rPrChange w:id="627" w:author="Akilan Rathakrishnan" w:date="2017-01-18T13:51:00Z">
              <w:rPr>
                <w:rStyle w:val="Hyperlink"/>
                <w:noProof/>
              </w:rPr>
            </w:rPrChange>
          </w:rPr>
          <w:delText>4.20.2.</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628" w:author="Akilan Rathakrishnan" w:date="2017-01-18T13:51:00Z">
              <w:rPr>
                <w:rStyle w:val="Hyperlink"/>
                <w:rFonts w:ascii="Calibri" w:hAnsi="Calibri"/>
                <w:noProof/>
              </w:rPr>
            </w:rPrChange>
          </w:rPr>
          <w:delText>Software Related Design</w:delText>
        </w:r>
        <w:r w:rsidDel="00ED4BDA">
          <w:rPr>
            <w:noProof/>
            <w:webHidden/>
          </w:rPr>
          <w:tab/>
          <w:delText>46</w:delText>
        </w:r>
      </w:del>
    </w:p>
    <w:p w:rsidR="00C941DC" w:rsidDel="00ED4BDA" w:rsidRDefault="00C941DC">
      <w:pPr>
        <w:pStyle w:val="TOC2"/>
        <w:tabs>
          <w:tab w:val="left" w:pos="960"/>
          <w:tab w:val="right" w:leader="dot" w:pos="8630"/>
        </w:tabs>
        <w:rPr>
          <w:del w:id="629" w:author="Akilan Rathakrishnan" w:date="2017-01-18T13:52:00Z"/>
          <w:rFonts w:asciiTheme="minorHAnsi" w:eastAsiaTheme="minorEastAsia" w:hAnsiTheme="minorHAnsi" w:cstheme="minorBidi"/>
          <w:noProof/>
          <w:sz w:val="22"/>
          <w:szCs w:val="22"/>
        </w:rPr>
      </w:pPr>
      <w:del w:id="630" w:author="Akilan Rathakrishnan" w:date="2017-01-18T13:52:00Z">
        <w:r w:rsidRPr="00ED4BDA" w:rsidDel="00ED4BDA">
          <w:rPr>
            <w:noProof/>
            <w:rPrChange w:id="631" w:author="Akilan Rathakrishnan" w:date="2017-01-18T13:51:00Z">
              <w:rPr>
                <w:rStyle w:val="Hyperlink"/>
                <w:noProof/>
              </w:rPr>
            </w:rPrChange>
          </w:rPr>
          <w:delText>4.21.</w:delText>
        </w:r>
        <w:r w:rsidDel="00ED4BDA">
          <w:rPr>
            <w:rFonts w:asciiTheme="minorHAnsi" w:eastAsiaTheme="minorEastAsia" w:hAnsiTheme="minorHAnsi" w:cstheme="minorBidi"/>
            <w:noProof/>
            <w:sz w:val="22"/>
            <w:szCs w:val="22"/>
          </w:rPr>
          <w:tab/>
        </w:r>
        <w:r w:rsidRPr="00ED4BDA" w:rsidDel="00ED4BDA">
          <w:rPr>
            <w:noProof/>
            <w:rPrChange w:id="632" w:author="Akilan Rathakrishnan" w:date="2017-01-18T13:51:00Z">
              <w:rPr>
                <w:rStyle w:val="Hyperlink"/>
                <w:noProof/>
              </w:rPr>
            </w:rPrChange>
          </w:rPr>
          <w:delText xml:space="preserve">Sub-Function:  </w:delText>
        </w:r>
        <w:r w:rsidRPr="00ED4BDA" w:rsidDel="00ED4BDA">
          <w:rPr>
            <w:rFonts w:ascii="Calibri" w:hAnsi="Calibri"/>
            <w:noProof/>
            <w:rPrChange w:id="633" w:author="Akilan Rathakrishnan" w:date="2017-01-18T13:51:00Z">
              <w:rPr>
                <w:rStyle w:val="Hyperlink"/>
                <w:rFonts w:ascii="Calibri" w:hAnsi="Calibri"/>
                <w:noProof/>
              </w:rPr>
            </w:rPrChange>
          </w:rPr>
          <w:delText>VldtRollgCntr</w:delText>
        </w:r>
        <w:r w:rsidDel="00ED4BDA">
          <w:rPr>
            <w:noProof/>
            <w:webHidden/>
          </w:rPr>
          <w:tab/>
          <w:delText>48</w:delText>
        </w:r>
      </w:del>
    </w:p>
    <w:p w:rsidR="00C941DC" w:rsidDel="00ED4BDA" w:rsidRDefault="00C941DC">
      <w:pPr>
        <w:pStyle w:val="TOC3"/>
        <w:tabs>
          <w:tab w:val="left" w:pos="1440"/>
          <w:tab w:val="right" w:leader="dot" w:pos="8630"/>
        </w:tabs>
        <w:rPr>
          <w:del w:id="634" w:author="Akilan Rathakrishnan" w:date="2017-01-18T13:52:00Z"/>
          <w:rFonts w:asciiTheme="minorHAnsi" w:eastAsiaTheme="minorEastAsia" w:hAnsiTheme="minorHAnsi" w:cstheme="minorBidi"/>
          <w:noProof/>
          <w:sz w:val="22"/>
          <w:szCs w:val="22"/>
        </w:rPr>
      </w:pPr>
      <w:del w:id="635" w:author="Akilan Rathakrishnan" w:date="2017-01-18T13:52:00Z">
        <w:r w:rsidRPr="00ED4BDA" w:rsidDel="00ED4BDA">
          <w:rPr>
            <w:noProof/>
            <w:rPrChange w:id="636" w:author="Akilan Rathakrishnan" w:date="2017-01-18T13:51:00Z">
              <w:rPr>
                <w:rStyle w:val="Hyperlink"/>
                <w:noProof/>
              </w:rPr>
            </w:rPrChange>
          </w:rPr>
          <w:delText>4.21.1.</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637" w:author="Akilan Rathakrishnan" w:date="2017-01-18T13:51:00Z">
              <w:rPr>
                <w:rStyle w:val="Hyperlink"/>
                <w:rFonts w:ascii="Calibri" w:hAnsi="Calibri"/>
                <w:noProof/>
              </w:rPr>
            </w:rPrChange>
          </w:rPr>
          <w:delText>Hardware Related Design</w:delText>
        </w:r>
        <w:r w:rsidDel="00ED4BDA">
          <w:rPr>
            <w:noProof/>
            <w:webHidden/>
          </w:rPr>
          <w:tab/>
          <w:delText>48</w:delText>
        </w:r>
      </w:del>
    </w:p>
    <w:p w:rsidR="00C941DC" w:rsidDel="00ED4BDA" w:rsidRDefault="00C941DC">
      <w:pPr>
        <w:pStyle w:val="TOC3"/>
        <w:tabs>
          <w:tab w:val="left" w:pos="1440"/>
          <w:tab w:val="right" w:leader="dot" w:pos="8630"/>
        </w:tabs>
        <w:rPr>
          <w:del w:id="638" w:author="Akilan Rathakrishnan" w:date="2017-01-18T13:52:00Z"/>
          <w:rFonts w:asciiTheme="minorHAnsi" w:eastAsiaTheme="minorEastAsia" w:hAnsiTheme="minorHAnsi" w:cstheme="minorBidi"/>
          <w:noProof/>
          <w:sz w:val="22"/>
          <w:szCs w:val="22"/>
        </w:rPr>
      </w:pPr>
      <w:del w:id="639" w:author="Akilan Rathakrishnan" w:date="2017-01-18T13:52:00Z">
        <w:r w:rsidRPr="00ED4BDA" w:rsidDel="00ED4BDA">
          <w:rPr>
            <w:noProof/>
            <w:rPrChange w:id="640" w:author="Akilan Rathakrishnan" w:date="2017-01-18T13:51:00Z">
              <w:rPr>
                <w:rStyle w:val="Hyperlink"/>
                <w:noProof/>
              </w:rPr>
            </w:rPrChange>
          </w:rPr>
          <w:delText>4.21.2.</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641" w:author="Akilan Rathakrishnan" w:date="2017-01-18T13:51:00Z">
              <w:rPr>
                <w:rStyle w:val="Hyperlink"/>
                <w:rFonts w:ascii="Calibri" w:hAnsi="Calibri"/>
                <w:noProof/>
              </w:rPr>
            </w:rPrChange>
          </w:rPr>
          <w:delText>Software Related Design</w:delText>
        </w:r>
        <w:r w:rsidDel="00ED4BDA">
          <w:rPr>
            <w:noProof/>
            <w:webHidden/>
          </w:rPr>
          <w:tab/>
          <w:delText>48</w:delText>
        </w:r>
      </w:del>
    </w:p>
    <w:p w:rsidR="00C941DC" w:rsidDel="00ED4BDA" w:rsidRDefault="00C941DC">
      <w:pPr>
        <w:pStyle w:val="TOC2"/>
        <w:tabs>
          <w:tab w:val="left" w:pos="960"/>
          <w:tab w:val="right" w:leader="dot" w:pos="8630"/>
        </w:tabs>
        <w:rPr>
          <w:del w:id="642" w:author="Akilan Rathakrishnan" w:date="2017-01-18T13:52:00Z"/>
          <w:rFonts w:asciiTheme="minorHAnsi" w:eastAsiaTheme="minorEastAsia" w:hAnsiTheme="minorHAnsi" w:cstheme="minorBidi"/>
          <w:noProof/>
          <w:sz w:val="22"/>
          <w:szCs w:val="22"/>
        </w:rPr>
      </w:pPr>
      <w:del w:id="643" w:author="Akilan Rathakrishnan" w:date="2017-01-18T13:52:00Z">
        <w:r w:rsidRPr="00ED4BDA" w:rsidDel="00ED4BDA">
          <w:rPr>
            <w:noProof/>
            <w:rPrChange w:id="644" w:author="Akilan Rathakrishnan" w:date="2017-01-18T13:51:00Z">
              <w:rPr>
                <w:rStyle w:val="Hyperlink"/>
                <w:noProof/>
              </w:rPr>
            </w:rPrChange>
          </w:rPr>
          <w:delText>4.22.</w:delText>
        </w:r>
        <w:r w:rsidDel="00ED4BDA">
          <w:rPr>
            <w:rFonts w:asciiTheme="minorHAnsi" w:eastAsiaTheme="minorEastAsia" w:hAnsiTheme="minorHAnsi" w:cstheme="minorBidi"/>
            <w:noProof/>
            <w:sz w:val="22"/>
            <w:szCs w:val="22"/>
          </w:rPr>
          <w:tab/>
        </w:r>
        <w:r w:rsidRPr="00ED4BDA" w:rsidDel="00ED4BDA">
          <w:rPr>
            <w:noProof/>
            <w:rPrChange w:id="645" w:author="Akilan Rathakrishnan" w:date="2017-01-18T13:51:00Z">
              <w:rPr>
                <w:rStyle w:val="Hyperlink"/>
                <w:noProof/>
              </w:rPr>
            </w:rPrChange>
          </w:rPr>
          <w:delText xml:space="preserve">Sub-Function:  </w:delText>
        </w:r>
        <w:r w:rsidRPr="00ED4BDA" w:rsidDel="00ED4BDA">
          <w:rPr>
            <w:rFonts w:ascii="Calibri" w:hAnsi="Calibri"/>
            <w:noProof/>
            <w:rPrChange w:id="646" w:author="Akilan Rathakrishnan" w:date="2017-01-18T13:51:00Z">
              <w:rPr>
                <w:rStyle w:val="Hyperlink"/>
                <w:rFonts w:ascii="Calibri" w:hAnsi="Calibri"/>
                <w:noProof/>
              </w:rPr>
            </w:rPrChange>
          </w:rPr>
          <w:delText>VldtRollgCntrAlg</w:delText>
        </w:r>
        <w:r w:rsidDel="00ED4BDA">
          <w:rPr>
            <w:noProof/>
            <w:webHidden/>
          </w:rPr>
          <w:tab/>
          <w:delText>50</w:delText>
        </w:r>
      </w:del>
    </w:p>
    <w:p w:rsidR="00C941DC" w:rsidDel="00ED4BDA" w:rsidRDefault="00C941DC">
      <w:pPr>
        <w:pStyle w:val="TOC3"/>
        <w:tabs>
          <w:tab w:val="left" w:pos="1440"/>
          <w:tab w:val="right" w:leader="dot" w:pos="8630"/>
        </w:tabs>
        <w:rPr>
          <w:del w:id="647" w:author="Akilan Rathakrishnan" w:date="2017-01-18T13:52:00Z"/>
          <w:rFonts w:asciiTheme="minorHAnsi" w:eastAsiaTheme="minorEastAsia" w:hAnsiTheme="minorHAnsi" w:cstheme="minorBidi"/>
          <w:noProof/>
          <w:sz w:val="22"/>
          <w:szCs w:val="22"/>
        </w:rPr>
      </w:pPr>
      <w:del w:id="648" w:author="Akilan Rathakrishnan" w:date="2017-01-18T13:52:00Z">
        <w:r w:rsidRPr="00ED4BDA" w:rsidDel="00ED4BDA">
          <w:rPr>
            <w:noProof/>
            <w:rPrChange w:id="649" w:author="Akilan Rathakrishnan" w:date="2017-01-18T13:51:00Z">
              <w:rPr>
                <w:rStyle w:val="Hyperlink"/>
                <w:noProof/>
              </w:rPr>
            </w:rPrChange>
          </w:rPr>
          <w:delText>4.22.1.</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650" w:author="Akilan Rathakrishnan" w:date="2017-01-18T13:51:00Z">
              <w:rPr>
                <w:rStyle w:val="Hyperlink"/>
                <w:rFonts w:ascii="Calibri" w:hAnsi="Calibri"/>
                <w:noProof/>
              </w:rPr>
            </w:rPrChange>
          </w:rPr>
          <w:delText>Hardware Related Design</w:delText>
        </w:r>
        <w:r w:rsidDel="00ED4BDA">
          <w:rPr>
            <w:noProof/>
            <w:webHidden/>
          </w:rPr>
          <w:tab/>
          <w:delText>50</w:delText>
        </w:r>
      </w:del>
    </w:p>
    <w:p w:rsidR="00C941DC" w:rsidDel="00ED4BDA" w:rsidRDefault="00C941DC">
      <w:pPr>
        <w:pStyle w:val="TOC3"/>
        <w:tabs>
          <w:tab w:val="left" w:pos="1440"/>
          <w:tab w:val="right" w:leader="dot" w:pos="8630"/>
        </w:tabs>
        <w:rPr>
          <w:del w:id="651" w:author="Akilan Rathakrishnan" w:date="2017-01-18T13:52:00Z"/>
          <w:rFonts w:asciiTheme="minorHAnsi" w:eastAsiaTheme="minorEastAsia" w:hAnsiTheme="minorHAnsi" w:cstheme="minorBidi"/>
          <w:noProof/>
          <w:sz w:val="22"/>
          <w:szCs w:val="22"/>
        </w:rPr>
      </w:pPr>
      <w:del w:id="652" w:author="Akilan Rathakrishnan" w:date="2017-01-18T13:52:00Z">
        <w:r w:rsidRPr="00ED4BDA" w:rsidDel="00ED4BDA">
          <w:rPr>
            <w:noProof/>
            <w:rPrChange w:id="653" w:author="Akilan Rathakrishnan" w:date="2017-01-18T13:51:00Z">
              <w:rPr>
                <w:rStyle w:val="Hyperlink"/>
                <w:noProof/>
              </w:rPr>
            </w:rPrChange>
          </w:rPr>
          <w:delText>4.22.2.</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654" w:author="Akilan Rathakrishnan" w:date="2017-01-18T13:51:00Z">
              <w:rPr>
                <w:rStyle w:val="Hyperlink"/>
                <w:rFonts w:ascii="Calibri" w:hAnsi="Calibri"/>
                <w:noProof/>
              </w:rPr>
            </w:rPrChange>
          </w:rPr>
          <w:delText>Software Related Design</w:delText>
        </w:r>
        <w:r w:rsidDel="00ED4BDA">
          <w:rPr>
            <w:noProof/>
            <w:webHidden/>
          </w:rPr>
          <w:tab/>
          <w:delText>50</w:delText>
        </w:r>
      </w:del>
    </w:p>
    <w:p w:rsidR="00C941DC" w:rsidDel="00ED4BDA" w:rsidRDefault="00C941DC">
      <w:pPr>
        <w:pStyle w:val="TOC2"/>
        <w:tabs>
          <w:tab w:val="left" w:pos="960"/>
          <w:tab w:val="right" w:leader="dot" w:pos="8630"/>
        </w:tabs>
        <w:rPr>
          <w:del w:id="655" w:author="Akilan Rathakrishnan" w:date="2017-01-18T13:52:00Z"/>
          <w:rFonts w:asciiTheme="minorHAnsi" w:eastAsiaTheme="minorEastAsia" w:hAnsiTheme="minorHAnsi" w:cstheme="minorBidi"/>
          <w:noProof/>
          <w:sz w:val="22"/>
          <w:szCs w:val="22"/>
        </w:rPr>
      </w:pPr>
      <w:del w:id="656" w:author="Akilan Rathakrishnan" w:date="2017-01-18T13:52:00Z">
        <w:r w:rsidRPr="00ED4BDA" w:rsidDel="00ED4BDA">
          <w:rPr>
            <w:noProof/>
            <w:rPrChange w:id="657" w:author="Akilan Rathakrishnan" w:date="2017-01-18T13:51:00Z">
              <w:rPr>
                <w:rStyle w:val="Hyperlink"/>
                <w:noProof/>
              </w:rPr>
            </w:rPrChange>
          </w:rPr>
          <w:delText>4.23.</w:delText>
        </w:r>
        <w:r w:rsidDel="00ED4BDA">
          <w:rPr>
            <w:rFonts w:asciiTheme="minorHAnsi" w:eastAsiaTheme="minorEastAsia" w:hAnsiTheme="minorHAnsi" w:cstheme="minorBidi"/>
            <w:noProof/>
            <w:sz w:val="22"/>
            <w:szCs w:val="22"/>
          </w:rPr>
          <w:tab/>
        </w:r>
        <w:r w:rsidRPr="00ED4BDA" w:rsidDel="00ED4BDA">
          <w:rPr>
            <w:noProof/>
            <w:rPrChange w:id="658" w:author="Akilan Rathakrishnan" w:date="2017-01-18T13:51:00Z">
              <w:rPr>
                <w:rStyle w:val="Hyperlink"/>
                <w:noProof/>
              </w:rPr>
            </w:rPrChange>
          </w:rPr>
          <w:delText xml:space="preserve">Sub-Function:  </w:delText>
        </w:r>
        <w:r w:rsidRPr="00ED4BDA" w:rsidDel="00ED4BDA">
          <w:rPr>
            <w:rFonts w:ascii="Calibri" w:hAnsi="Calibri"/>
            <w:noProof/>
            <w:rPrChange w:id="659" w:author="Akilan Rathakrishnan" w:date="2017-01-18T13:51:00Z">
              <w:rPr>
                <w:rStyle w:val="Hyperlink"/>
                <w:rFonts w:ascii="Calibri" w:hAnsi="Calibri"/>
                <w:noProof/>
              </w:rPr>
            </w:rPrChange>
          </w:rPr>
          <w:delText>RollgCntrSeqChk</w:delText>
        </w:r>
        <w:r w:rsidDel="00ED4BDA">
          <w:rPr>
            <w:noProof/>
            <w:webHidden/>
          </w:rPr>
          <w:tab/>
          <w:delText>53</w:delText>
        </w:r>
      </w:del>
    </w:p>
    <w:p w:rsidR="00C941DC" w:rsidDel="00ED4BDA" w:rsidRDefault="00C941DC">
      <w:pPr>
        <w:pStyle w:val="TOC3"/>
        <w:tabs>
          <w:tab w:val="left" w:pos="1440"/>
          <w:tab w:val="right" w:leader="dot" w:pos="8630"/>
        </w:tabs>
        <w:rPr>
          <w:del w:id="660" w:author="Akilan Rathakrishnan" w:date="2017-01-18T13:52:00Z"/>
          <w:rFonts w:asciiTheme="minorHAnsi" w:eastAsiaTheme="minorEastAsia" w:hAnsiTheme="minorHAnsi" w:cstheme="minorBidi"/>
          <w:noProof/>
          <w:sz w:val="22"/>
          <w:szCs w:val="22"/>
        </w:rPr>
      </w:pPr>
      <w:del w:id="661" w:author="Akilan Rathakrishnan" w:date="2017-01-18T13:52:00Z">
        <w:r w:rsidRPr="00ED4BDA" w:rsidDel="00ED4BDA">
          <w:rPr>
            <w:noProof/>
            <w:rPrChange w:id="662" w:author="Akilan Rathakrishnan" w:date="2017-01-18T13:51:00Z">
              <w:rPr>
                <w:rStyle w:val="Hyperlink"/>
                <w:noProof/>
              </w:rPr>
            </w:rPrChange>
          </w:rPr>
          <w:delText>4.23.1.</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663" w:author="Akilan Rathakrishnan" w:date="2017-01-18T13:51:00Z">
              <w:rPr>
                <w:rStyle w:val="Hyperlink"/>
                <w:rFonts w:ascii="Calibri" w:hAnsi="Calibri"/>
                <w:noProof/>
              </w:rPr>
            </w:rPrChange>
          </w:rPr>
          <w:delText>Hardware Related Design</w:delText>
        </w:r>
        <w:r w:rsidDel="00ED4BDA">
          <w:rPr>
            <w:noProof/>
            <w:webHidden/>
          </w:rPr>
          <w:tab/>
          <w:delText>53</w:delText>
        </w:r>
      </w:del>
    </w:p>
    <w:p w:rsidR="00C941DC" w:rsidDel="00ED4BDA" w:rsidRDefault="00C941DC">
      <w:pPr>
        <w:pStyle w:val="TOC3"/>
        <w:tabs>
          <w:tab w:val="left" w:pos="1440"/>
          <w:tab w:val="right" w:leader="dot" w:pos="8630"/>
        </w:tabs>
        <w:rPr>
          <w:del w:id="664" w:author="Akilan Rathakrishnan" w:date="2017-01-18T13:52:00Z"/>
          <w:rFonts w:asciiTheme="minorHAnsi" w:eastAsiaTheme="minorEastAsia" w:hAnsiTheme="minorHAnsi" w:cstheme="minorBidi"/>
          <w:noProof/>
          <w:sz w:val="22"/>
          <w:szCs w:val="22"/>
        </w:rPr>
      </w:pPr>
      <w:del w:id="665" w:author="Akilan Rathakrishnan" w:date="2017-01-18T13:52:00Z">
        <w:r w:rsidRPr="00ED4BDA" w:rsidDel="00ED4BDA">
          <w:rPr>
            <w:noProof/>
            <w:rPrChange w:id="666" w:author="Akilan Rathakrishnan" w:date="2017-01-18T13:51:00Z">
              <w:rPr>
                <w:rStyle w:val="Hyperlink"/>
                <w:noProof/>
              </w:rPr>
            </w:rPrChange>
          </w:rPr>
          <w:delText>4.23.2.</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667" w:author="Akilan Rathakrishnan" w:date="2017-01-18T13:51:00Z">
              <w:rPr>
                <w:rStyle w:val="Hyperlink"/>
                <w:rFonts w:ascii="Calibri" w:hAnsi="Calibri"/>
                <w:noProof/>
              </w:rPr>
            </w:rPrChange>
          </w:rPr>
          <w:delText>Software Related Design</w:delText>
        </w:r>
        <w:r w:rsidDel="00ED4BDA">
          <w:rPr>
            <w:noProof/>
            <w:webHidden/>
          </w:rPr>
          <w:tab/>
          <w:delText>53</w:delText>
        </w:r>
      </w:del>
    </w:p>
    <w:p w:rsidR="00C941DC" w:rsidDel="00ED4BDA" w:rsidRDefault="00C941DC">
      <w:pPr>
        <w:pStyle w:val="TOC2"/>
        <w:tabs>
          <w:tab w:val="left" w:pos="960"/>
          <w:tab w:val="right" w:leader="dot" w:pos="8630"/>
        </w:tabs>
        <w:rPr>
          <w:del w:id="668" w:author="Akilan Rathakrishnan" w:date="2017-01-18T13:52:00Z"/>
          <w:rFonts w:asciiTheme="minorHAnsi" w:eastAsiaTheme="minorEastAsia" w:hAnsiTheme="minorHAnsi" w:cstheme="minorBidi"/>
          <w:noProof/>
          <w:sz w:val="22"/>
          <w:szCs w:val="22"/>
        </w:rPr>
      </w:pPr>
      <w:del w:id="669" w:author="Akilan Rathakrishnan" w:date="2017-01-18T13:52:00Z">
        <w:r w:rsidRPr="00ED4BDA" w:rsidDel="00ED4BDA">
          <w:rPr>
            <w:noProof/>
            <w:rPrChange w:id="670" w:author="Akilan Rathakrishnan" w:date="2017-01-18T13:51:00Z">
              <w:rPr>
                <w:rStyle w:val="Hyperlink"/>
                <w:noProof/>
              </w:rPr>
            </w:rPrChange>
          </w:rPr>
          <w:delText>4.24.</w:delText>
        </w:r>
        <w:r w:rsidDel="00ED4BDA">
          <w:rPr>
            <w:rFonts w:asciiTheme="minorHAnsi" w:eastAsiaTheme="minorEastAsia" w:hAnsiTheme="minorHAnsi" w:cstheme="minorBidi"/>
            <w:noProof/>
            <w:sz w:val="22"/>
            <w:szCs w:val="22"/>
          </w:rPr>
          <w:tab/>
        </w:r>
        <w:r w:rsidRPr="00ED4BDA" w:rsidDel="00ED4BDA">
          <w:rPr>
            <w:noProof/>
            <w:rPrChange w:id="671" w:author="Akilan Rathakrishnan" w:date="2017-01-18T13:51:00Z">
              <w:rPr>
                <w:rStyle w:val="Hyperlink"/>
                <w:noProof/>
              </w:rPr>
            </w:rPrChange>
          </w:rPr>
          <w:delText xml:space="preserve">Sub-Function:  </w:delText>
        </w:r>
        <w:r w:rsidRPr="00ED4BDA" w:rsidDel="00ED4BDA">
          <w:rPr>
            <w:rFonts w:ascii="Calibri" w:hAnsi="Calibri"/>
            <w:noProof/>
            <w:rPrChange w:id="672" w:author="Akilan Rathakrishnan" w:date="2017-01-18T13:51:00Z">
              <w:rPr>
                <w:rStyle w:val="Hyperlink"/>
                <w:rFonts w:ascii="Calibri" w:hAnsi="Calibri"/>
                <w:noProof/>
              </w:rPr>
            </w:rPrChange>
          </w:rPr>
          <w:delText>NoDataHndlg</w:delText>
        </w:r>
        <w:r w:rsidDel="00ED4BDA">
          <w:rPr>
            <w:noProof/>
            <w:webHidden/>
          </w:rPr>
          <w:tab/>
          <w:delText>54</w:delText>
        </w:r>
      </w:del>
    </w:p>
    <w:p w:rsidR="00C941DC" w:rsidDel="00ED4BDA" w:rsidRDefault="00C941DC">
      <w:pPr>
        <w:pStyle w:val="TOC3"/>
        <w:tabs>
          <w:tab w:val="left" w:pos="1440"/>
          <w:tab w:val="right" w:leader="dot" w:pos="8630"/>
        </w:tabs>
        <w:rPr>
          <w:del w:id="673" w:author="Akilan Rathakrishnan" w:date="2017-01-18T13:52:00Z"/>
          <w:rFonts w:asciiTheme="minorHAnsi" w:eastAsiaTheme="minorEastAsia" w:hAnsiTheme="minorHAnsi" w:cstheme="minorBidi"/>
          <w:noProof/>
          <w:sz w:val="22"/>
          <w:szCs w:val="22"/>
        </w:rPr>
      </w:pPr>
      <w:del w:id="674" w:author="Akilan Rathakrishnan" w:date="2017-01-18T13:52:00Z">
        <w:r w:rsidRPr="00ED4BDA" w:rsidDel="00ED4BDA">
          <w:rPr>
            <w:noProof/>
            <w:rPrChange w:id="675" w:author="Akilan Rathakrishnan" w:date="2017-01-18T13:51:00Z">
              <w:rPr>
                <w:rStyle w:val="Hyperlink"/>
                <w:noProof/>
              </w:rPr>
            </w:rPrChange>
          </w:rPr>
          <w:delText>4.24.1.</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676" w:author="Akilan Rathakrishnan" w:date="2017-01-18T13:51:00Z">
              <w:rPr>
                <w:rStyle w:val="Hyperlink"/>
                <w:rFonts w:ascii="Calibri" w:hAnsi="Calibri"/>
                <w:noProof/>
              </w:rPr>
            </w:rPrChange>
          </w:rPr>
          <w:delText>Hardware Related Design</w:delText>
        </w:r>
        <w:r w:rsidDel="00ED4BDA">
          <w:rPr>
            <w:noProof/>
            <w:webHidden/>
          </w:rPr>
          <w:tab/>
          <w:delText>54</w:delText>
        </w:r>
      </w:del>
    </w:p>
    <w:p w:rsidR="00C941DC" w:rsidDel="00ED4BDA" w:rsidRDefault="00C941DC">
      <w:pPr>
        <w:pStyle w:val="TOC3"/>
        <w:tabs>
          <w:tab w:val="left" w:pos="1440"/>
          <w:tab w:val="right" w:leader="dot" w:pos="8630"/>
        </w:tabs>
        <w:rPr>
          <w:del w:id="677" w:author="Akilan Rathakrishnan" w:date="2017-01-18T13:52:00Z"/>
          <w:rFonts w:asciiTheme="minorHAnsi" w:eastAsiaTheme="minorEastAsia" w:hAnsiTheme="minorHAnsi" w:cstheme="minorBidi"/>
          <w:noProof/>
          <w:sz w:val="22"/>
          <w:szCs w:val="22"/>
        </w:rPr>
      </w:pPr>
      <w:del w:id="678" w:author="Akilan Rathakrishnan" w:date="2017-01-18T13:52:00Z">
        <w:r w:rsidRPr="00ED4BDA" w:rsidDel="00ED4BDA">
          <w:rPr>
            <w:noProof/>
            <w:rPrChange w:id="679" w:author="Akilan Rathakrishnan" w:date="2017-01-18T13:51:00Z">
              <w:rPr>
                <w:rStyle w:val="Hyperlink"/>
                <w:noProof/>
              </w:rPr>
            </w:rPrChange>
          </w:rPr>
          <w:delText>4.24.2.</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680" w:author="Akilan Rathakrishnan" w:date="2017-01-18T13:51:00Z">
              <w:rPr>
                <w:rStyle w:val="Hyperlink"/>
                <w:rFonts w:ascii="Calibri" w:hAnsi="Calibri"/>
                <w:noProof/>
              </w:rPr>
            </w:rPrChange>
          </w:rPr>
          <w:delText>Software Related Design</w:delText>
        </w:r>
        <w:r w:rsidDel="00ED4BDA">
          <w:rPr>
            <w:noProof/>
            <w:webHidden/>
          </w:rPr>
          <w:tab/>
          <w:delText>54</w:delText>
        </w:r>
      </w:del>
    </w:p>
    <w:p w:rsidR="00C941DC" w:rsidDel="00ED4BDA" w:rsidRDefault="00C941DC">
      <w:pPr>
        <w:pStyle w:val="TOC2"/>
        <w:tabs>
          <w:tab w:val="left" w:pos="960"/>
          <w:tab w:val="right" w:leader="dot" w:pos="8630"/>
        </w:tabs>
        <w:rPr>
          <w:del w:id="681" w:author="Akilan Rathakrishnan" w:date="2017-01-18T13:52:00Z"/>
          <w:rFonts w:asciiTheme="minorHAnsi" w:eastAsiaTheme="minorEastAsia" w:hAnsiTheme="minorHAnsi" w:cstheme="minorBidi"/>
          <w:noProof/>
          <w:sz w:val="22"/>
          <w:szCs w:val="22"/>
        </w:rPr>
      </w:pPr>
      <w:del w:id="682" w:author="Akilan Rathakrishnan" w:date="2017-01-18T13:52:00Z">
        <w:r w:rsidRPr="00ED4BDA" w:rsidDel="00ED4BDA">
          <w:rPr>
            <w:noProof/>
            <w:rPrChange w:id="683" w:author="Akilan Rathakrishnan" w:date="2017-01-18T13:51:00Z">
              <w:rPr>
                <w:rStyle w:val="Hyperlink"/>
                <w:noProof/>
              </w:rPr>
            </w:rPrChange>
          </w:rPr>
          <w:delText>4.25.</w:delText>
        </w:r>
        <w:r w:rsidDel="00ED4BDA">
          <w:rPr>
            <w:rFonts w:asciiTheme="minorHAnsi" w:eastAsiaTheme="minorEastAsia" w:hAnsiTheme="minorHAnsi" w:cstheme="minorBidi"/>
            <w:noProof/>
            <w:sz w:val="22"/>
            <w:szCs w:val="22"/>
          </w:rPr>
          <w:tab/>
        </w:r>
        <w:r w:rsidRPr="00ED4BDA" w:rsidDel="00ED4BDA">
          <w:rPr>
            <w:noProof/>
            <w:rPrChange w:id="684" w:author="Akilan Rathakrishnan" w:date="2017-01-18T13:51:00Z">
              <w:rPr>
                <w:rStyle w:val="Hyperlink"/>
                <w:noProof/>
              </w:rPr>
            </w:rPrChange>
          </w:rPr>
          <w:delText xml:space="preserve">Sub-Function:  </w:delText>
        </w:r>
        <w:r w:rsidRPr="00ED4BDA" w:rsidDel="00ED4BDA">
          <w:rPr>
            <w:rFonts w:ascii="Calibri" w:hAnsi="Calibri"/>
            <w:noProof/>
            <w:rPrChange w:id="685" w:author="Akilan Rathakrishnan" w:date="2017-01-18T13:51:00Z">
              <w:rPr>
                <w:rStyle w:val="Hyperlink"/>
                <w:rFonts w:ascii="Calibri" w:hAnsi="Calibri"/>
                <w:noProof/>
              </w:rPr>
            </w:rPrChange>
          </w:rPr>
          <w:delText>EvlSigGroupNeverRxdMissSts</w:delText>
        </w:r>
        <w:r w:rsidDel="00ED4BDA">
          <w:rPr>
            <w:noProof/>
            <w:webHidden/>
          </w:rPr>
          <w:tab/>
          <w:delText>56</w:delText>
        </w:r>
      </w:del>
    </w:p>
    <w:p w:rsidR="00C941DC" w:rsidDel="00ED4BDA" w:rsidRDefault="00C941DC">
      <w:pPr>
        <w:pStyle w:val="TOC3"/>
        <w:tabs>
          <w:tab w:val="left" w:pos="1440"/>
          <w:tab w:val="right" w:leader="dot" w:pos="8630"/>
        </w:tabs>
        <w:rPr>
          <w:del w:id="686" w:author="Akilan Rathakrishnan" w:date="2017-01-18T13:52:00Z"/>
          <w:rFonts w:asciiTheme="minorHAnsi" w:eastAsiaTheme="minorEastAsia" w:hAnsiTheme="minorHAnsi" w:cstheme="minorBidi"/>
          <w:noProof/>
          <w:sz w:val="22"/>
          <w:szCs w:val="22"/>
        </w:rPr>
      </w:pPr>
      <w:del w:id="687" w:author="Akilan Rathakrishnan" w:date="2017-01-18T13:52:00Z">
        <w:r w:rsidRPr="00ED4BDA" w:rsidDel="00ED4BDA">
          <w:rPr>
            <w:noProof/>
            <w:rPrChange w:id="688" w:author="Akilan Rathakrishnan" w:date="2017-01-18T13:51:00Z">
              <w:rPr>
                <w:rStyle w:val="Hyperlink"/>
                <w:noProof/>
              </w:rPr>
            </w:rPrChange>
          </w:rPr>
          <w:delText>4.25.1.</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689" w:author="Akilan Rathakrishnan" w:date="2017-01-18T13:51:00Z">
              <w:rPr>
                <w:rStyle w:val="Hyperlink"/>
                <w:rFonts w:ascii="Calibri" w:hAnsi="Calibri"/>
                <w:noProof/>
              </w:rPr>
            </w:rPrChange>
          </w:rPr>
          <w:delText>Hardware Related Design</w:delText>
        </w:r>
        <w:r w:rsidDel="00ED4BDA">
          <w:rPr>
            <w:noProof/>
            <w:webHidden/>
          </w:rPr>
          <w:tab/>
          <w:delText>56</w:delText>
        </w:r>
      </w:del>
    </w:p>
    <w:p w:rsidR="00C941DC" w:rsidDel="00ED4BDA" w:rsidRDefault="00C941DC">
      <w:pPr>
        <w:pStyle w:val="TOC3"/>
        <w:tabs>
          <w:tab w:val="left" w:pos="1440"/>
          <w:tab w:val="right" w:leader="dot" w:pos="8630"/>
        </w:tabs>
        <w:rPr>
          <w:del w:id="690" w:author="Akilan Rathakrishnan" w:date="2017-01-18T13:52:00Z"/>
          <w:rFonts w:asciiTheme="minorHAnsi" w:eastAsiaTheme="minorEastAsia" w:hAnsiTheme="minorHAnsi" w:cstheme="minorBidi"/>
          <w:noProof/>
          <w:sz w:val="22"/>
          <w:szCs w:val="22"/>
        </w:rPr>
      </w:pPr>
      <w:del w:id="691" w:author="Akilan Rathakrishnan" w:date="2017-01-18T13:52:00Z">
        <w:r w:rsidRPr="00ED4BDA" w:rsidDel="00ED4BDA">
          <w:rPr>
            <w:noProof/>
            <w:rPrChange w:id="692" w:author="Akilan Rathakrishnan" w:date="2017-01-18T13:51:00Z">
              <w:rPr>
                <w:rStyle w:val="Hyperlink"/>
                <w:noProof/>
              </w:rPr>
            </w:rPrChange>
          </w:rPr>
          <w:delText>4.25.2.</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693" w:author="Akilan Rathakrishnan" w:date="2017-01-18T13:51:00Z">
              <w:rPr>
                <w:rStyle w:val="Hyperlink"/>
                <w:rFonts w:ascii="Calibri" w:hAnsi="Calibri"/>
                <w:noProof/>
              </w:rPr>
            </w:rPrChange>
          </w:rPr>
          <w:delText>Software Related Design</w:delText>
        </w:r>
        <w:r w:rsidDel="00ED4BDA">
          <w:rPr>
            <w:noProof/>
            <w:webHidden/>
          </w:rPr>
          <w:tab/>
          <w:delText>56</w:delText>
        </w:r>
      </w:del>
    </w:p>
    <w:p w:rsidR="00C941DC" w:rsidDel="00ED4BDA" w:rsidRDefault="00C941DC">
      <w:pPr>
        <w:pStyle w:val="TOC2"/>
        <w:tabs>
          <w:tab w:val="left" w:pos="960"/>
          <w:tab w:val="right" w:leader="dot" w:pos="8630"/>
        </w:tabs>
        <w:rPr>
          <w:del w:id="694" w:author="Akilan Rathakrishnan" w:date="2017-01-18T13:52:00Z"/>
          <w:rFonts w:asciiTheme="minorHAnsi" w:eastAsiaTheme="minorEastAsia" w:hAnsiTheme="minorHAnsi" w:cstheme="minorBidi"/>
          <w:noProof/>
          <w:sz w:val="22"/>
          <w:szCs w:val="22"/>
        </w:rPr>
      </w:pPr>
      <w:del w:id="695" w:author="Akilan Rathakrishnan" w:date="2017-01-18T13:52:00Z">
        <w:r w:rsidRPr="00ED4BDA" w:rsidDel="00ED4BDA">
          <w:rPr>
            <w:noProof/>
            <w:rPrChange w:id="696" w:author="Akilan Rathakrishnan" w:date="2017-01-18T13:51:00Z">
              <w:rPr>
                <w:rStyle w:val="Hyperlink"/>
                <w:noProof/>
              </w:rPr>
            </w:rPrChange>
          </w:rPr>
          <w:delText>4.26.</w:delText>
        </w:r>
        <w:r w:rsidDel="00ED4BDA">
          <w:rPr>
            <w:rFonts w:asciiTheme="minorHAnsi" w:eastAsiaTheme="minorEastAsia" w:hAnsiTheme="minorHAnsi" w:cstheme="minorBidi"/>
            <w:noProof/>
            <w:sz w:val="22"/>
            <w:szCs w:val="22"/>
          </w:rPr>
          <w:tab/>
        </w:r>
        <w:r w:rsidRPr="00ED4BDA" w:rsidDel="00ED4BDA">
          <w:rPr>
            <w:noProof/>
            <w:rPrChange w:id="697" w:author="Akilan Rathakrishnan" w:date="2017-01-18T13:51:00Z">
              <w:rPr>
                <w:rStyle w:val="Hyperlink"/>
                <w:noProof/>
              </w:rPr>
            </w:rPrChange>
          </w:rPr>
          <w:delText xml:space="preserve">Sub-Function:  </w:delText>
        </w:r>
        <w:r w:rsidRPr="00ED4BDA" w:rsidDel="00ED4BDA">
          <w:rPr>
            <w:rFonts w:ascii="Calibri" w:hAnsi="Calibri"/>
            <w:noProof/>
            <w:rPrChange w:id="698" w:author="Akilan Rathakrishnan" w:date="2017-01-18T13:51:00Z">
              <w:rPr>
                <w:rStyle w:val="Hyperlink"/>
                <w:rFonts w:ascii="Calibri" w:hAnsi="Calibri"/>
                <w:noProof/>
              </w:rPr>
            </w:rPrChange>
          </w:rPr>
          <w:delText>OvrdSigStsDurgStrtUp</w:delText>
        </w:r>
        <w:r w:rsidDel="00ED4BDA">
          <w:rPr>
            <w:noProof/>
            <w:webHidden/>
          </w:rPr>
          <w:tab/>
          <w:delText>58</w:delText>
        </w:r>
      </w:del>
    </w:p>
    <w:p w:rsidR="00C941DC" w:rsidDel="00ED4BDA" w:rsidRDefault="00C941DC">
      <w:pPr>
        <w:pStyle w:val="TOC3"/>
        <w:tabs>
          <w:tab w:val="left" w:pos="1440"/>
          <w:tab w:val="right" w:leader="dot" w:pos="8630"/>
        </w:tabs>
        <w:rPr>
          <w:del w:id="699" w:author="Akilan Rathakrishnan" w:date="2017-01-18T13:52:00Z"/>
          <w:rFonts w:asciiTheme="minorHAnsi" w:eastAsiaTheme="minorEastAsia" w:hAnsiTheme="minorHAnsi" w:cstheme="minorBidi"/>
          <w:noProof/>
          <w:sz w:val="22"/>
          <w:szCs w:val="22"/>
        </w:rPr>
      </w:pPr>
      <w:del w:id="700" w:author="Akilan Rathakrishnan" w:date="2017-01-18T13:52:00Z">
        <w:r w:rsidRPr="00ED4BDA" w:rsidDel="00ED4BDA">
          <w:rPr>
            <w:noProof/>
            <w:rPrChange w:id="701" w:author="Akilan Rathakrishnan" w:date="2017-01-18T13:51:00Z">
              <w:rPr>
                <w:rStyle w:val="Hyperlink"/>
                <w:noProof/>
              </w:rPr>
            </w:rPrChange>
          </w:rPr>
          <w:delText>4.26.1.</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702" w:author="Akilan Rathakrishnan" w:date="2017-01-18T13:51:00Z">
              <w:rPr>
                <w:rStyle w:val="Hyperlink"/>
                <w:rFonts w:ascii="Calibri" w:hAnsi="Calibri"/>
                <w:noProof/>
              </w:rPr>
            </w:rPrChange>
          </w:rPr>
          <w:delText>Hardware Related Design</w:delText>
        </w:r>
        <w:r w:rsidDel="00ED4BDA">
          <w:rPr>
            <w:noProof/>
            <w:webHidden/>
          </w:rPr>
          <w:tab/>
          <w:delText>58</w:delText>
        </w:r>
      </w:del>
    </w:p>
    <w:p w:rsidR="00C941DC" w:rsidDel="00ED4BDA" w:rsidRDefault="00C941DC">
      <w:pPr>
        <w:pStyle w:val="TOC3"/>
        <w:tabs>
          <w:tab w:val="left" w:pos="1440"/>
          <w:tab w:val="right" w:leader="dot" w:pos="8630"/>
        </w:tabs>
        <w:rPr>
          <w:del w:id="703" w:author="Akilan Rathakrishnan" w:date="2017-01-18T13:52:00Z"/>
          <w:rFonts w:asciiTheme="minorHAnsi" w:eastAsiaTheme="minorEastAsia" w:hAnsiTheme="minorHAnsi" w:cstheme="minorBidi"/>
          <w:noProof/>
          <w:sz w:val="22"/>
          <w:szCs w:val="22"/>
        </w:rPr>
      </w:pPr>
      <w:del w:id="704" w:author="Akilan Rathakrishnan" w:date="2017-01-18T13:52:00Z">
        <w:r w:rsidRPr="00ED4BDA" w:rsidDel="00ED4BDA">
          <w:rPr>
            <w:noProof/>
            <w:rPrChange w:id="705" w:author="Akilan Rathakrishnan" w:date="2017-01-18T13:51:00Z">
              <w:rPr>
                <w:rStyle w:val="Hyperlink"/>
                <w:noProof/>
              </w:rPr>
            </w:rPrChange>
          </w:rPr>
          <w:delText>4.26.2.</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706" w:author="Akilan Rathakrishnan" w:date="2017-01-18T13:51:00Z">
              <w:rPr>
                <w:rStyle w:val="Hyperlink"/>
                <w:rFonts w:ascii="Calibri" w:hAnsi="Calibri"/>
                <w:noProof/>
              </w:rPr>
            </w:rPrChange>
          </w:rPr>
          <w:delText>Software Related Design</w:delText>
        </w:r>
        <w:r w:rsidDel="00ED4BDA">
          <w:rPr>
            <w:noProof/>
            <w:webHidden/>
          </w:rPr>
          <w:tab/>
          <w:delText>58</w:delText>
        </w:r>
      </w:del>
    </w:p>
    <w:p w:rsidR="00C941DC" w:rsidDel="00ED4BDA" w:rsidRDefault="00C941DC">
      <w:pPr>
        <w:pStyle w:val="TOC2"/>
        <w:tabs>
          <w:tab w:val="left" w:pos="960"/>
          <w:tab w:val="right" w:leader="dot" w:pos="8630"/>
        </w:tabs>
        <w:rPr>
          <w:del w:id="707" w:author="Akilan Rathakrishnan" w:date="2017-01-18T13:52:00Z"/>
          <w:rFonts w:asciiTheme="minorHAnsi" w:eastAsiaTheme="minorEastAsia" w:hAnsiTheme="minorHAnsi" w:cstheme="minorBidi"/>
          <w:noProof/>
          <w:sz w:val="22"/>
          <w:szCs w:val="22"/>
        </w:rPr>
      </w:pPr>
      <w:del w:id="708" w:author="Akilan Rathakrishnan" w:date="2017-01-18T13:52:00Z">
        <w:r w:rsidRPr="00ED4BDA" w:rsidDel="00ED4BDA">
          <w:rPr>
            <w:noProof/>
            <w:rPrChange w:id="709" w:author="Akilan Rathakrishnan" w:date="2017-01-18T13:51:00Z">
              <w:rPr>
                <w:rStyle w:val="Hyperlink"/>
                <w:noProof/>
              </w:rPr>
            </w:rPrChange>
          </w:rPr>
          <w:delText>4.27.</w:delText>
        </w:r>
        <w:r w:rsidDel="00ED4BDA">
          <w:rPr>
            <w:rFonts w:asciiTheme="minorHAnsi" w:eastAsiaTheme="minorEastAsia" w:hAnsiTheme="minorHAnsi" w:cstheme="minorBidi"/>
            <w:noProof/>
            <w:sz w:val="22"/>
            <w:szCs w:val="22"/>
          </w:rPr>
          <w:tab/>
        </w:r>
        <w:r w:rsidRPr="00ED4BDA" w:rsidDel="00ED4BDA">
          <w:rPr>
            <w:noProof/>
            <w:rPrChange w:id="710" w:author="Akilan Rathakrishnan" w:date="2017-01-18T13:51:00Z">
              <w:rPr>
                <w:rStyle w:val="Hyperlink"/>
                <w:noProof/>
              </w:rPr>
            </w:rPrChange>
          </w:rPr>
          <w:delText xml:space="preserve">Sub-Function:  </w:delText>
        </w:r>
        <w:r w:rsidRPr="00ED4BDA" w:rsidDel="00ED4BDA">
          <w:rPr>
            <w:rFonts w:ascii="Calibri" w:hAnsi="Calibri"/>
            <w:noProof/>
            <w:rPrChange w:id="711" w:author="Akilan Rathakrishnan" w:date="2017-01-18T13:51:00Z">
              <w:rPr>
                <w:rStyle w:val="Hyperlink"/>
                <w:rFonts w:ascii="Calibri" w:hAnsi="Calibri"/>
                <w:noProof/>
              </w:rPr>
            </w:rPrChange>
          </w:rPr>
          <w:delText>GetImcSigSts</w:delText>
        </w:r>
        <w:r w:rsidDel="00ED4BDA">
          <w:rPr>
            <w:noProof/>
            <w:webHidden/>
          </w:rPr>
          <w:tab/>
          <w:delText>59</w:delText>
        </w:r>
      </w:del>
    </w:p>
    <w:p w:rsidR="00C941DC" w:rsidDel="00ED4BDA" w:rsidRDefault="00C941DC">
      <w:pPr>
        <w:pStyle w:val="TOC3"/>
        <w:tabs>
          <w:tab w:val="left" w:pos="1440"/>
          <w:tab w:val="right" w:leader="dot" w:pos="8630"/>
        </w:tabs>
        <w:rPr>
          <w:del w:id="712" w:author="Akilan Rathakrishnan" w:date="2017-01-18T13:52:00Z"/>
          <w:rFonts w:asciiTheme="minorHAnsi" w:eastAsiaTheme="minorEastAsia" w:hAnsiTheme="minorHAnsi" w:cstheme="minorBidi"/>
          <w:noProof/>
          <w:sz w:val="22"/>
          <w:szCs w:val="22"/>
        </w:rPr>
      </w:pPr>
      <w:del w:id="713" w:author="Akilan Rathakrishnan" w:date="2017-01-18T13:52:00Z">
        <w:r w:rsidRPr="00ED4BDA" w:rsidDel="00ED4BDA">
          <w:rPr>
            <w:noProof/>
            <w:rPrChange w:id="714" w:author="Akilan Rathakrishnan" w:date="2017-01-18T13:51:00Z">
              <w:rPr>
                <w:rStyle w:val="Hyperlink"/>
                <w:noProof/>
              </w:rPr>
            </w:rPrChange>
          </w:rPr>
          <w:delText>4.27.1.</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715" w:author="Akilan Rathakrishnan" w:date="2017-01-18T13:51:00Z">
              <w:rPr>
                <w:rStyle w:val="Hyperlink"/>
                <w:rFonts w:ascii="Calibri" w:hAnsi="Calibri"/>
                <w:noProof/>
              </w:rPr>
            </w:rPrChange>
          </w:rPr>
          <w:delText>Hardware Related Design</w:delText>
        </w:r>
        <w:r w:rsidDel="00ED4BDA">
          <w:rPr>
            <w:noProof/>
            <w:webHidden/>
          </w:rPr>
          <w:tab/>
          <w:delText>59</w:delText>
        </w:r>
      </w:del>
    </w:p>
    <w:p w:rsidR="00C941DC" w:rsidDel="00ED4BDA" w:rsidRDefault="00C941DC">
      <w:pPr>
        <w:pStyle w:val="TOC3"/>
        <w:tabs>
          <w:tab w:val="left" w:pos="1440"/>
          <w:tab w:val="right" w:leader="dot" w:pos="8630"/>
        </w:tabs>
        <w:rPr>
          <w:del w:id="716" w:author="Akilan Rathakrishnan" w:date="2017-01-18T13:52:00Z"/>
          <w:rFonts w:asciiTheme="minorHAnsi" w:eastAsiaTheme="minorEastAsia" w:hAnsiTheme="minorHAnsi" w:cstheme="minorBidi"/>
          <w:noProof/>
          <w:sz w:val="22"/>
          <w:szCs w:val="22"/>
        </w:rPr>
      </w:pPr>
      <w:del w:id="717" w:author="Akilan Rathakrishnan" w:date="2017-01-18T13:52:00Z">
        <w:r w:rsidRPr="00ED4BDA" w:rsidDel="00ED4BDA">
          <w:rPr>
            <w:noProof/>
            <w:rPrChange w:id="718" w:author="Akilan Rathakrishnan" w:date="2017-01-18T13:51:00Z">
              <w:rPr>
                <w:rStyle w:val="Hyperlink"/>
                <w:noProof/>
              </w:rPr>
            </w:rPrChange>
          </w:rPr>
          <w:delText>4.27.2.</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719" w:author="Akilan Rathakrishnan" w:date="2017-01-18T13:51:00Z">
              <w:rPr>
                <w:rStyle w:val="Hyperlink"/>
                <w:rFonts w:ascii="Calibri" w:hAnsi="Calibri"/>
                <w:noProof/>
              </w:rPr>
            </w:rPrChange>
          </w:rPr>
          <w:delText>Software Related Design</w:delText>
        </w:r>
        <w:r w:rsidDel="00ED4BDA">
          <w:rPr>
            <w:noProof/>
            <w:webHidden/>
          </w:rPr>
          <w:tab/>
          <w:delText>59</w:delText>
        </w:r>
      </w:del>
    </w:p>
    <w:p w:rsidR="00C941DC" w:rsidDel="00ED4BDA" w:rsidRDefault="00C941DC">
      <w:pPr>
        <w:pStyle w:val="TOC2"/>
        <w:tabs>
          <w:tab w:val="left" w:pos="960"/>
          <w:tab w:val="right" w:leader="dot" w:pos="8630"/>
        </w:tabs>
        <w:rPr>
          <w:del w:id="720" w:author="Akilan Rathakrishnan" w:date="2017-01-18T13:52:00Z"/>
          <w:rFonts w:asciiTheme="minorHAnsi" w:eastAsiaTheme="minorEastAsia" w:hAnsiTheme="minorHAnsi" w:cstheme="minorBidi"/>
          <w:noProof/>
          <w:sz w:val="22"/>
          <w:szCs w:val="22"/>
        </w:rPr>
      </w:pPr>
      <w:del w:id="721" w:author="Akilan Rathakrishnan" w:date="2017-01-18T13:52:00Z">
        <w:r w:rsidRPr="00ED4BDA" w:rsidDel="00ED4BDA">
          <w:rPr>
            <w:noProof/>
            <w:rPrChange w:id="722" w:author="Akilan Rathakrishnan" w:date="2017-01-18T13:51:00Z">
              <w:rPr>
                <w:rStyle w:val="Hyperlink"/>
                <w:noProof/>
              </w:rPr>
            </w:rPrChange>
          </w:rPr>
          <w:delText>4.28.</w:delText>
        </w:r>
        <w:r w:rsidDel="00ED4BDA">
          <w:rPr>
            <w:rFonts w:asciiTheme="minorHAnsi" w:eastAsiaTheme="minorEastAsia" w:hAnsiTheme="minorHAnsi" w:cstheme="minorBidi"/>
            <w:noProof/>
            <w:sz w:val="22"/>
            <w:szCs w:val="22"/>
          </w:rPr>
          <w:tab/>
        </w:r>
        <w:r w:rsidRPr="00ED4BDA" w:rsidDel="00ED4BDA">
          <w:rPr>
            <w:noProof/>
            <w:rPrChange w:id="723" w:author="Akilan Rathakrishnan" w:date="2017-01-18T13:51:00Z">
              <w:rPr>
                <w:rStyle w:val="Hyperlink"/>
                <w:noProof/>
              </w:rPr>
            </w:rPrChange>
          </w:rPr>
          <w:delText xml:space="preserve">Sub-Function:  </w:delText>
        </w:r>
        <w:r w:rsidRPr="00ED4BDA" w:rsidDel="00ED4BDA">
          <w:rPr>
            <w:rFonts w:ascii="Calibri" w:hAnsi="Calibri"/>
            <w:noProof/>
            <w:rPrChange w:id="724" w:author="Akilan Rathakrishnan" w:date="2017-01-18T13:51:00Z">
              <w:rPr>
                <w:rStyle w:val="Hyperlink"/>
                <w:rFonts w:ascii="Calibri" w:hAnsi="Calibri"/>
                <w:noProof/>
              </w:rPr>
            </w:rPrChange>
          </w:rPr>
          <w:delText>NoDataRxd</w:delText>
        </w:r>
        <w:r w:rsidDel="00ED4BDA">
          <w:rPr>
            <w:noProof/>
            <w:webHidden/>
          </w:rPr>
          <w:tab/>
          <w:delText>61</w:delText>
        </w:r>
      </w:del>
    </w:p>
    <w:p w:rsidR="00C941DC" w:rsidDel="00ED4BDA" w:rsidRDefault="00C941DC">
      <w:pPr>
        <w:pStyle w:val="TOC3"/>
        <w:tabs>
          <w:tab w:val="left" w:pos="1440"/>
          <w:tab w:val="right" w:leader="dot" w:pos="8630"/>
        </w:tabs>
        <w:rPr>
          <w:del w:id="725" w:author="Akilan Rathakrishnan" w:date="2017-01-18T13:52:00Z"/>
          <w:rFonts w:asciiTheme="minorHAnsi" w:eastAsiaTheme="minorEastAsia" w:hAnsiTheme="minorHAnsi" w:cstheme="minorBidi"/>
          <w:noProof/>
          <w:sz w:val="22"/>
          <w:szCs w:val="22"/>
        </w:rPr>
      </w:pPr>
      <w:del w:id="726" w:author="Akilan Rathakrishnan" w:date="2017-01-18T13:52:00Z">
        <w:r w:rsidRPr="00ED4BDA" w:rsidDel="00ED4BDA">
          <w:rPr>
            <w:noProof/>
            <w:rPrChange w:id="727" w:author="Akilan Rathakrishnan" w:date="2017-01-18T13:51:00Z">
              <w:rPr>
                <w:rStyle w:val="Hyperlink"/>
                <w:noProof/>
              </w:rPr>
            </w:rPrChange>
          </w:rPr>
          <w:delText>4.28.1.</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728" w:author="Akilan Rathakrishnan" w:date="2017-01-18T13:51:00Z">
              <w:rPr>
                <w:rStyle w:val="Hyperlink"/>
                <w:rFonts w:ascii="Calibri" w:hAnsi="Calibri"/>
                <w:noProof/>
              </w:rPr>
            </w:rPrChange>
          </w:rPr>
          <w:delText>Hardware Related Design</w:delText>
        </w:r>
        <w:r w:rsidDel="00ED4BDA">
          <w:rPr>
            <w:noProof/>
            <w:webHidden/>
          </w:rPr>
          <w:tab/>
          <w:delText>61</w:delText>
        </w:r>
      </w:del>
    </w:p>
    <w:p w:rsidR="00C941DC" w:rsidDel="00ED4BDA" w:rsidRDefault="00C941DC">
      <w:pPr>
        <w:pStyle w:val="TOC3"/>
        <w:tabs>
          <w:tab w:val="left" w:pos="1440"/>
          <w:tab w:val="right" w:leader="dot" w:pos="8630"/>
        </w:tabs>
        <w:rPr>
          <w:del w:id="729" w:author="Akilan Rathakrishnan" w:date="2017-01-18T13:52:00Z"/>
          <w:rFonts w:asciiTheme="minorHAnsi" w:eastAsiaTheme="minorEastAsia" w:hAnsiTheme="minorHAnsi" w:cstheme="minorBidi"/>
          <w:noProof/>
          <w:sz w:val="22"/>
          <w:szCs w:val="22"/>
        </w:rPr>
      </w:pPr>
      <w:del w:id="730" w:author="Akilan Rathakrishnan" w:date="2017-01-18T13:52:00Z">
        <w:r w:rsidRPr="00ED4BDA" w:rsidDel="00ED4BDA">
          <w:rPr>
            <w:noProof/>
            <w:rPrChange w:id="731" w:author="Akilan Rathakrishnan" w:date="2017-01-18T13:51:00Z">
              <w:rPr>
                <w:rStyle w:val="Hyperlink"/>
                <w:noProof/>
              </w:rPr>
            </w:rPrChange>
          </w:rPr>
          <w:delText>4.28.2.</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732" w:author="Akilan Rathakrishnan" w:date="2017-01-18T13:51:00Z">
              <w:rPr>
                <w:rStyle w:val="Hyperlink"/>
                <w:rFonts w:ascii="Calibri" w:hAnsi="Calibri"/>
                <w:noProof/>
              </w:rPr>
            </w:rPrChange>
          </w:rPr>
          <w:delText>Software Related Design</w:delText>
        </w:r>
        <w:r w:rsidDel="00ED4BDA">
          <w:rPr>
            <w:noProof/>
            <w:webHidden/>
          </w:rPr>
          <w:tab/>
          <w:delText>61</w:delText>
        </w:r>
      </w:del>
    </w:p>
    <w:p w:rsidR="00C941DC" w:rsidDel="00ED4BDA" w:rsidRDefault="00C941DC">
      <w:pPr>
        <w:pStyle w:val="TOC1"/>
        <w:tabs>
          <w:tab w:val="left" w:pos="480"/>
          <w:tab w:val="right" w:leader="dot" w:pos="8630"/>
        </w:tabs>
        <w:rPr>
          <w:del w:id="733" w:author="Akilan Rathakrishnan" w:date="2017-01-18T13:52:00Z"/>
          <w:rFonts w:asciiTheme="minorHAnsi" w:eastAsiaTheme="minorEastAsia" w:hAnsiTheme="minorHAnsi" w:cstheme="minorBidi"/>
          <w:noProof/>
          <w:sz w:val="22"/>
          <w:szCs w:val="22"/>
        </w:rPr>
      </w:pPr>
      <w:del w:id="734" w:author="Akilan Rathakrishnan" w:date="2017-01-18T13:52:00Z">
        <w:r w:rsidRPr="00ED4BDA" w:rsidDel="00ED4BDA">
          <w:rPr>
            <w:rFonts w:ascii="Calibri" w:hAnsi="Calibri"/>
            <w:noProof/>
            <w:rPrChange w:id="735" w:author="Akilan Rathakrishnan" w:date="2017-01-18T13:51:00Z">
              <w:rPr>
                <w:rStyle w:val="Hyperlink"/>
                <w:rFonts w:ascii="Calibri" w:hAnsi="Calibri"/>
                <w:noProof/>
              </w:rPr>
            </w:rPrChange>
          </w:rPr>
          <w:delText>5.</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736" w:author="Akilan Rathakrishnan" w:date="2017-01-18T13:51:00Z">
              <w:rPr>
                <w:rStyle w:val="Hyperlink"/>
                <w:rFonts w:ascii="Calibri" w:hAnsi="Calibri"/>
                <w:noProof/>
              </w:rPr>
            </w:rPrChange>
          </w:rPr>
          <w:delText>Timing / Execution Constraints</w:delText>
        </w:r>
        <w:r w:rsidDel="00ED4BDA">
          <w:rPr>
            <w:noProof/>
            <w:webHidden/>
          </w:rPr>
          <w:tab/>
          <w:delText>62</w:delText>
        </w:r>
      </w:del>
    </w:p>
    <w:p w:rsidR="00C941DC" w:rsidDel="00ED4BDA" w:rsidRDefault="00C941DC">
      <w:pPr>
        <w:pStyle w:val="TOC2"/>
        <w:tabs>
          <w:tab w:val="left" w:pos="960"/>
          <w:tab w:val="right" w:leader="dot" w:pos="8630"/>
        </w:tabs>
        <w:rPr>
          <w:del w:id="737" w:author="Akilan Rathakrishnan" w:date="2017-01-18T13:52:00Z"/>
          <w:rFonts w:asciiTheme="minorHAnsi" w:eastAsiaTheme="minorEastAsia" w:hAnsiTheme="minorHAnsi" w:cstheme="minorBidi"/>
          <w:noProof/>
          <w:sz w:val="22"/>
          <w:szCs w:val="22"/>
        </w:rPr>
      </w:pPr>
      <w:del w:id="738" w:author="Akilan Rathakrishnan" w:date="2017-01-18T13:52:00Z">
        <w:r w:rsidRPr="00ED4BDA" w:rsidDel="00ED4BDA">
          <w:rPr>
            <w:rFonts w:ascii="Calibri" w:hAnsi="Calibri"/>
            <w:noProof/>
            <w:rPrChange w:id="739" w:author="Akilan Rathakrishnan" w:date="2017-01-18T13:51:00Z">
              <w:rPr>
                <w:rStyle w:val="Hyperlink"/>
                <w:rFonts w:ascii="Calibri" w:hAnsi="Calibri"/>
                <w:noProof/>
              </w:rPr>
            </w:rPrChange>
          </w:rPr>
          <w:delText>5.1.</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740" w:author="Akilan Rathakrishnan" w:date="2017-01-18T13:51:00Z">
              <w:rPr>
                <w:rStyle w:val="Hyperlink"/>
                <w:rFonts w:ascii="Calibri" w:hAnsi="Calibri"/>
                <w:noProof/>
              </w:rPr>
            </w:rPrChange>
          </w:rPr>
          <w:delText>Rationale / Comments</w:delText>
        </w:r>
        <w:r w:rsidDel="00ED4BDA">
          <w:rPr>
            <w:noProof/>
            <w:webHidden/>
          </w:rPr>
          <w:tab/>
          <w:delText>62</w:delText>
        </w:r>
      </w:del>
    </w:p>
    <w:p w:rsidR="00C941DC" w:rsidDel="00ED4BDA" w:rsidRDefault="00C941DC">
      <w:pPr>
        <w:pStyle w:val="TOC2"/>
        <w:tabs>
          <w:tab w:val="left" w:pos="960"/>
          <w:tab w:val="right" w:leader="dot" w:pos="8630"/>
        </w:tabs>
        <w:rPr>
          <w:del w:id="741" w:author="Akilan Rathakrishnan" w:date="2017-01-18T13:52:00Z"/>
          <w:rFonts w:asciiTheme="minorHAnsi" w:eastAsiaTheme="minorEastAsia" w:hAnsiTheme="minorHAnsi" w:cstheme="minorBidi"/>
          <w:noProof/>
          <w:sz w:val="22"/>
          <w:szCs w:val="22"/>
        </w:rPr>
      </w:pPr>
      <w:del w:id="742" w:author="Akilan Rathakrishnan" w:date="2017-01-18T13:52:00Z">
        <w:r w:rsidRPr="00ED4BDA" w:rsidDel="00ED4BDA">
          <w:rPr>
            <w:rFonts w:ascii="Calibri" w:hAnsi="Calibri"/>
            <w:noProof/>
            <w:rPrChange w:id="743" w:author="Akilan Rathakrishnan" w:date="2017-01-18T13:51:00Z">
              <w:rPr>
                <w:rStyle w:val="Hyperlink"/>
                <w:rFonts w:ascii="Calibri" w:hAnsi="Calibri"/>
                <w:noProof/>
              </w:rPr>
            </w:rPrChange>
          </w:rPr>
          <w:delText>5.2.</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744" w:author="Akilan Rathakrishnan" w:date="2017-01-18T13:51:00Z">
              <w:rPr>
                <w:rStyle w:val="Hyperlink"/>
                <w:rFonts w:ascii="Calibri" w:hAnsi="Calibri"/>
                <w:noProof/>
              </w:rPr>
            </w:rPrChange>
          </w:rPr>
          <w:delText>Rates and State Execution</w:delText>
        </w:r>
        <w:r w:rsidDel="00ED4BDA">
          <w:rPr>
            <w:noProof/>
            <w:webHidden/>
          </w:rPr>
          <w:tab/>
          <w:delText>62</w:delText>
        </w:r>
      </w:del>
    </w:p>
    <w:p w:rsidR="00C941DC" w:rsidDel="00ED4BDA" w:rsidRDefault="00C941DC">
      <w:pPr>
        <w:pStyle w:val="TOC1"/>
        <w:tabs>
          <w:tab w:val="left" w:pos="480"/>
          <w:tab w:val="right" w:leader="dot" w:pos="8630"/>
        </w:tabs>
        <w:rPr>
          <w:del w:id="745" w:author="Akilan Rathakrishnan" w:date="2017-01-18T13:52:00Z"/>
          <w:rFonts w:asciiTheme="minorHAnsi" w:eastAsiaTheme="minorEastAsia" w:hAnsiTheme="minorHAnsi" w:cstheme="minorBidi"/>
          <w:noProof/>
          <w:sz w:val="22"/>
          <w:szCs w:val="22"/>
        </w:rPr>
      </w:pPr>
      <w:del w:id="746" w:author="Akilan Rathakrishnan" w:date="2017-01-18T13:52:00Z">
        <w:r w:rsidRPr="00ED4BDA" w:rsidDel="00ED4BDA">
          <w:rPr>
            <w:rFonts w:ascii="Calibri" w:hAnsi="Calibri"/>
            <w:noProof/>
            <w:rPrChange w:id="747" w:author="Akilan Rathakrishnan" w:date="2017-01-18T13:51:00Z">
              <w:rPr>
                <w:rStyle w:val="Hyperlink"/>
                <w:rFonts w:ascii="Calibri" w:hAnsi="Calibri"/>
                <w:noProof/>
              </w:rPr>
            </w:rPrChange>
          </w:rPr>
          <w:delText>6.</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748" w:author="Akilan Rathakrishnan" w:date="2017-01-18T13:51:00Z">
              <w:rPr>
                <w:rStyle w:val="Hyperlink"/>
                <w:rFonts w:ascii="Calibri" w:hAnsi="Calibri"/>
                <w:noProof/>
              </w:rPr>
            </w:rPrChange>
          </w:rPr>
          <w:delText>Serial Communications Interfaces</w:delText>
        </w:r>
        <w:r w:rsidDel="00ED4BDA">
          <w:rPr>
            <w:noProof/>
            <w:webHidden/>
          </w:rPr>
          <w:tab/>
          <w:delText>62</w:delText>
        </w:r>
      </w:del>
    </w:p>
    <w:p w:rsidR="00C941DC" w:rsidDel="00ED4BDA" w:rsidRDefault="00C941DC">
      <w:pPr>
        <w:pStyle w:val="TOC1"/>
        <w:tabs>
          <w:tab w:val="left" w:pos="480"/>
          <w:tab w:val="right" w:leader="dot" w:pos="8630"/>
        </w:tabs>
        <w:rPr>
          <w:del w:id="749" w:author="Akilan Rathakrishnan" w:date="2017-01-18T13:52:00Z"/>
          <w:rFonts w:asciiTheme="minorHAnsi" w:eastAsiaTheme="minorEastAsia" w:hAnsiTheme="minorHAnsi" w:cstheme="minorBidi"/>
          <w:noProof/>
          <w:sz w:val="22"/>
          <w:szCs w:val="22"/>
        </w:rPr>
      </w:pPr>
      <w:del w:id="750" w:author="Akilan Rathakrishnan" w:date="2017-01-18T13:52:00Z">
        <w:r w:rsidRPr="00ED4BDA" w:rsidDel="00ED4BDA">
          <w:rPr>
            <w:rFonts w:ascii="Calibri" w:hAnsi="Calibri"/>
            <w:noProof/>
            <w:rPrChange w:id="751" w:author="Akilan Rathakrishnan" w:date="2017-01-18T13:51:00Z">
              <w:rPr>
                <w:rStyle w:val="Hyperlink"/>
                <w:rFonts w:ascii="Calibri" w:hAnsi="Calibri"/>
                <w:noProof/>
              </w:rPr>
            </w:rPrChange>
          </w:rPr>
          <w:delText>7.</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752" w:author="Akilan Rathakrishnan" w:date="2017-01-18T13:51:00Z">
              <w:rPr>
                <w:rStyle w:val="Hyperlink"/>
                <w:rFonts w:ascii="Calibri" w:hAnsi="Calibri"/>
                <w:noProof/>
              </w:rPr>
            </w:rPrChange>
          </w:rPr>
          <w:delText>Additional Information</w:delText>
        </w:r>
        <w:r w:rsidDel="00ED4BDA">
          <w:rPr>
            <w:noProof/>
            <w:webHidden/>
          </w:rPr>
          <w:tab/>
          <w:delText>62</w:delText>
        </w:r>
      </w:del>
    </w:p>
    <w:p w:rsidR="00C941DC" w:rsidDel="00ED4BDA" w:rsidRDefault="00C941DC">
      <w:pPr>
        <w:pStyle w:val="TOC2"/>
        <w:tabs>
          <w:tab w:val="left" w:pos="960"/>
          <w:tab w:val="right" w:leader="dot" w:pos="8630"/>
        </w:tabs>
        <w:rPr>
          <w:del w:id="753" w:author="Akilan Rathakrishnan" w:date="2017-01-18T13:52:00Z"/>
          <w:rFonts w:asciiTheme="minorHAnsi" w:eastAsiaTheme="minorEastAsia" w:hAnsiTheme="minorHAnsi" w:cstheme="minorBidi"/>
          <w:noProof/>
          <w:sz w:val="22"/>
          <w:szCs w:val="22"/>
        </w:rPr>
      </w:pPr>
      <w:del w:id="754" w:author="Akilan Rathakrishnan" w:date="2017-01-18T13:52:00Z">
        <w:r w:rsidRPr="00ED4BDA" w:rsidDel="00ED4BDA">
          <w:rPr>
            <w:rFonts w:ascii="Calibri" w:hAnsi="Calibri"/>
            <w:noProof/>
            <w:rPrChange w:id="755" w:author="Akilan Rathakrishnan" w:date="2017-01-18T13:51:00Z">
              <w:rPr>
                <w:rStyle w:val="Hyperlink"/>
                <w:rFonts w:ascii="Calibri" w:hAnsi="Calibri"/>
                <w:noProof/>
              </w:rPr>
            </w:rPrChange>
          </w:rPr>
          <w:delText>7.1.</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756" w:author="Akilan Rathakrishnan" w:date="2017-01-18T13:51:00Z">
              <w:rPr>
                <w:rStyle w:val="Hyperlink"/>
                <w:rFonts w:ascii="Calibri" w:hAnsi="Calibri"/>
                <w:noProof/>
              </w:rPr>
            </w:rPrChange>
          </w:rPr>
          <w:delText>Imc Arbitration – Configuration</w:delText>
        </w:r>
        <w:r w:rsidDel="00ED4BDA">
          <w:rPr>
            <w:noProof/>
            <w:webHidden/>
          </w:rPr>
          <w:tab/>
          <w:delText>62</w:delText>
        </w:r>
      </w:del>
    </w:p>
    <w:p w:rsidR="00C941DC" w:rsidDel="00ED4BDA" w:rsidRDefault="00C941DC">
      <w:pPr>
        <w:pStyle w:val="TOC3"/>
        <w:tabs>
          <w:tab w:val="left" w:pos="1440"/>
          <w:tab w:val="right" w:leader="dot" w:pos="8630"/>
        </w:tabs>
        <w:rPr>
          <w:del w:id="757" w:author="Akilan Rathakrishnan" w:date="2017-01-18T13:52:00Z"/>
          <w:rFonts w:asciiTheme="minorHAnsi" w:eastAsiaTheme="minorEastAsia" w:hAnsiTheme="minorHAnsi" w:cstheme="minorBidi"/>
          <w:noProof/>
          <w:sz w:val="22"/>
          <w:szCs w:val="22"/>
        </w:rPr>
      </w:pPr>
      <w:del w:id="758" w:author="Akilan Rathakrishnan" w:date="2017-01-18T13:52:00Z">
        <w:r w:rsidRPr="00ED4BDA" w:rsidDel="00ED4BDA">
          <w:rPr>
            <w:noProof/>
            <w:rPrChange w:id="759" w:author="Akilan Rathakrishnan" w:date="2017-01-18T13:51:00Z">
              <w:rPr>
                <w:rStyle w:val="Hyperlink"/>
                <w:noProof/>
              </w:rPr>
            </w:rPrChange>
          </w:rPr>
          <w:delText>7.1.1.</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760" w:author="Akilan Rathakrishnan" w:date="2017-01-18T13:51:00Z">
              <w:rPr>
                <w:rStyle w:val="Hyperlink"/>
                <w:rFonts w:ascii="Calibri" w:hAnsi="Calibri"/>
                <w:noProof/>
              </w:rPr>
            </w:rPrChange>
          </w:rPr>
          <w:delText>Hardware Related Design</w:delText>
        </w:r>
        <w:r w:rsidDel="00ED4BDA">
          <w:rPr>
            <w:noProof/>
            <w:webHidden/>
          </w:rPr>
          <w:tab/>
          <w:delText>62</w:delText>
        </w:r>
      </w:del>
    </w:p>
    <w:p w:rsidR="00C941DC" w:rsidDel="00ED4BDA" w:rsidRDefault="00C941DC">
      <w:pPr>
        <w:pStyle w:val="TOC3"/>
        <w:tabs>
          <w:tab w:val="left" w:pos="1440"/>
          <w:tab w:val="right" w:leader="dot" w:pos="8630"/>
        </w:tabs>
        <w:rPr>
          <w:del w:id="761" w:author="Akilan Rathakrishnan" w:date="2017-01-18T13:52:00Z"/>
          <w:rFonts w:asciiTheme="minorHAnsi" w:eastAsiaTheme="minorEastAsia" w:hAnsiTheme="minorHAnsi" w:cstheme="minorBidi"/>
          <w:noProof/>
          <w:sz w:val="22"/>
          <w:szCs w:val="22"/>
        </w:rPr>
      </w:pPr>
      <w:del w:id="762" w:author="Akilan Rathakrishnan" w:date="2017-01-18T13:52:00Z">
        <w:r w:rsidRPr="00ED4BDA" w:rsidDel="00ED4BDA">
          <w:rPr>
            <w:noProof/>
            <w:rPrChange w:id="763" w:author="Akilan Rathakrishnan" w:date="2017-01-18T13:51:00Z">
              <w:rPr>
                <w:rStyle w:val="Hyperlink"/>
                <w:noProof/>
              </w:rPr>
            </w:rPrChange>
          </w:rPr>
          <w:delText>7.1.2.</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764" w:author="Akilan Rathakrishnan" w:date="2017-01-18T13:51:00Z">
              <w:rPr>
                <w:rStyle w:val="Hyperlink"/>
                <w:rFonts w:ascii="Calibri" w:hAnsi="Calibri"/>
                <w:noProof/>
              </w:rPr>
            </w:rPrChange>
          </w:rPr>
          <w:delText>Software Related Design</w:delText>
        </w:r>
        <w:r w:rsidDel="00ED4BDA">
          <w:rPr>
            <w:noProof/>
            <w:webHidden/>
          </w:rPr>
          <w:tab/>
          <w:delText>62</w:delText>
        </w:r>
      </w:del>
    </w:p>
    <w:p w:rsidR="00C941DC" w:rsidDel="00ED4BDA" w:rsidRDefault="00C941DC">
      <w:pPr>
        <w:pStyle w:val="TOC2"/>
        <w:tabs>
          <w:tab w:val="left" w:pos="960"/>
          <w:tab w:val="right" w:leader="dot" w:pos="8630"/>
        </w:tabs>
        <w:rPr>
          <w:del w:id="765" w:author="Akilan Rathakrishnan" w:date="2017-01-18T13:52:00Z"/>
          <w:rFonts w:asciiTheme="minorHAnsi" w:eastAsiaTheme="minorEastAsia" w:hAnsiTheme="minorHAnsi" w:cstheme="minorBidi"/>
          <w:noProof/>
          <w:sz w:val="22"/>
          <w:szCs w:val="22"/>
        </w:rPr>
      </w:pPr>
      <w:del w:id="766" w:author="Akilan Rathakrishnan" w:date="2017-01-18T13:52:00Z">
        <w:r w:rsidRPr="00ED4BDA" w:rsidDel="00ED4BDA">
          <w:rPr>
            <w:rFonts w:ascii="Calibri" w:hAnsi="Calibri"/>
            <w:noProof/>
            <w:rPrChange w:id="767" w:author="Akilan Rathakrishnan" w:date="2017-01-18T13:51:00Z">
              <w:rPr>
                <w:rStyle w:val="Hyperlink"/>
                <w:rFonts w:ascii="Calibri" w:hAnsi="Calibri"/>
                <w:noProof/>
              </w:rPr>
            </w:rPrChange>
          </w:rPr>
          <w:delText>7.2.</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768" w:author="Akilan Rathakrishnan" w:date="2017-01-18T13:51:00Z">
              <w:rPr>
                <w:rStyle w:val="Hyperlink"/>
                <w:rFonts w:ascii="Calibri" w:hAnsi="Calibri"/>
                <w:noProof/>
              </w:rPr>
            </w:rPrChange>
          </w:rPr>
          <w:delText>Imc Signal Mapping for Receiving FDDs</w:delText>
        </w:r>
        <w:r w:rsidDel="00ED4BDA">
          <w:rPr>
            <w:noProof/>
            <w:webHidden/>
          </w:rPr>
          <w:tab/>
          <w:delText>68</w:delText>
        </w:r>
      </w:del>
    </w:p>
    <w:p w:rsidR="00C941DC" w:rsidDel="00ED4BDA" w:rsidRDefault="00C941DC">
      <w:pPr>
        <w:pStyle w:val="TOC3"/>
        <w:tabs>
          <w:tab w:val="left" w:pos="1440"/>
          <w:tab w:val="right" w:leader="dot" w:pos="8630"/>
        </w:tabs>
        <w:rPr>
          <w:del w:id="769" w:author="Akilan Rathakrishnan" w:date="2017-01-18T13:52:00Z"/>
          <w:rFonts w:asciiTheme="minorHAnsi" w:eastAsiaTheme="minorEastAsia" w:hAnsiTheme="minorHAnsi" w:cstheme="minorBidi"/>
          <w:noProof/>
          <w:sz w:val="22"/>
          <w:szCs w:val="22"/>
        </w:rPr>
      </w:pPr>
      <w:del w:id="770" w:author="Akilan Rathakrishnan" w:date="2017-01-18T13:52:00Z">
        <w:r w:rsidRPr="00ED4BDA" w:rsidDel="00ED4BDA">
          <w:rPr>
            <w:noProof/>
            <w:rPrChange w:id="771" w:author="Akilan Rathakrishnan" w:date="2017-01-18T13:51:00Z">
              <w:rPr>
                <w:rStyle w:val="Hyperlink"/>
                <w:noProof/>
              </w:rPr>
            </w:rPrChange>
          </w:rPr>
          <w:delText>7.2.1.</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772" w:author="Akilan Rathakrishnan" w:date="2017-01-18T13:51:00Z">
              <w:rPr>
                <w:rStyle w:val="Hyperlink"/>
                <w:rFonts w:ascii="Calibri" w:hAnsi="Calibri"/>
                <w:noProof/>
              </w:rPr>
            </w:rPrChange>
          </w:rPr>
          <w:delText>Hardware Related Design</w:delText>
        </w:r>
        <w:r w:rsidDel="00ED4BDA">
          <w:rPr>
            <w:noProof/>
            <w:webHidden/>
          </w:rPr>
          <w:tab/>
          <w:delText>68</w:delText>
        </w:r>
      </w:del>
    </w:p>
    <w:p w:rsidR="00C941DC" w:rsidDel="00ED4BDA" w:rsidRDefault="00C941DC">
      <w:pPr>
        <w:pStyle w:val="TOC3"/>
        <w:tabs>
          <w:tab w:val="left" w:pos="1440"/>
          <w:tab w:val="right" w:leader="dot" w:pos="8630"/>
        </w:tabs>
        <w:rPr>
          <w:del w:id="773" w:author="Akilan Rathakrishnan" w:date="2017-01-18T13:52:00Z"/>
          <w:rFonts w:asciiTheme="minorHAnsi" w:eastAsiaTheme="minorEastAsia" w:hAnsiTheme="minorHAnsi" w:cstheme="minorBidi"/>
          <w:noProof/>
          <w:sz w:val="22"/>
          <w:szCs w:val="22"/>
        </w:rPr>
      </w:pPr>
      <w:del w:id="774" w:author="Akilan Rathakrishnan" w:date="2017-01-18T13:52:00Z">
        <w:r w:rsidRPr="00ED4BDA" w:rsidDel="00ED4BDA">
          <w:rPr>
            <w:noProof/>
            <w:rPrChange w:id="775" w:author="Akilan Rathakrishnan" w:date="2017-01-18T13:51:00Z">
              <w:rPr>
                <w:rStyle w:val="Hyperlink"/>
                <w:noProof/>
              </w:rPr>
            </w:rPrChange>
          </w:rPr>
          <w:delText>7.2.2.</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776" w:author="Akilan Rathakrishnan" w:date="2017-01-18T13:51:00Z">
              <w:rPr>
                <w:rStyle w:val="Hyperlink"/>
                <w:rFonts w:ascii="Calibri" w:hAnsi="Calibri"/>
                <w:noProof/>
              </w:rPr>
            </w:rPrChange>
          </w:rPr>
          <w:delText>Software Related Design</w:delText>
        </w:r>
        <w:r w:rsidDel="00ED4BDA">
          <w:rPr>
            <w:noProof/>
            <w:webHidden/>
          </w:rPr>
          <w:tab/>
          <w:delText>68</w:delText>
        </w:r>
      </w:del>
    </w:p>
    <w:p w:rsidR="00C941DC" w:rsidDel="00ED4BDA" w:rsidRDefault="00C941DC">
      <w:pPr>
        <w:pStyle w:val="TOC2"/>
        <w:tabs>
          <w:tab w:val="left" w:pos="960"/>
          <w:tab w:val="right" w:leader="dot" w:pos="8630"/>
        </w:tabs>
        <w:rPr>
          <w:del w:id="777" w:author="Akilan Rathakrishnan" w:date="2017-01-18T13:52:00Z"/>
          <w:rFonts w:asciiTheme="minorHAnsi" w:eastAsiaTheme="minorEastAsia" w:hAnsiTheme="minorHAnsi" w:cstheme="minorBidi"/>
          <w:noProof/>
          <w:sz w:val="22"/>
          <w:szCs w:val="22"/>
        </w:rPr>
      </w:pPr>
      <w:del w:id="778" w:author="Akilan Rathakrishnan" w:date="2017-01-18T13:52:00Z">
        <w:r w:rsidRPr="00ED4BDA" w:rsidDel="00ED4BDA">
          <w:rPr>
            <w:rFonts w:ascii="Calibri" w:hAnsi="Calibri"/>
            <w:noProof/>
            <w:rPrChange w:id="779" w:author="Akilan Rathakrishnan" w:date="2017-01-18T13:51:00Z">
              <w:rPr>
                <w:rStyle w:val="Hyperlink"/>
                <w:rFonts w:ascii="Calibri" w:hAnsi="Calibri"/>
                <w:noProof/>
              </w:rPr>
            </w:rPrChange>
          </w:rPr>
          <w:delText>7.3.</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780" w:author="Akilan Rathakrishnan" w:date="2017-01-18T13:51:00Z">
              <w:rPr>
                <w:rStyle w:val="Hyperlink"/>
                <w:rFonts w:ascii="Calibri" w:hAnsi="Calibri"/>
                <w:noProof/>
              </w:rPr>
            </w:rPrChange>
          </w:rPr>
          <w:delText>Enumerations - Signal Status, Extended Signal Status and Signal Source</w:delText>
        </w:r>
        <w:r w:rsidDel="00ED4BDA">
          <w:rPr>
            <w:noProof/>
            <w:webHidden/>
          </w:rPr>
          <w:tab/>
          <w:delText>68</w:delText>
        </w:r>
      </w:del>
    </w:p>
    <w:p w:rsidR="00C941DC" w:rsidDel="00ED4BDA" w:rsidRDefault="00C941DC">
      <w:pPr>
        <w:pStyle w:val="TOC3"/>
        <w:tabs>
          <w:tab w:val="left" w:pos="1440"/>
          <w:tab w:val="right" w:leader="dot" w:pos="8630"/>
        </w:tabs>
        <w:rPr>
          <w:del w:id="781" w:author="Akilan Rathakrishnan" w:date="2017-01-18T13:52:00Z"/>
          <w:rFonts w:asciiTheme="minorHAnsi" w:eastAsiaTheme="minorEastAsia" w:hAnsiTheme="minorHAnsi" w:cstheme="minorBidi"/>
          <w:noProof/>
          <w:sz w:val="22"/>
          <w:szCs w:val="22"/>
        </w:rPr>
      </w:pPr>
      <w:del w:id="782" w:author="Akilan Rathakrishnan" w:date="2017-01-18T13:52:00Z">
        <w:r w:rsidRPr="00ED4BDA" w:rsidDel="00ED4BDA">
          <w:rPr>
            <w:noProof/>
            <w:rPrChange w:id="783" w:author="Akilan Rathakrishnan" w:date="2017-01-18T13:51:00Z">
              <w:rPr>
                <w:rStyle w:val="Hyperlink"/>
                <w:noProof/>
              </w:rPr>
            </w:rPrChange>
          </w:rPr>
          <w:delText>7.3.1.</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784" w:author="Akilan Rathakrishnan" w:date="2017-01-18T13:51:00Z">
              <w:rPr>
                <w:rStyle w:val="Hyperlink"/>
                <w:rFonts w:ascii="Calibri" w:hAnsi="Calibri"/>
                <w:noProof/>
              </w:rPr>
            </w:rPrChange>
          </w:rPr>
          <w:delText>Hardware Related Design</w:delText>
        </w:r>
        <w:r w:rsidDel="00ED4BDA">
          <w:rPr>
            <w:noProof/>
            <w:webHidden/>
          </w:rPr>
          <w:tab/>
          <w:delText>68</w:delText>
        </w:r>
      </w:del>
    </w:p>
    <w:p w:rsidR="00C941DC" w:rsidDel="00ED4BDA" w:rsidRDefault="00C941DC">
      <w:pPr>
        <w:pStyle w:val="TOC3"/>
        <w:tabs>
          <w:tab w:val="left" w:pos="1440"/>
          <w:tab w:val="right" w:leader="dot" w:pos="8630"/>
        </w:tabs>
        <w:rPr>
          <w:del w:id="785" w:author="Akilan Rathakrishnan" w:date="2017-01-18T13:52:00Z"/>
          <w:rFonts w:asciiTheme="minorHAnsi" w:eastAsiaTheme="minorEastAsia" w:hAnsiTheme="minorHAnsi" w:cstheme="minorBidi"/>
          <w:noProof/>
          <w:sz w:val="22"/>
          <w:szCs w:val="22"/>
        </w:rPr>
      </w:pPr>
      <w:del w:id="786" w:author="Akilan Rathakrishnan" w:date="2017-01-18T13:52:00Z">
        <w:r w:rsidRPr="00ED4BDA" w:rsidDel="00ED4BDA">
          <w:rPr>
            <w:noProof/>
            <w:rPrChange w:id="787" w:author="Akilan Rathakrishnan" w:date="2017-01-18T13:51:00Z">
              <w:rPr>
                <w:rStyle w:val="Hyperlink"/>
                <w:noProof/>
              </w:rPr>
            </w:rPrChange>
          </w:rPr>
          <w:delText>7.3.2.</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788" w:author="Akilan Rathakrishnan" w:date="2017-01-18T13:51:00Z">
              <w:rPr>
                <w:rStyle w:val="Hyperlink"/>
                <w:rFonts w:ascii="Calibri" w:hAnsi="Calibri"/>
                <w:noProof/>
              </w:rPr>
            </w:rPrChange>
          </w:rPr>
          <w:delText>Software Related Design</w:delText>
        </w:r>
        <w:r w:rsidDel="00ED4BDA">
          <w:rPr>
            <w:noProof/>
            <w:webHidden/>
          </w:rPr>
          <w:tab/>
          <w:delText>68</w:delText>
        </w:r>
      </w:del>
    </w:p>
    <w:p w:rsidR="00C941DC" w:rsidDel="00ED4BDA" w:rsidRDefault="00C941DC">
      <w:pPr>
        <w:pStyle w:val="TOC1"/>
        <w:tabs>
          <w:tab w:val="left" w:pos="480"/>
          <w:tab w:val="right" w:leader="dot" w:pos="8630"/>
        </w:tabs>
        <w:rPr>
          <w:del w:id="789" w:author="Akilan Rathakrishnan" w:date="2017-01-18T13:52:00Z"/>
          <w:rFonts w:asciiTheme="minorHAnsi" w:eastAsiaTheme="minorEastAsia" w:hAnsiTheme="minorHAnsi" w:cstheme="minorBidi"/>
          <w:noProof/>
          <w:sz w:val="22"/>
          <w:szCs w:val="22"/>
        </w:rPr>
      </w:pPr>
      <w:del w:id="790" w:author="Akilan Rathakrishnan" w:date="2017-01-18T13:52:00Z">
        <w:r w:rsidRPr="00ED4BDA" w:rsidDel="00ED4BDA">
          <w:rPr>
            <w:rFonts w:ascii="Calibri" w:hAnsi="Calibri"/>
            <w:noProof/>
            <w:rPrChange w:id="791" w:author="Akilan Rathakrishnan" w:date="2017-01-18T13:51:00Z">
              <w:rPr>
                <w:rStyle w:val="Hyperlink"/>
                <w:rFonts w:ascii="Calibri" w:hAnsi="Calibri"/>
                <w:noProof/>
              </w:rPr>
            </w:rPrChange>
          </w:rPr>
          <w:delText>8.</w:delText>
        </w:r>
        <w:r w:rsidDel="00ED4BDA">
          <w:rPr>
            <w:rFonts w:asciiTheme="minorHAnsi" w:eastAsiaTheme="minorEastAsia" w:hAnsiTheme="minorHAnsi" w:cstheme="minorBidi"/>
            <w:noProof/>
            <w:sz w:val="22"/>
            <w:szCs w:val="22"/>
          </w:rPr>
          <w:tab/>
        </w:r>
        <w:r w:rsidRPr="00ED4BDA" w:rsidDel="00ED4BDA">
          <w:rPr>
            <w:rFonts w:ascii="Calibri" w:hAnsi="Calibri"/>
            <w:noProof/>
            <w:rPrChange w:id="792" w:author="Akilan Rathakrishnan" w:date="2017-01-18T13:51:00Z">
              <w:rPr>
                <w:rStyle w:val="Hyperlink"/>
                <w:rFonts w:ascii="Calibri" w:hAnsi="Calibri"/>
                <w:noProof/>
              </w:rPr>
            </w:rPrChange>
          </w:rPr>
          <w:delText>Revision Record &amp; Change Approval</w:delText>
        </w:r>
        <w:r w:rsidDel="00ED4BDA">
          <w:rPr>
            <w:noProof/>
            <w:webHidden/>
          </w:rPr>
          <w:tab/>
          <w:delText>69</w:delText>
        </w:r>
      </w:del>
    </w:p>
    <w:p w:rsidR="00E9474A" w:rsidRDefault="0095318F">
      <w:pPr>
        <w:rPr>
          <w:ins w:id="793" w:author="Akilan Rathakrishnan" w:date="2017-01-17T16:48:00Z"/>
          <w:rFonts w:ascii="Calibri" w:hAnsi="Calibri"/>
        </w:rPr>
      </w:pPr>
      <w:r w:rsidRPr="00967BCF">
        <w:rPr>
          <w:rFonts w:ascii="Calibri" w:hAnsi="Calibri"/>
        </w:rPr>
        <w:fldChar w:fldCharType="end"/>
      </w:r>
      <w:r w:rsidRPr="00967BCF">
        <w:rPr>
          <w:rFonts w:ascii="Calibri" w:hAnsi="Calibri"/>
        </w:rPr>
        <w:t xml:space="preserve"> </w:t>
      </w:r>
    </w:p>
    <w:p w:rsidR="00C80423" w:rsidRDefault="00C80423">
      <w:pPr>
        <w:rPr>
          <w:ins w:id="794" w:author="Akilan Rathakrishnan" w:date="2017-01-17T16:48:00Z"/>
          <w:rFonts w:ascii="Calibri" w:hAnsi="Calibri"/>
        </w:rPr>
      </w:pPr>
    </w:p>
    <w:p w:rsidR="00C80423" w:rsidRDefault="00C80423">
      <w:pPr>
        <w:rPr>
          <w:ins w:id="795" w:author="Akilan Rathakrishnan" w:date="2017-01-17T16:48:00Z"/>
          <w:rFonts w:ascii="Calibri" w:hAnsi="Calibri"/>
        </w:rPr>
      </w:pPr>
    </w:p>
    <w:p w:rsidR="00C80423" w:rsidRDefault="00C80423">
      <w:pPr>
        <w:rPr>
          <w:ins w:id="796" w:author="Akilan Rathakrishnan" w:date="2017-01-17T16:48:00Z"/>
          <w:rFonts w:ascii="Calibri" w:hAnsi="Calibri"/>
        </w:rPr>
      </w:pPr>
    </w:p>
    <w:p w:rsidR="00C80423" w:rsidRDefault="00C80423">
      <w:pPr>
        <w:rPr>
          <w:ins w:id="797" w:author="Akilan Rathakrishnan" w:date="2017-01-17T16:48:00Z"/>
          <w:rFonts w:ascii="Calibri" w:hAnsi="Calibri"/>
        </w:rPr>
      </w:pPr>
    </w:p>
    <w:p w:rsidR="00C80423" w:rsidRDefault="00C80423">
      <w:pPr>
        <w:rPr>
          <w:ins w:id="798" w:author="Akilan Rathakrishnan" w:date="2017-01-17T16:48:00Z"/>
          <w:rFonts w:ascii="Calibri" w:hAnsi="Calibri"/>
        </w:rPr>
      </w:pPr>
    </w:p>
    <w:p w:rsidR="00C80423" w:rsidRDefault="00C80423">
      <w:pPr>
        <w:rPr>
          <w:ins w:id="799" w:author="Akilan Rathakrishnan" w:date="2017-01-17T16:48:00Z"/>
          <w:rFonts w:ascii="Calibri" w:hAnsi="Calibri"/>
        </w:rPr>
      </w:pPr>
    </w:p>
    <w:p w:rsidR="00C80423" w:rsidRDefault="00C80423">
      <w:pPr>
        <w:rPr>
          <w:ins w:id="800" w:author="Akilan Rathakrishnan" w:date="2017-01-17T16:48:00Z"/>
          <w:rFonts w:ascii="Calibri" w:hAnsi="Calibri"/>
        </w:rPr>
      </w:pPr>
    </w:p>
    <w:p w:rsidR="00C80423" w:rsidRDefault="00C80423">
      <w:pPr>
        <w:rPr>
          <w:ins w:id="801" w:author="Akilan Rathakrishnan" w:date="2017-01-17T16:48:00Z"/>
          <w:rFonts w:ascii="Calibri" w:hAnsi="Calibri"/>
        </w:rPr>
      </w:pPr>
    </w:p>
    <w:p w:rsidR="00C80423" w:rsidRDefault="00C80423">
      <w:pPr>
        <w:rPr>
          <w:ins w:id="802" w:author="Akilan Rathakrishnan" w:date="2017-01-17T16:48:00Z"/>
          <w:rFonts w:ascii="Calibri" w:hAnsi="Calibri"/>
        </w:rPr>
      </w:pPr>
    </w:p>
    <w:p w:rsidR="00C80423" w:rsidRDefault="00C80423">
      <w:pPr>
        <w:rPr>
          <w:ins w:id="803" w:author="Akilan Rathakrishnan" w:date="2017-01-17T16:48:00Z"/>
          <w:rFonts w:ascii="Calibri" w:hAnsi="Calibri"/>
        </w:rPr>
      </w:pPr>
    </w:p>
    <w:p w:rsidR="00C80423" w:rsidRDefault="00C80423">
      <w:pPr>
        <w:rPr>
          <w:ins w:id="804" w:author="Akilan Rathakrishnan" w:date="2017-01-17T16:48:00Z"/>
          <w:rFonts w:ascii="Calibri" w:hAnsi="Calibri"/>
        </w:rPr>
      </w:pPr>
    </w:p>
    <w:p w:rsidR="00C80423" w:rsidRDefault="00C80423">
      <w:pPr>
        <w:rPr>
          <w:ins w:id="805" w:author="Akilan Rathakrishnan" w:date="2017-01-17T16:48:00Z"/>
          <w:rFonts w:ascii="Calibri" w:hAnsi="Calibri"/>
        </w:rPr>
      </w:pPr>
    </w:p>
    <w:p w:rsidR="00C80423" w:rsidRDefault="00C80423">
      <w:pPr>
        <w:rPr>
          <w:ins w:id="806" w:author="Akilan Rathakrishnan" w:date="2017-01-17T16:48:00Z"/>
          <w:rFonts w:ascii="Calibri" w:hAnsi="Calibri"/>
        </w:rPr>
      </w:pPr>
    </w:p>
    <w:p w:rsidR="00C80423" w:rsidRDefault="00C80423">
      <w:pPr>
        <w:rPr>
          <w:ins w:id="807" w:author="Akilan Rathakrishnan" w:date="2017-01-17T16:48:00Z"/>
          <w:rFonts w:ascii="Calibri" w:hAnsi="Calibri"/>
        </w:rPr>
      </w:pPr>
    </w:p>
    <w:p w:rsidR="00C80423" w:rsidRDefault="00C80423">
      <w:pPr>
        <w:rPr>
          <w:ins w:id="808" w:author="Akilan Rathakrishnan" w:date="2017-01-17T16:48:00Z"/>
          <w:rFonts w:ascii="Calibri" w:hAnsi="Calibri"/>
        </w:rPr>
      </w:pPr>
    </w:p>
    <w:p w:rsidR="00C80423" w:rsidRDefault="00C80423">
      <w:pPr>
        <w:rPr>
          <w:ins w:id="809" w:author="Akilan Rathakrishnan" w:date="2017-01-17T16:48:00Z"/>
          <w:rFonts w:ascii="Calibri" w:hAnsi="Calibri"/>
        </w:rPr>
      </w:pPr>
    </w:p>
    <w:p w:rsidR="00C80423" w:rsidRDefault="00C80423">
      <w:pPr>
        <w:rPr>
          <w:ins w:id="810" w:author="Akilan Rathakrishnan" w:date="2017-01-17T16:48:00Z"/>
          <w:rFonts w:ascii="Calibri" w:hAnsi="Calibri"/>
        </w:rPr>
      </w:pPr>
    </w:p>
    <w:p w:rsidR="00C80423" w:rsidRDefault="00C80423">
      <w:pPr>
        <w:rPr>
          <w:ins w:id="811" w:author="Akilan Rathakrishnan" w:date="2017-01-17T16:48:00Z"/>
          <w:rFonts w:ascii="Calibri" w:hAnsi="Calibri"/>
        </w:rPr>
      </w:pPr>
    </w:p>
    <w:p w:rsidR="00C80423" w:rsidRDefault="00C80423">
      <w:pPr>
        <w:rPr>
          <w:ins w:id="812" w:author="Akilan Rathakrishnan" w:date="2017-01-17T16:48:00Z"/>
          <w:rFonts w:ascii="Calibri" w:hAnsi="Calibri"/>
        </w:rPr>
      </w:pPr>
    </w:p>
    <w:p w:rsidR="00C80423" w:rsidRDefault="00C80423">
      <w:pPr>
        <w:rPr>
          <w:ins w:id="813" w:author="Akilan Rathakrishnan" w:date="2017-01-17T16:48:00Z"/>
          <w:rFonts w:ascii="Calibri" w:hAnsi="Calibri"/>
        </w:rPr>
      </w:pPr>
    </w:p>
    <w:p w:rsidR="00C80423" w:rsidRDefault="00C80423">
      <w:pPr>
        <w:rPr>
          <w:ins w:id="814" w:author="Akilan Rathakrishnan" w:date="2017-01-17T16:48:00Z"/>
          <w:rFonts w:ascii="Calibri" w:hAnsi="Calibri"/>
        </w:rPr>
      </w:pPr>
    </w:p>
    <w:p w:rsidR="00C80423" w:rsidRDefault="00C80423">
      <w:pPr>
        <w:rPr>
          <w:ins w:id="815" w:author="Akilan Rathakrishnan" w:date="2017-01-17T16:48:00Z"/>
          <w:rFonts w:ascii="Calibri" w:hAnsi="Calibri"/>
        </w:rPr>
      </w:pPr>
    </w:p>
    <w:p w:rsidR="00C80423" w:rsidRPr="00967BCF" w:rsidRDefault="00C80423">
      <w:pPr>
        <w:rPr>
          <w:rFonts w:ascii="Calibri" w:hAnsi="Calibri"/>
        </w:rPr>
      </w:pPr>
    </w:p>
    <w:p w:rsidR="00E9474A" w:rsidRPr="00967BCF" w:rsidRDefault="00E9474A">
      <w:pPr>
        <w:pStyle w:val="Heading1"/>
        <w:rPr>
          <w:rFonts w:ascii="Calibri" w:hAnsi="Calibri"/>
        </w:rPr>
      </w:pPr>
      <w:bookmarkStart w:id="816" w:name="_Toc122249237"/>
      <w:bookmarkStart w:id="817" w:name="_Toc472510847"/>
      <w:r w:rsidRPr="00967BCF">
        <w:rPr>
          <w:rFonts w:ascii="Calibri" w:hAnsi="Calibri"/>
        </w:rPr>
        <w:lastRenderedPageBreak/>
        <w:t>High Level Description</w:t>
      </w:r>
      <w:bookmarkEnd w:id="816"/>
      <w:bookmarkEnd w:id="817"/>
    </w:p>
    <w:p w:rsidR="00F72B21" w:rsidRPr="0071166C" w:rsidRDefault="00F72B21" w:rsidP="00F72B21">
      <w:pPr>
        <w:rPr>
          <w:rFonts w:ascii="Calibri" w:hAnsi="Calibri"/>
        </w:rPr>
      </w:pPr>
      <w:r w:rsidRPr="0071166C">
        <w:rPr>
          <w:rFonts w:ascii="Calibri" w:hAnsi="Calibri"/>
        </w:rPr>
        <w:t xml:space="preserve">The Inter-Micro Communication (IMC) </w:t>
      </w:r>
      <w:r w:rsidR="002C510E">
        <w:rPr>
          <w:rFonts w:ascii="Calibri" w:hAnsi="Calibri"/>
        </w:rPr>
        <w:t>Arbitration</w:t>
      </w:r>
      <w:r w:rsidRPr="0071166C">
        <w:rPr>
          <w:rFonts w:ascii="Calibri" w:hAnsi="Calibri"/>
        </w:rPr>
        <w:t xml:space="preserve"> prepares data for transmission to a complimentary ECU through two redundant communication paths.  On the receive side, the </w:t>
      </w:r>
      <w:r w:rsidR="002C510E">
        <w:rPr>
          <w:rFonts w:ascii="Calibri" w:hAnsi="Calibri"/>
        </w:rPr>
        <w:t>Arbitration</w:t>
      </w:r>
      <w:r w:rsidRPr="0071166C">
        <w:rPr>
          <w:rFonts w:ascii="Calibri" w:hAnsi="Calibri"/>
        </w:rPr>
        <w:t xml:space="preserve"> reads data from the primary source and determines the data validity.  A validity fault on </w:t>
      </w:r>
      <w:r w:rsidR="00464B52">
        <w:rPr>
          <w:rFonts w:ascii="Calibri" w:hAnsi="Calibri"/>
        </w:rPr>
        <w:t>primary source</w:t>
      </w:r>
      <w:r w:rsidR="00D35DB0">
        <w:rPr>
          <w:rFonts w:ascii="Calibri" w:hAnsi="Calibri"/>
        </w:rPr>
        <w:t xml:space="preserve"> prompts the IMC Arbitration component</w:t>
      </w:r>
      <w:r w:rsidRPr="0071166C">
        <w:rPr>
          <w:rFonts w:ascii="Calibri" w:hAnsi="Calibri"/>
        </w:rPr>
        <w:t xml:space="preserve"> to evaluate the same signal from the </w:t>
      </w:r>
      <w:r w:rsidR="006720C0">
        <w:rPr>
          <w:rFonts w:ascii="Calibri" w:hAnsi="Calibri"/>
        </w:rPr>
        <w:t xml:space="preserve">secondary </w:t>
      </w:r>
      <w:r w:rsidRPr="0071166C">
        <w:rPr>
          <w:rFonts w:ascii="Calibri" w:hAnsi="Calibri"/>
        </w:rPr>
        <w:t>source</w:t>
      </w:r>
      <w:r w:rsidR="006720C0">
        <w:rPr>
          <w:rFonts w:ascii="Calibri" w:hAnsi="Calibri"/>
        </w:rPr>
        <w:t>.</w:t>
      </w:r>
      <w:r w:rsidRPr="0071166C">
        <w:rPr>
          <w:rFonts w:ascii="Calibri" w:hAnsi="Calibri"/>
        </w:rPr>
        <w:t xml:space="preserve">  Faulty signals from the primary source will be replaced with signals from the </w:t>
      </w:r>
      <w:r w:rsidR="00D92EA0">
        <w:rPr>
          <w:rFonts w:ascii="Calibri" w:hAnsi="Calibri"/>
        </w:rPr>
        <w:t>seconda</w:t>
      </w:r>
      <w:r w:rsidR="00776701">
        <w:rPr>
          <w:rFonts w:ascii="Calibri" w:hAnsi="Calibri"/>
        </w:rPr>
        <w:t>r</w:t>
      </w:r>
      <w:r w:rsidR="00D92EA0">
        <w:rPr>
          <w:rFonts w:ascii="Calibri" w:hAnsi="Calibri"/>
        </w:rPr>
        <w:t>y</w:t>
      </w:r>
      <w:r w:rsidRPr="0071166C">
        <w:rPr>
          <w:rFonts w:ascii="Calibri" w:hAnsi="Calibri"/>
        </w:rPr>
        <w:t xml:space="preserve"> source, as long as they are valid.</w:t>
      </w:r>
      <w:r>
        <w:rPr>
          <w:rFonts w:ascii="Calibri" w:hAnsi="Calibri"/>
        </w:rPr>
        <w:t xml:space="preserve">  If both data sources are invalid the </w:t>
      </w:r>
      <w:r w:rsidR="00776701">
        <w:rPr>
          <w:rFonts w:ascii="Calibri" w:hAnsi="Calibri"/>
        </w:rPr>
        <w:t>IMC Arbitration</w:t>
      </w:r>
      <w:r>
        <w:rPr>
          <w:rFonts w:ascii="Calibri" w:hAnsi="Calibri"/>
        </w:rPr>
        <w:t xml:space="preserve"> outputs the signal</w:t>
      </w:r>
      <w:r w:rsidR="00A734AB">
        <w:rPr>
          <w:rFonts w:ascii="Calibri" w:hAnsi="Calibri"/>
        </w:rPr>
        <w:t xml:space="preserve"> status based on never received, missing and invalid conditions</w:t>
      </w:r>
      <w:r>
        <w:rPr>
          <w:rFonts w:ascii="Calibri" w:hAnsi="Calibri"/>
        </w:rPr>
        <w:t>.</w:t>
      </w:r>
    </w:p>
    <w:p w:rsidR="00E9474A" w:rsidRDefault="00E9474A">
      <w:pPr>
        <w:pStyle w:val="Heading1"/>
        <w:rPr>
          <w:rFonts w:ascii="Calibri" w:hAnsi="Calibri"/>
        </w:rPr>
      </w:pPr>
      <w:r w:rsidRPr="00967BCF">
        <w:rPr>
          <w:rFonts w:ascii="Calibri" w:hAnsi="Calibri"/>
        </w:rPr>
        <w:br w:type="page"/>
      </w:r>
      <w:bookmarkStart w:id="818" w:name="_Toc472510848"/>
      <w:r w:rsidR="000442BF" w:rsidRPr="00967BCF">
        <w:rPr>
          <w:rFonts w:ascii="Calibri" w:hAnsi="Calibri"/>
        </w:rPr>
        <w:lastRenderedPageBreak/>
        <w:t>Function I/O</w:t>
      </w:r>
      <w:bookmarkEnd w:id="818"/>
    </w:p>
    <w:p w:rsidR="000442BF" w:rsidRDefault="000442BF" w:rsidP="000442BF">
      <w:pPr>
        <w:pStyle w:val="Heading2"/>
        <w:rPr>
          <w:rFonts w:ascii="Calibri" w:hAnsi="Calibri"/>
        </w:rPr>
      </w:pPr>
      <w:bookmarkStart w:id="819" w:name="_Toc122249244"/>
      <w:bookmarkStart w:id="820" w:name="_Toc472510849"/>
      <w:r w:rsidRPr="00967BCF">
        <w:rPr>
          <w:rFonts w:ascii="Calibri" w:hAnsi="Calibri"/>
        </w:rPr>
        <w:t>Input Description</w:t>
      </w:r>
      <w:bookmarkEnd w:id="820"/>
    </w:p>
    <w:p w:rsidR="009A457F" w:rsidRDefault="00C85BD1" w:rsidP="009F484F">
      <w:r>
        <w:t xml:space="preserve">Inputs for this </w:t>
      </w:r>
      <w:r w:rsidR="0050060A">
        <w:t>component are provided</w:t>
      </w:r>
      <w:r w:rsidR="006415EC">
        <w:t xml:space="preserve"> by </w:t>
      </w:r>
      <w:r w:rsidR="009F2B33">
        <w:t xml:space="preserve">IMC signal </w:t>
      </w:r>
      <w:r>
        <w:t>configurations that are defined based on program requirements.</w:t>
      </w:r>
      <w:r w:rsidR="008F49EB">
        <w:t xml:space="preserve"> </w:t>
      </w:r>
      <w:r w:rsidR="00C72C39">
        <w:t>Refer Section 5.</w:t>
      </w:r>
      <w:r w:rsidR="00834907">
        <w:t>23</w:t>
      </w:r>
      <w:r w:rsidR="00C72C39">
        <w:t xml:space="preserve"> for more details.</w:t>
      </w:r>
    </w:p>
    <w:p w:rsidR="000F31B2" w:rsidRDefault="000F31B2" w:rsidP="009F484F"/>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13"/>
        <w:gridCol w:w="6707"/>
      </w:tblGrid>
      <w:tr w:rsidR="003C0306" w:rsidRPr="00967BCF" w:rsidTr="003C0306">
        <w:tc>
          <w:tcPr>
            <w:tcW w:w="3013" w:type="dxa"/>
            <w:shd w:val="pct20" w:color="auto" w:fill="auto"/>
          </w:tcPr>
          <w:p w:rsidR="003C0306" w:rsidRPr="00967BCF" w:rsidRDefault="003C0306" w:rsidP="006E7E32">
            <w:pPr>
              <w:pStyle w:val="TableHeading"/>
              <w:rPr>
                <w:rFonts w:ascii="Calibri" w:hAnsi="Calibri"/>
                <w:sz w:val="20"/>
              </w:rPr>
            </w:pPr>
            <w:r w:rsidRPr="00967BCF">
              <w:rPr>
                <w:rFonts w:ascii="Calibri" w:hAnsi="Calibri"/>
                <w:sz w:val="20"/>
              </w:rPr>
              <w:t>Input</w:t>
            </w:r>
            <w:r>
              <w:rPr>
                <w:rFonts w:ascii="Calibri" w:hAnsi="Calibri"/>
                <w:sz w:val="20"/>
              </w:rPr>
              <w:t xml:space="preserve"> Name</w:t>
            </w:r>
          </w:p>
        </w:tc>
        <w:tc>
          <w:tcPr>
            <w:tcW w:w="6707" w:type="dxa"/>
            <w:shd w:val="pct20" w:color="auto" w:fill="auto"/>
          </w:tcPr>
          <w:p w:rsidR="003C0306" w:rsidRPr="00967BCF" w:rsidRDefault="003C0306" w:rsidP="006E7E32">
            <w:pPr>
              <w:pStyle w:val="TableHeading"/>
              <w:rPr>
                <w:rFonts w:ascii="Calibri" w:hAnsi="Calibri"/>
                <w:sz w:val="20"/>
              </w:rPr>
            </w:pPr>
            <w:r w:rsidRPr="00967BCF">
              <w:rPr>
                <w:rFonts w:ascii="Calibri" w:hAnsi="Calibri"/>
                <w:sz w:val="20"/>
              </w:rPr>
              <w:t>Description</w:t>
            </w:r>
          </w:p>
        </w:tc>
      </w:tr>
      <w:tr w:rsidR="003C0306" w:rsidRPr="00967BCF" w:rsidTr="003C0306">
        <w:trPr>
          <w:trHeight w:val="710"/>
        </w:trPr>
        <w:tc>
          <w:tcPr>
            <w:tcW w:w="3013" w:type="dxa"/>
          </w:tcPr>
          <w:p w:rsidR="003C0306" w:rsidRPr="00417DBF" w:rsidRDefault="003C0306" w:rsidP="006E7E32">
            <w:pPr>
              <w:pStyle w:val="TableItems"/>
              <w:jc w:val="left"/>
              <w:rPr>
                <w:rFonts w:ascii="Calibri" w:hAnsi="Calibri" w:cs="Arial"/>
                <w:i/>
                <w:color w:val="00B050"/>
                <w:sz w:val="16"/>
              </w:rPr>
            </w:pPr>
            <w:r w:rsidRPr="00417DBF">
              <w:rPr>
                <w:rFonts w:ascii="Calibri" w:hAnsi="Calibri" w:cs="Arial"/>
                <w:i/>
                <w:sz w:val="16"/>
              </w:rPr>
              <w:t>&lt;Signal1&gt;…&lt;Signal</w:t>
            </w:r>
            <w:r>
              <w:rPr>
                <w:rFonts w:ascii="Calibri" w:hAnsi="Calibri" w:cs="Arial"/>
                <w:i/>
                <w:sz w:val="16"/>
              </w:rPr>
              <w:t>#</w:t>
            </w:r>
            <w:r w:rsidRPr="00417DBF">
              <w:rPr>
                <w:rFonts w:ascii="Calibri" w:hAnsi="Calibri" w:cs="Arial"/>
                <w:i/>
                <w:sz w:val="16"/>
              </w:rPr>
              <w:t>&gt;</w:t>
            </w:r>
          </w:p>
        </w:tc>
        <w:tc>
          <w:tcPr>
            <w:tcW w:w="6707" w:type="dxa"/>
          </w:tcPr>
          <w:p w:rsidR="003C0306" w:rsidRPr="00C72DE4" w:rsidRDefault="003C0306" w:rsidP="00FB02BE">
            <w:pPr>
              <w:spacing w:before="60" w:after="60"/>
              <w:rPr>
                <w:rFonts w:ascii="Calibri" w:hAnsi="Calibri" w:cs="Arial"/>
                <w:color w:val="00B050"/>
                <w:sz w:val="16"/>
              </w:rPr>
            </w:pPr>
            <w:r w:rsidRPr="00416B6F">
              <w:rPr>
                <w:rFonts w:ascii="Calibri" w:hAnsi="Calibri" w:cs="Arial"/>
                <w:sz w:val="16"/>
              </w:rPr>
              <w:t>All</w:t>
            </w:r>
            <w:r>
              <w:rPr>
                <w:rFonts w:ascii="Calibri" w:hAnsi="Calibri" w:cs="Arial"/>
                <w:sz w:val="16"/>
              </w:rPr>
              <w:t xml:space="preserve"> RTE signals coming from any periodic </w:t>
            </w:r>
            <w:r w:rsidRPr="00B75A73">
              <w:rPr>
                <w:rFonts w:ascii="Calibri" w:hAnsi="Calibri" w:cs="Arial"/>
                <w:sz w:val="16"/>
              </w:rPr>
              <w:t xml:space="preserve">that are required to be read by </w:t>
            </w:r>
            <w:r w:rsidR="00FB02BE">
              <w:rPr>
                <w:rFonts w:ascii="Calibri" w:hAnsi="Calibri" w:cs="Arial"/>
                <w:sz w:val="16"/>
              </w:rPr>
              <w:t xml:space="preserve">IMC Arbitration </w:t>
            </w:r>
            <w:r w:rsidRPr="00B75A73">
              <w:rPr>
                <w:rFonts w:ascii="Calibri" w:hAnsi="Calibri" w:cs="Arial"/>
                <w:sz w:val="16"/>
              </w:rPr>
              <w:t>scheduled runnables</w:t>
            </w:r>
            <w:r>
              <w:rPr>
                <w:rFonts w:ascii="Calibri" w:hAnsi="Calibri" w:cs="Arial"/>
                <w:sz w:val="16"/>
              </w:rPr>
              <w:t xml:space="preserve">.  </w:t>
            </w:r>
            <w:r w:rsidRPr="00B75A73">
              <w:rPr>
                <w:rFonts w:ascii="Calibri" w:hAnsi="Calibri" w:cs="Arial"/>
                <w:sz w:val="16"/>
              </w:rPr>
              <w:t>The list of signals can change from program to program based on program dataflow requirements.</w:t>
            </w:r>
          </w:p>
        </w:tc>
      </w:tr>
    </w:tbl>
    <w:p w:rsidR="000F31B2" w:rsidRDefault="000F31B2" w:rsidP="009F484F"/>
    <w:p w:rsidR="000442BF" w:rsidRDefault="000442BF" w:rsidP="000442BF">
      <w:pPr>
        <w:pStyle w:val="Heading2"/>
        <w:rPr>
          <w:rFonts w:ascii="Calibri" w:hAnsi="Calibri"/>
        </w:rPr>
      </w:pPr>
      <w:bookmarkStart w:id="821" w:name="_Toc472510850"/>
      <w:r w:rsidRPr="00967BCF">
        <w:rPr>
          <w:rFonts w:ascii="Calibri" w:hAnsi="Calibri"/>
        </w:rPr>
        <w:t>Output Description</w:t>
      </w:r>
      <w:bookmarkEnd w:id="821"/>
    </w:p>
    <w:p w:rsidR="00C221DF" w:rsidRPr="00393832" w:rsidRDefault="006929CA" w:rsidP="00393832">
      <w:pPr>
        <w:spacing w:before="60" w:after="60"/>
        <w:rPr>
          <w:rFonts w:ascii="Calibri" w:hAnsi="Calibri" w:cs="Arial"/>
          <w:sz w:val="16"/>
        </w:rPr>
      </w:pPr>
      <w:r>
        <w:rPr>
          <w:rFonts w:ascii="Calibri" w:hAnsi="Calibri" w:cs="Arial"/>
          <w:sz w:val="16"/>
        </w:rPr>
        <w:t>R</w:t>
      </w:r>
      <w:r w:rsidR="008B6D29" w:rsidRPr="00393832">
        <w:rPr>
          <w:rFonts w:ascii="Calibri" w:hAnsi="Calibri" w:cs="Arial"/>
          <w:sz w:val="16"/>
        </w:rPr>
        <w:t xml:space="preserve">efer Data Dictionary </w:t>
      </w:r>
      <w:r w:rsidR="000E4103" w:rsidRPr="00393832">
        <w:rPr>
          <w:rFonts w:ascii="Calibri" w:hAnsi="Calibri" w:cs="Arial"/>
          <w:sz w:val="16"/>
        </w:rPr>
        <w:t xml:space="preserve">for </w:t>
      </w:r>
      <w:r w:rsidR="005213A7" w:rsidRPr="00393832">
        <w:rPr>
          <w:rFonts w:ascii="Calibri" w:hAnsi="Calibri" w:cs="Arial"/>
          <w:sz w:val="16"/>
        </w:rPr>
        <w:t>details.</w:t>
      </w:r>
    </w:p>
    <w:p w:rsidR="00C747C0" w:rsidRPr="009F484F" w:rsidRDefault="00C747C0" w:rsidP="002C28C2">
      <w:pPr>
        <w:rPr>
          <w:rFonts w:ascii="Calibri" w:hAnsi="Calibri"/>
          <w:color w:val="0000FF"/>
        </w:rPr>
      </w:pPr>
    </w:p>
    <w:p w:rsidR="00C221DF" w:rsidRDefault="00C221DF" w:rsidP="009F484F"/>
    <w:p w:rsidR="00C221DF" w:rsidRPr="009F484F" w:rsidRDefault="00C221DF" w:rsidP="009F484F"/>
    <w:p w:rsidR="00F9667B" w:rsidRDefault="00F9667B" w:rsidP="005E0F56">
      <w:pPr>
        <w:pStyle w:val="Heading2"/>
        <w:rPr>
          <w:rFonts w:ascii="Calibri" w:hAnsi="Calibri"/>
        </w:rPr>
      </w:pPr>
      <w:r w:rsidRPr="00967BCF">
        <w:rPr>
          <w:rFonts w:ascii="Calibri" w:hAnsi="Calibri"/>
        </w:rPr>
        <w:br w:type="page"/>
      </w:r>
      <w:bookmarkStart w:id="822" w:name="_Toc472510851"/>
      <w:bookmarkEnd w:id="819"/>
      <w:r w:rsidR="000442BF" w:rsidRPr="00967BCF">
        <w:rPr>
          <w:rFonts w:ascii="Calibri" w:hAnsi="Calibri"/>
        </w:rPr>
        <w:lastRenderedPageBreak/>
        <w:t>Sub-Function Data Flow</w:t>
      </w:r>
      <w:bookmarkEnd w:id="822"/>
    </w:p>
    <w:p w:rsidR="00517274" w:rsidRPr="00517274" w:rsidRDefault="00517274" w:rsidP="00517274">
      <w:pPr>
        <w:ind w:left="360"/>
      </w:pPr>
    </w:p>
    <w:p w:rsidR="00F9667B" w:rsidRDefault="002915B8" w:rsidP="00F9667B">
      <w:pPr>
        <w:ind w:left="-1440"/>
      </w:pPr>
      <w:r>
        <w:rPr>
          <w:rFonts w:ascii="Calibri" w:hAnsi="Calibri"/>
        </w:rPr>
        <w:tab/>
      </w:r>
      <w:r>
        <w:rPr>
          <w:rFonts w:ascii="Calibri" w:hAnsi="Calibri"/>
        </w:rPr>
        <w:tab/>
      </w:r>
    </w:p>
    <w:p w:rsidR="00567B24" w:rsidRDefault="00567B24" w:rsidP="00517274">
      <w:pPr>
        <w:pStyle w:val="Heading3"/>
      </w:pPr>
      <w:bookmarkStart w:id="823" w:name="_Toc472510852"/>
      <w:r>
        <w:t>Imc Arbitration Transmit side data flow</w:t>
      </w:r>
      <w:bookmarkEnd w:id="823"/>
    </w:p>
    <w:p w:rsidR="00517274" w:rsidRDefault="00517274" w:rsidP="00517274">
      <w:pPr>
        <w:ind w:left="-720" w:firstLine="720"/>
      </w:pPr>
    </w:p>
    <w:p w:rsidR="00567B24" w:rsidRPr="00967BCF" w:rsidRDefault="00F63ACC" w:rsidP="00567B24">
      <w:pPr>
        <w:ind w:left="-720"/>
        <w:rPr>
          <w:rFonts w:ascii="Calibri" w:hAnsi="Calibri"/>
        </w:rPr>
      </w:pPr>
      <w:r>
        <w:object w:dxaOrig="27152" w:dyaOrig="193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1.5pt;height:308.5pt" o:ole="">
            <v:imagedata r:id="rId8" o:title=""/>
          </v:shape>
          <o:OLEObject Type="Embed" ProgID="Visio.Drawing.11" ShapeID="_x0000_i1025" DrawAspect="Content" ObjectID="_1546252859" r:id="rId9"/>
        </w:object>
      </w:r>
    </w:p>
    <w:p w:rsidR="00E9474A" w:rsidRPr="00967BCF" w:rsidRDefault="00E9474A">
      <w:pPr>
        <w:rPr>
          <w:rFonts w:ascii="Calibri" w:hAnsi="Calibri"/>
        </w:rPr>
      </w:pPr>
    </w:p>
    <w:p w:rsidR="00567B24" w:rsidRDefault="00567B24" w:rsidP="00517274">
      <w:pPr>
        <w:pStyle w:val="Heading3"/>
      </w:pPr>
      <w:bookmarkStart w:id="824" w:name="_Toc472510853"/>
      <w:r>
        <w:t>Imc Arbitration Receive side data flow</w:t>
      </w:r>
      <w:bookmarkEnd w:id="824"/>
    </w:p>
    <w:p w:rsidR="00567B24" w:rsidRDefault="00567B24" w:rsidP="00567B24">
      <w:pPr>
        <w:ind w:left="-720"/>
      </w:pPr>
    </w:p>
    <w:p w:rsidR="00567B24" w:rsidRDefault="00F63ACC" w:rsidP="00567B24">
      <w:pPr>
        <w:ind w:left="-720"/>
      </w:pPr>
      <w:r>
        <w:object w:dxaOrig="26611" w:dyaOrig="14892">
          <v:shape id="_x0000_i1026" type="#_x0000_t75" style="width:431pt;height:241.5pt" o:ole="">
            <v:imagedata r:id="rId10" o:title=""/>
          </v:shape>
          <o:OLEObject Type="Embed" ProgID="Visio.Drawing.11" ShapeID="_x0000_i1026" DrawAspect="Content" ObjectID="_1546252860" r:id="rId11"/>
        </w:object>
      </w:r>
    </w:p>
    <w:p w:rsidR="001A0365" w:rsidRDefault="00E9474A" w:rsidP="00517274">
      <w:pPr>
        <w:pStyle w:val="Heading3"/>
      </w:pPr>
      <w:r w:rsidRPr="00967BCF">
        <w:br w:type="page"/>
      </w:r>
      <w:bookmarkStart w:id="825" w:name="_Toc472510854"/>
      <w:r w:rsidR="001A0365">
        <w:lastRenderedPageBreak/>
        <w:t>Rolling Counter Handling</w:t>
      </w:r>
      <w:bookmarkEnd w:id="825"/>
    </w:p>
    <w:p w:rsidR="001A0365" w:rsidRPr="00A45931" w:rsidRDefault="001A0365" w:rsidP="001A0365">
      <w:pPr>
        <w:rPr>
          <w:rFonts w:ascii="Arial" w:hAnsi="Arial" w:cs="Arial"/>
          <w:b/>
          <w:color w:val="000000"/>
          <w:sz w:val="22"/>
          <w:szCs w:val="22"/>
        </w:rPr>
      </w:pPr>
      <w:r w:rsidRPr="00A45931">
        <w:rPr>
          <w:rFonts w:ascii="Arial" w:hAnsi="Arial" w:cs="Arial"/>
          <w:b/>
          <w:color w:val="000000"/>
          <w:sz w:val="22"/>
          <w:szCs w:val="22"/>
        </w:rPr>
        <w:t>General Description:</w:t>
      </w:r>
    </w:p>
    <w:p w:rsidR="001A0365" w:rsidRDefault="001A0365" w:rsidP="001A0365">
      <w:pPr>
        <w:rPr>
          <w:rFonts w:ascii="Arial" w:hAnsi="Arial" w:cs="Arial"/>
          <w:color w:val="000000"/>
          <w:sz w:val="22"/>
          <w:szCs w:val="22"/>
        </w:rPr>
      </w:pPr>
    </w:p>
    <w:p w:rsidR="001A0365" w:rsidRDefault="001A0365" w:rsidP="001A0365">
      <w:pPr>
        <w:rPr>
          <w:rFonts w:ascii="Arial" w:hAnsi="Arial" w:cs="Arial"/>
          <w:color w:val="000000"/>
          <w:sz w:val="22"/>
          <w:szCs w:val="22"/>
        </w:rPr>
      </w:pPr>
      <w:r>
        <w:rPr>
          <w:rFonts w:ascii="Arial" w:hAnsi="Arial" w:cs="Arial"/>
          <w:color w:val="000000"/>
          <w:sz w:val="22"/>
          <w:szCs w:val="22"/>
        </w:rPr>
        <w:t>Rolling counters are used to ascertain sequence of every Signal Group reception via IMC channels.</w:t>
      </w:r>
    </w:p>
    <w:p w:rsidR="001A0365" w:rsidRDefault="001A0365" w:rsidP="001A0365">
      <w:pPr>
        <w:rPr>
          <w:rFonts w:ascii="Arial" w:hAnsi="Arial" w:cs="Arial"/>
          <w:color w:val="000000"/>
          <w:sz w:val="22"/>
          <w:szCs w:val="22"/>
        </w:rPr>
      </w:pPr>
    </w:p>
    <w:p w:rsidR="001A0365" w:rsidRDefault="001A0365" w:rsidP="001A0365">
      <w:pPr>
        <w:rPr>
          <w:rFonts w:ascii="Arial" w:hAnsi="Arial" w:cs="Arial"/>
          <w:color w:val="000000"/>
          <w:sz w:val="22"/>
          <w:szCs w:val="22"/>
        </w:rPr>
      </w:pPr>
      <w:r>
        <w:rPr>
          <w:rFonts w:ascii="Arial" w:hAnsi="Arial" w:cs="Arial"/>
          <w:color w:val="000000"/>
          <w:sz w:val="22"/>
          <w:szCs w:val="22"/>
        </w:rPr>
        <w:t xml:space="preserve">Rolling counters are embedded in the start byte with length of 5 bits in every frame on both channels. This sequence is generated for each Rate Group separately with range of 0 to 31.  Roll over will happen once the Rolling counter reaches 31. </w:t>
      </w:r>
    </w:p>
    <w:p w:rsidR="001A0365" w:rsidRDefault="001A0365" w:rsidP="001A0365">
      <w:pPr>
        <w:rPr>
          <w:rFonts w:ascii="Arial" w:hAnsi="Arial" w:cs="Arial"/>
          <w:color w:val="000000"/>
          <w:sz w:val="22"/>
          <w:szCs w:val="22"/>
        </w:rPr>
      </w:pPr>
    </w:p>
    <w:p w:rsidR="001A0365" w:rsidRDefault="001A0365" w:rsidP="001A0365">
      <w:pPr>
        <w:rPr>
          <w:rFonts w:ascii="Arial" w:hAnsi="Arial" w:cs="Arial"/>
          <w:color w:val="000000"/>
          <w:sz w:val="22"/>
          <w:szCs w:val="22"/>
        </w:rPr>
      </w:pPr>
      <w:r>
        <w:rPr>
          <w:rFonts w:ascii="Arial" w:hAnsi="Arial" w:cs="Arial"/>
          <w:color w:val="000000"/>
          <w:sz w:val="22"/>
          <w:szCs w:val="22"/>
        </w:rPr>
        <w:t xml:space="preserve">All Signal Groups defined under a Rate Group will have same value of Rolling Counter in a given cycle of transmission. </w:t>
      </w:r>
    </w:p>
    <w:p w:rsidR="001A0365" w:rsidRDefault="001A0365" w:rsidP="001A0365">
      <w:pPr>
        <w:rPr>
          <w:rFonts w:ascii="Arial" w:hAnsi="Arial" w:cs="Arial"/>
          <w:color w:val="000000"/>
          <w:sz w:val="22"/>
          <w:szCs w:val="22"/>
        </w:rPr>
      </w:pPr>
    </w:p>
    <w:p w:rsidR="001A0365" w:rsidRDefault="001A0365" w:rsidP="001A0365">
      <w:pPr>
        <w:rPr>
          <w:rFonts w:ascii="Arial" w:hAnsi="Arial" w:cs="Arial"/>
          <w:color w:val="000000"/>
          <w:sz w:val="22"/>
          <w:szCs w:val="22"/>
        </w:rPr>
      </w:pPr>
      <w:r>
        <w:rPr>
          <w:rFonts w:ascii="Arial" w:hAnsi="Arial" w:cs="Arial"/>
          <w:color w:val="000000"/>
          <w:sz w:val="22"/>
          <w:szCs w:val="22"/>
        </w:rPr>
        <w:t>On the receiving side Rolling counter evaluation poses following challenges:</w:t>
      </w:r>
    </w:p>
    <w:p w:rsidR="001A0365" w:rsidRDefault="001A0365" w:rsidP="001A0365">
      <w:pPr>
        <w:numPr>
          <w:ilvl w:val="0"/>
          <w:numId w:val="27"/>
        </w:numPr>
        <w:overflowPunct w:val="0"/>
        <w:autoSpaceDE w:val="0"/>
        <w:autoSpaceDN w:val="0"/>
        <w:adjustRightInd w:val="0"/>
        <w:textAlignment w:val="baseline"/>
        <w:rPr>
          <w:rFonts w:ascii="Arial" w:hAnsi="Arial" w:cs="Arial"/>
          <w:color w:val="000000"/>
          <w:sz w:val="22"/>
          <w:szCs w:val="22"/>
        </w:rPr>
      </w:pPr>
      <w:r>
        <w:rPr>
          <w:rFonts w:ascii="Arial" w:hAnsi="Arial" w:cs="Arial"/>
          <w:color w:val="000000"/>
          <w:sz w:val="22"/>
          <w:szCs w:val="22"/>
        </w:rPr>
        <w:t>Underlying protocols of Primary and Secondary sources have different data handling methods and hence, at any instant, the data received from any of these channels will be different.</w:t>
      </w:r>
    </w:p>
    <w:p w:rsidR="001A0365" w:rsidRDefault="001A0365" w:rsidP="001A0365">
      <w:pPr>
        <w:numPr>
          <w:ilvl w:val="0"/>
          <w:numId w:val="27"/>
        </w:numPr>
        <w:overflowPunct w:val="0"/>
        <w:autoSpaceDE w:val="0"/>
        <w:autoSpaceDN w:val="0"/>
        <w:adjustRightInd w:val="0"/>
        <w:textAlignment w:val="baseline"/>
        <w:rPr>
          <w:rFonts w:ascii="Arial" w:hAnsi="Arial" w:cs="Arial"/>
          <w:color w:val="000000"/>
          <w:sz w:val="22"/>
          <w:szCs w:val="22"/>
        </w:rPr>
      </w:pPr>
      <w:r>
        <w:rPr>
          <w:rFonts w:ascii="Arial" w:hAnsi="Arial" w:cs="Arial"/>
          <w:color w:val="000000"/>
          <w:sz w:val="22"/>
          <w:szCs w:val="22"/>
        </w:rPr>
        <w:t>Underlying protocols of Primary and Secondary sources have different handling in Software</w:t>
      </w:r>
      <w:r w:rsidRPr="007C2B9C">
        <w:rPr>
          <w:rFonts w:ascii="Arial" w:hAnsi="Arial" w:cs="Arial"/>
          <w:color w:val="000000"/>
          <w:sz w:val="22"/>
          <w:szCs w:val="22"/>
        </w:rPr>
        <w:t xml:space="preserve"> </w:t>
      </w:r>
      <w:r>
        <w:rPr>
          <w:rFonts w:ascii="Arial" w:hAnsi="Arial" w:cs="Arial"/>
          <w:color w:val="000000"/>
          <w:sz w:val="22"/>
          <w:szCs w:val="22"/>
        </w:rPr>
        <w:t>which in turn impacts reception hence, at any instant, the data processed will be different.</w:t>
      </w:r>
    </w:p>
    <w:p w:rsidR="001A0365" w:rsidRPr="00DF1FC0" w:rsidRDefault="001A0365" w:rsidP="001A0365">
      <w:pPr>
        <w:pStyle w:val="ListParagraph"/>
        <w:numPr>
          <w:ilvl w:val="0"/>
          <w:numId w:val="27"/>
        </w:numPr>
        <w:overflowPunct w:val="0"/>
        <w:autoSpaceDE w:val="0"/>
        <w:autoSpaceDN w:val="0"/>
        <w:adjustRightInd w:val="0"/>
        <w:textAlignment w:val="baseline"/>
        <w:rPr>
          <w:rFonts w:ascii="Arial" w:hAnsi="Arial" w:cs="Arial"/>
          <w:color w:val="000000"/>
          <w:sz w:val="22"/>
          <w:szCs w:val="22"/>
        </w:rPr>
      </w:pPr>
      <w:r w:rsidRPr="00DF1FC0">
        <w:rPr>
          <w:rFonts w:ascii="Arial" w:hAnsi="Arial" w:cs="Arial"/>
          <w:color w:val="000000"/>
          <w:sz w:val="22"/>
          <w:szCs w:val="22"/>
        </w:rPr>
        <w:t>Corruption in the channel level causes loss in messages and hence loss in synchronization.</w:t>
      </w:r>
    </w:p>
    <w:p w:rsidR="001A0365" w:rsidRDefault="001A0365" w:rsidP="001A0365">
      <w:pPr>
        <w:rPr>
          <w:rFonts w:ascii="Arial" w:hAnsi="Arial" w:cs="Arial"/>
          <w:color w:val="000000"/>
          <w:sz w:val="22"/>
          <w:szCs w:val="22"/>
        </w:rPr>
      </w:pPr>
    </w:p>
    <w:p w:rsidR="001A0365" w:rsidRDefault="001A0365" w:rsidP="001A0365">
      <w:pPr>
        <w:rPr>
          <w:rFonts w:ascii="Arial" w:hAnsi="Arial" w:cs="Arial"/>
          <w:color w:val="000000"/>
          <w:sz w:val="22"/>
          <w:szCs w:val="22"/>
        </w:rPr>
      </w:pPr>
      <w:r>
        <w:rPr>
          <w:rFonts w:ascii="Arial" w:hAnsi="Arial" w:cs="Arial"/>
          <w:color w:val="000000"/>
          <w:sz w:val="22"/>
          <w:szCs w:val="22"/>
        </w:rPr>
        <w:t>Rolling counter algorithm addresses all these challenges and determines a robust approach to handle these.</w:t>
      </w:r>
    </w:p>
    <w:p w:rsidR="001A0365" w:rsidRDefault="001A0365" w:rsidP="001A0365">
      <w:pPr>
        <w:rPr>
          <w:rFonts w:ascii="Arial" w:hAnsi="Arial" w:cs="Arial"/>
          <w:color w:val="000000"/>
          <w:sz w:val="22"/>
          <w:szCs w:val="22"/>
        </w:rPr>
      </w:pPr>
    </w:p>
    <w:p w:rsidR="001A0365" w:rsidRPr="000F5770" w:rsidRDefault="001A0365" w:rsidP="001A0365">
      <w:pPr>
        <w:rPr>
          <w:rFonts w:ascii="Arial" w:hAnsi="Arial" w:cs="Arial"/>
          <w:b/>
          <w:color w:val="000000"/>
          <w:sz w:val="22"/>
          <w:szCs w:val="22"/>
        </w:rPr>
      </w:pPr>
      <w:r>
        <w:rPr>
          <w:rFonts w:ascii="Arial" w:hAnsi="Arial" w:cs="Arial"/>
          <w:b/>
          <w:color w:val="000000"/>
          <w:sz w:val="22"/>
          <w:szCs w:val="22"/>
        </w:rPr>
        <w:t xml:space="preserve">Rolling Counter </w:t>
      </w:r>
      <w:r w:rsidRPr="000F5770">
        <w:rPr>
          <w:rFonts w:ascii="Arial" w:hAnsi="Arial" w:cs="Arial"/>
          <w:b/>
          <w:color w:val="000000"/>
          <w:sz w:val="22"/>
          <w:szCs w:val="22"/>
        </w:rPr>
        <w:t>Algorithm description:</w:t>
      </w:r>
    </w:p>
    <w:p w:rsidR="001A0365" w:rsidRDefault="001A0365" w:rsidP="001A0365">
      <w:pPr>
        <w:rPr>
          <w:rFonts w:ascii="Arial" w:hAnsi="Arial" w:cs="Arial"/>
          <w:color w:val="000000"/>
          <w:sz w:val="22"/>
          <w:szCs w:val="22"/>
        </w:rPr>
      </w:pPr>
    </w:p>
    <w:p w:rsidR="001A0365" w:rsidRDefault="001A0365" w:rsidP="001A0365">
      <w:pPr>
        <w:rPr>
          <w:rFonts w:ascii="Arial" w:hAnsi="Arial" w:cs="Arial"/>
          <w:color w:val="000000"/>
          <w:sz w:val="22"/>
          <w:szCs w:val="22"/>
        </w:rPr>
      </w:pPr>
      <w:r>
        <w:rPr>
          <w:rFonts w:ascii="Arial" w:hAnsi="Arial" w:cs="Arial"/>
          <w:color w:val="000000"/>
          <w:sz w:val="22"/>
          <w:szCs w:val="22"/>
        </w:rPr>
        <w:t>The following are addressed by this algorithm:</w:t>
      </w:r>
    </w:p>
    <w:p w:rsidR="001A0365" w:rsidRDefault="001A0365" w:rsidP="001A0365">
      <w:pPr>
        <w:numPr>
          <w:ilvl w:val="0"/>
          <w:numId w:val="31"/>
        </w:numPr>
        <w:overflowPunct w:val="0"/>
        <w:autoSpaceDE w:val="0"/>
        <w:autoSpaceDN w:val="0"/>
        <w:adjustRightInd w:val="0"/>
        <w:textAlignment w:val="baseline"/>
        <w:rPr>
          <w:rFonts w:ascii="Arial" w:hAnsi="Arial" w:cs="Arial"/>
          <w:color w:val="000000"/>
          <w:sz w:val="22"/>
          <w:szCs w:val="22"/>
        </w:rPr>
      </w:pPr>
      <w:r>
        <w:rPr>
          <w:rFonts w:ascii="Arial" w:hAnsi="Arial" w:cs="Arial"/>
          <w:color w:val="000000"/>
          <w:sz w:val="22"/>
          <w:szCs w:val="22"/>
        </w:rPr>
        <w:t>Validation of the data sequence of Signal Group based on Rolling counter from Primary and Secondary sources</w:t>
      </w:r>
    </w:p>
    <w:p w:rsidR="001A0365" w:rsidRDefault="001A0365" w:rsidP="001A0365">
      <w:pPr>
        <w:numPr>
          <w:ilvl w:val="0"/>
          <w:numId w:val="31"/>
        </w:numPr>
        <w:overflowPunct w:val="0"/>
        <w:autoSpaceDE w:val="0"/>
        <w:autoSpaceDN w:val="0"/>
        <w:adjustRightInd w:val="0"/>
        <w:textAlignment w:val="baseline"/>
        <w:rPr>
          <w:rFonts w:ascii="Arial" w:hAnsi="Arial" w:cs="Arial"/>
          <w:color w:val="000000"/>
          <w:sz w:val="22"/>
          <w:szCs w:val="22"/>
        </w:rPr>
      </w:pPr>
      <w:r>
        <w:rPr>
          <w:rFonts w:ascii="Arial" w:hAnsi="Arial" w:cs="Arial"/>
          <w:color w:val="000000"/>
          <w:sz w:val="22"/>
          <w:szCs w:val="22"/>
        </w:rPr>
        <w:t>Data Sequence validation from IMC channels which are of same or different characteristics.</w:t>
      </w:r>
    </w:p>
    <w:p w:rsidR="001A0365" w:rsidRDefault="001A0365" w:rsidP="001A0365">
      <w:pPr>
        <w:numPr>
          <w:ilvl w:val="0"/>
          <w:numId w:val="31"/>
        </w:numPr>
        <w:overflowPunct w:val="0"/>
        <w:autoSpaceDE w:val="0"/>
        <w:autoSpaceDN w:val="0"/>
        <w:adjustRightInd w:val="0"/>
        <w:textAlignment w:val="baseline"/>
        <w:rPr>
          <w:rFonts w:ascii="Arial" w:hAnsi="Arial" w:cs="Arial"/>
          <w:color w:val="000000"/>
          <w:sz w:val="22"/>
          <w:szCs w:val="22"/>
        </w:rPr>
      </w:pPr>
      <w:r>
        <w:rPr>
          <w:rFonts w:ascii="Arial" w:hAnsi="Arial" w:cs="Arial"/>
          <w:color w:val="000000"/>
          <w:sz w:val="22"/>
          <w:szCs w:val="22"/>
        </w:rPr>
        <w:t>Resynchronization of the Rolling counter check during data corruption in the channels.</w:t>
      </w:r>
    </w:p>
    <w:p w:rsidR="001A0365" w:rsidRDefault="001A0365" w:rsidP="001A0365">
      <w:pPr>
        <w:numPr>
          <w:ilvl w:val="0"/>
          <w:numId w:val="31"/>
        </w:numPr>
        <w:overflowPunct w:val="0"/>
        <w:autoSpaceDE w:val="0"/>
        <w:autoSpaceDN w:val="0"/>
        <w:adjustRightInd w:val="0"/>
        <w:textAlignment w:val="baseline"/>
        <w:rPr>
          <w:rFonts w:ascii="Arial" w:hAnsi="Arial" w:cs="Arial"/>
          <w:color w:val="000000"/>
          <w:sz w:val="22"/>
          <w:szCs w:val="22"/>
        </w:rPr>
      </w:pPr>
      <w:r>
        <w:rPr>
          <w:rFonts w:ascii="Arial" w:hAnsi="Arial" w:cs="Arial"/>
          <w:color w:val="000000"/>
          <w:sz w:val="22"/>
          <w:szCs w:val="22"/>
        </w:rPr>
        <w:t>Resynchronization of the Rolling counter check when the Rolling counter reference changes ( Roll-over cases)</w:t>
      </w:r>
    </w:p>
    <w:p w:rsidR="001A0365" w:rsidRDefault="001A0365" w:rsidP="001A0365">
      <w:pPr>
        <w:numPr>
          <w:ilvl w:val="0"/>
          <w:numId w:val="31"/>
        </w:numPr>
        <w:overflowPunct w:val="0"/>
        <w:autoSpaceDE w:val="0"/>
        <w:autoSpaceDN w:val="0"/>
        <w:adjustRightInd w:val="0"/>
        <w:textAlignment w:val="baseline"/>
        <w:rPr>
          <w:rFonts w:ascii="Arial" w:hAnsi="Arial" w:cs="Arial"/>
          <w:color w:val="000000"/>
          <w:sz w:val="22"/>
          <w:szCs w:val="22"/>
        </w:rPr>
      </w:pPr>
      <w:r>
        <w:rPr>
          <w:rFonts w:ascii="Arial" w:hAnsi="Arial" w:cs="Arial"/>
          <w:color w:val="000000"/>
          <w:sz w:val="22"/>
          <w:szCs w:val="22"/>
        </w:rPr>
        <w:t>Indicates if a Rolling counter fault needs to be reported.</w:t>
      </w:r>
    </w:p>
    <w:p w:rsidR="001A0365" w:rsidRDefault="001A0365" w:rsidP="001A0365">
      <w:pPr>
        <w:ind w:left="720"/>
        <w:rPr>
          <w:rFonts w:ascii="Arial" w:hAnsi="Arial" w:cs="Arial"/>
          <w:color w:val="000000"/>
          <w:sz w:val="22"/>
          <w:szCs w:val="22"/>
        </w:rPr>
      </w:pPr>
    </w:p>
    <w:p w:rsidR="001A0365" w:rsidRDefault="001A0365" w:rsidP="001A0365">
      <w:pPr>
        <w:rPr>
          <w:rFonts w:ascii="Arial" w:hAnsi="Arial" w:cs="Arial"/>
          <w:color w:val="000000"/>
          <w:sz w:val="22"/>
          <w:szCs w:val="22"/>
        </w:rPr>
      </w:pPr>
    </w:p>
    <w:p w:rsidR="001A0365" w:rsidRDefault="001A0365" w:rsidP="001A0365">
      <w:pPr>
        <w:rPr>
          <w:rFonts w:ascii="Arial" w:hAnsi="Arial" w:cs="Arial"/>
          <w:color w:val="000000"/>
          <w:sz w:val="22"/>
          <w:szCs w:val="22"/>
        </w:rPr>
      </w:pPr>
      <w:r>
        <w:rPr>
          <w:rFonts w:ascii="Arial" w:hAnsi="Arial" w:cs="Arial"/>
          <w:color w:val="000000"/>
          <w:sz w:val="22"/>
          <w:szCs w:val="22"/>
        </w:rPr>
        <w:t>Further details are indicated in the following generic flowchart.</w:t>
      </w:r>
    </w:p>
    <w:p w:rsidR="001A0365" w:rsidRDefault="001A0365" w:rsidP="001A0365">
      <w:pPr>
        <w:rPr>
          <w:rFonts w:ascii="Arial" w:hAnsi="Arial" w:cs="Arial"/>
          <w:color w:val="000000"/>
          <w:sz w:val="22"/>
          <w:szCs w:val="22"/>
        </w:rPr>
      </w:pPr>
      <w:r>
        <w:rPr>
          <w:rFonts w:ascii="Arial" w:hAnsi="Arial" w:cs="Arial"/>
          <w:color w:val="000000"/>
          <w:sz w:val="22"/>
          <w:szCs w:val="22"/>
        </w:rPr>
        <w:t>Variables used in the flowchart are,</w:t>
      </w:r>
    </w:p>
    <w:p w:rsidR="001A0365" w:rsidRDefault="001A0365" w:rsidP="001A0365">
      <w:pPr>
        <w:numPr>
          <w:ilvl w:val="0"/>
          <w:numId w:val="30"/>
        </w:numPr>
        <w:overflowPunct w:val="0"/>
        <w:autoSpaceDE w:val="0"/>
        <w:autoSpaceDN w:val="0"/>
        <w:adjustRightInd w:val="0"/>
        <w:textAlignment w:val="baseline"/>
        <w:rPr>
          <w:rFonts w:ascii="Arial" w:hAnsi="Arial" w:cs="Arial"/>
          <w:color w:val="000000"/>
          <w:sz w:val="22"/>
          <w:szCs w:val="22"/>
        </w:rPr>
      </w:pPr>
      <w:r w:rsidRPr="003109ED">
        <w:rPr>
          <w:rFonts w:ascii="Arial" w:hAnsi="Arial" w:cs="Arial"/>
          <w:color w:val="000000"/>
          <w:sz w:val="22"/>
          <w:szCs w:val="22"/>
        </w:rPr>
        <w:t>DataValid</w:t>
      </w:r>
      <w:r>
        <w:rPr>
          <w:rFonts w:ascii="Arial" w:hAnsi="Arial" w:cs="Arial"/>
          <w:color w:val="000000"/>
          <w:sz w:val="22"/>
          <w:szCs w:val="22"/>
        </w:rPr>
        <w:t>: This is a flag which indicates if valid Data is received from the Communication channel.</w:t>
      </w:r>
    </w:p>
    <w:p w:rsidR="001A0365" w:rsidRDefault="001A0365" w:rsidP="001A0365">
      <w:pPr>
        <w:numPr>
          <w:ilvl w:val="0"/>
          <w:numId w:val="30"/>
        </w:numPr>
        <w:overflowPunct w:val="0"/>
        <w:autoSpaceDE w:val="0"/>
        <w:autoSpaceDN w:val="0"/>
        <w:adjustRightInd w:val="0"/>
        <w:textAlignment w:val="baseline"/>
        <w:rPr>
          <w:rFonts w:ascii="Arial" w:hAnsi="Arial" w:cs="Arial"/>
          <w:color w:val="000000"/>
          <w:sz w:val="22"/>
          <w:szCs w:val="22"/>
        </w:rPr>
      </w:pPr>
      <w:r w:rsidRPr="003109ED">
        <w:rPr>
          <w:rFonts w:ascii="Arial" w:hAnsi="Arial" w:cs="Arial"/>
          <w:color w:val="000000"/>
          <w:sz w:val="22"/>
          <w:szCs w:val="22"/>
        </w:rPr>
        <w:t>GoodDataSource</w:t>
      </w:r>
      <w:r>
        <w:rPr>
          <w:rFonts w:ascii="Arial" w:hAnsi="Arial" w:cs="Arial"/>
          <w:color w:val="000000"/>
          <w:sz w:val="22"/>
          <w:szCs w:val="22"/>
        </w:rPr>
        <w:t>:This indicates which Communication channel</w:t>
      </w:r>
      <w:r w:rsidR="002D1A0E">
        <w:rPr>
          <w:rFonts w:ascii="Arial" w:hAnsi="Arial" w:cs="Arial"/>
          <w:color w:val="000000"/>
          <w:sz w:val="22"/>
          <w:szCs w:val="22"/>
        </w:rPr>
        <w:t xml:space="preserve"> ( Primary or Secondary)</w:t>
      </w:r>
      <w:r>
        <w:rPr>
          <w:rFonts w:ascii="Arial" w:hAnsi="Arial" w:cs="Arial"/>
          <w:color w:val="000000"/>
          <w:sz w:val="22"/>
          <w:szCs w:val="22"/>
        </w:rPr>
        <w:t xml:space="preserve"> has Valid data</w:t>
      </w:r>
    </w:p>
    <w:p w:rsidR="001A0365" w:rsidRDefault="001A0365" w:rsidP="001A0365">
      <w:pPr>
        <w:numPr>
          <w:ilvl w:val="0"/>
          <w:numId w:val="30"/>
        </w:numPr>
        <w:overflowPunct w:val="0"/>
        <w:autoSpaceDE w:val="0"/>
        <w:autoSpaceDN w:val="0"/>
        <w:adjustRightInd w:val="0"/>
        <w:textAlignment w:val="baseline"/>
        <w:rPr>
          <w:rFonts w:ascii="Arial" w:hAnsi="Arial" w:cs="Arial"/>
          <w:color w:val="000000"/>
          <w:sz w:val="22"/>
          <w:szCs w:val="22"/>
        </w:rPr>
      </w:pPr>
      <w:r w:rsidRPr="00A85247">
        <w:rPr>
          <w:rFonts w:ascii="Arial" w:hAnsi="Arial" w:cs="Arial"/>
          <w:color w:val="000000"/>
          <w:sz w:val="22"/>
          <w:szCs w:val="22"/>
        </w:rPr>
        <w:t>MessageSkipCounter</w:t>
      </w:r>
      <w:r>
        <w:rPr>
          <w:rFonts w:ascii="Arial" w:hAnsi="Arial" w:cs="Arial"/>
          <w:color w:val="000000"/>
          <w:sz w:val="22"/>
          <w:szCs w:val="22"/>
        </w:rPr>
        <w:t>: This is a counter which indicates the number of missed messages in the form of No data or invalid data.</w:t>
      </w:r>
    </w:p>
    <w:p w:rsidR="001A0365" w:rsidRDefault="001A0365" w:rsidP="001A0365">
      <w:pPr>
        <w:numPr>
          <w:ilvl w:val="0"/>
          <w:numId w:val="30"/>
        </w:numPr>
        <w:overflowPunct w:val="0"/>
        <w:autoSpaceDE w:val="0"/>
        <w:autoSpaceDN w:val="0"/>
        <w:adjustRightInd w:val="0"/>
        <w:textAlignment w:val="baseline"/>
        <w:rPr>
          <w:rFonts w:ascii="Arial" w:hAnsi="Arial" w:cs="Arial"/>
          <w:color w:val="000000"/>
          <w:sz w:val="22"/>
          <w:szCs w:val="22"/>
        </w:rPr>
      </w:pPr>
      <w:r w:rsidRPr="00A85247">
        <w:rPr>
          <w:rFonts w:ascii="Arial" w:hAnsi="Arial" w:cs="Arial"/>
          <w:color w:val="000000"/>
          <w:sz w:val="22"/>
          <w:szCs w:val="22"/>
        </w:rPr>
        <w:t>RollCounterError</w:t>
      </w:r>
      <w:r>
        <w:rPr>
          <w:rFonts w:ascii="Arial" w:hAnsi="Arial" w:cs="Arial"/>
          <w:color w:val="000000"/>
          <w:sz w:val="22"/>
          <w:szCs w:val="22"/>
        </w:rPr>
        <w:t>: Indicates if a rolling counter fault need to be reported</w:t>
      </w:r>
    </w:p>
    <w:p w:rsidR="001A0365" w:rsidRDefault="001A0365" w:rsidP="001A0365">
      <w:pPr>
        <w:numPr>
          <w:ilvl w:val="0"/>
          <w:numId w:val="30"/>
        </w:numPr>
        <w:overflowPunct w:val="0"/>
        <w:autoSpaceDE w:val="0"/>
        <w:autoSpaceDN w:val="0"/>
        <w:adjustRightInd w:val="0"/>
        <w:textAlignment w:val="baseline"/>
        <w:rPr>
          <w:rFonts w:ascii="Arial" w:hAnsi="Arial" w:cs="Arial"/>
          <w:color w:val="000000"/>
          <w:sz w:val="22"/>
          <w:szCs w:val="22"/>
        </w:rPr>
      </w:pPr>
      <w:r w:rsidRPr="00A85247">
        <w:rPr>
          <w:rFonts w:ascii="Arial" w:hAnsi="Arial" w:cs="Arial"/>
          <w:color w:val="000000"/>
          <w:sz w:val="22"/>
          <w:szCs w:val="22"/>
        </w:rPr>
        <w:t>CounterThreshold</w:t>
      </w:r>
      <w:r>
        <w:rPr>
          <w:rFonts w:ascii="Arial" w:hAnsi="Arial" w:cs="Arial"/>
          <w:color w:val="000000"/>
          <w:sz w:val="22"/>
          <w:szCs w:val="22"/>
        </w:rPr>
        <w:t>:This is a value related to the typical amount of latency in data transmission in the communication channel.</w:t>
      </w:r>
    </w:p>
    <w:p w:rsidR="001A0365" w:rsidRDefault="001A0365" w:rsidP="001A0365">
      <w:pPr>
        <w:numPr>
          <w:ilvl w:val="0"/>
          <w:numId w:val="30"/>
        </w:numPr>
        <w:overflowPunct w:val="0"/>
        <w:autoSpaceDE w:val="0"/>
        <w:autoSpaceDN w:val="0"/>
        <w:adjustRightInd w:val="0"/>
        <w:textAlignment w:val="baseline"/>
        <w:rPr>
          <w:rFonts w:ascii="Arial" w:hAnsi="Arial" w:cs="Arial"/>
          <w:color w:val="000000"/>
          <w:sz w:val="22"/>
          <w:szCs w:val="22"/>
        </w:rPr>
      </w:pPr>
      <w:r w:rsidRPr="00A85247">
        <w:rPr>
          <w:rFonts w:ascii="Arial" w:hAnsi="Arial" w:cs="Arial"/>
          <w:color w:val="000000"/>
          <w:sz w:val="22"/>
          <w:szCs w:val="22"/>
        </w:rPr>
        <w:t>ChannelSwitchDelay</w:t>
      </w:r>
      <w:r>
        <w:rPr>
          <w:rFonts w:ascii="Arial" w:hAnsi="Arial" w:cs="Arial"/>
          <w:color w:val="000000"/>
          <w:sz w:val="22"/>
          <w:szCs w:val="22"/>
        </w:rPr>
        <w:t>:This is a value related to the dynamics of the redundant communication channels. This indicates the typical delay in a message reception between the communication channels at any instant.</w:t>
      </w:r>
    </w:p>
    <w:p w:rsidR="001A0365" w:rsidRDefault="001A0365" w:rsidP="001A0365">
      <w:pPr>
        <w:numPr>
          <w:ilvl w:val="0"/>
          <w:numId w:val="30"/>
        </w:numPr>
        <w:overflowPunct w:val="0"/>
        <w:autoSpaceDE w:val="0"/>
        <w:autoSpaceDN w:val="0"/>
        <w:adjustRightInd w:val="0"/>
        <w:textAlignment w:val="baseline"/>
        <w:rPr>
          <w:rFonts w:ascii="Arial" w:hAnsi="Arial" w:cs="Arial"/>
          <w:color w:val="000000"/>
          <w:sz w:val="22"/>
          <w:szCs w:val="22"/>
        </w:rPr>
      </w:pPr>
      <w:r w:rsidRPr="00A85247">
        <w:rPr>
          <w:rFonts w:ascii="Arial" w:hAnsi="Arial" w:cs="Arial"/>
          <w:color w:val="000000"/>
          <w:sz w:val="22"/>
          <w:szCs w:val="22"/>
        </w:rPr>
        <w:t>PreviousRolling Counter</w:t>
      </w:r>
      <w:r>
        <w:rPr>
          <w:rFonts w:ascii="Arial" w:hAnsi="Arial" w:cs="Arial"/>
          <w:color w:val="000000"/>
          <w:sz w:val="22"/>
          <w:szCs w:val="22"/>
        </w:rPr>
        <w:t xml:space="preserve">:This is the value of the rolling counter of the previously stored valid message. </w:t>
      </w:r>
    </w:p>
    <w:p w:rsidR="00354E65" w:rsidRDefault="00354E65" w:rsidP="00354E65">
      <w:pPr>
        <w:numPr>
          <w:ilvl w:val="0"/>
          <w:numId w:val="30"/>
        </w:numPr>
        <w:overflowPunct w:val="0"/>
        <w:autoSpaceDE w:val="0"/>
        <w:autoSpaceDN w:val="0"/>
        <w:adjustRightInd w:val="0"/>
        <w:textAlignment w:val="baseline"/>
        <w:rPr>
          <w:rFonts w:ascii="Arial" w:hAnsi="Arial" w:cs="Arial"/>
          <w:color w:val="000000"/>
          <w:sz w:val="22"/>
          <w:szCs w:val="22"/>
        </w:rPr>
      </w:pPr>
      <w:r w:rsidRPr="00A85247">
        <w:rPr>
          <w:rFonts w:ascii="Arial" w:hAnsi="Arial" w:cs="Arial"/>
          <w:color w:val="000000"/>
          <w:sz w:val="22"/>
          <w:szCs w:val="22"/>
        </w:rPr>
        <w:t>RollCounterResyncCounter</w:t>
      </w:r>
      <w:r>
        <w:rPr>
          <w:rFonts w:ascii="Arial" w:hAnsi="Arial" w:cs="Arial"/>
          <w:color w:val="000000"/>
          <w:sz w:val="22"/>
          <w:szCs w:val="22"/>
        </w:rPr>
        <w:t xml:space="preserve">Primary: This is a counter which indicates the number of times data is missed because of only Rolling Counter issue on primary channel. </w:t>
      </w:r>
    </w:p>
    <w:p w:rsidR="00354E65" w:rsidRPr="00BE41D6" w:rsidRDefault="00354E65" w:rsidP="00354E65">
      <w:pPr>
        <w:numPr>
          <w:ilvl w:val="0"/>
          <w:numId w:val="30"/>
        </w:numPr>
        <w:overflowPunct w:val="0"/>
        <w:autoSpaceDE w:val="0"/>
        <w:autoSpaceDN w:val="0"/>
        <w:adjustRightInd w:val="0"/>
        <w:textAlignment w:val="baseline"/>
        <w:rPr>
          <w:rFonts w:ascii="Arial" w:hAnsi="Arial" w:cs="Arial"/>
          <w:color w:val="000000"/>
          <w:sz w:val="22"/>
          <w:szCs w:val="22"/>
        </w:rPr>
      </w:pPr>
      <w:r w:rsidRPr="00BE41D6">
        <w:rPr>
          <w:rFonts w:ascii="Arial" w:hAnsi="Arial" w:cs="Arial"/>
          <w:color w:val="000000"/>
          <w:sz w:val="22"/>
          <w:szCs w:val="22"/>
        </w:rPr>
        <w:t>RollCounterResyncCounterSecondary: This is a counter which indicates the number of times data is missed because of only Rolling Counter issue on Secondary channel.</w:t>
      </w:r>
    </w:p>
    <w:p w:rsidR="00354E65" w:rsidRPr="007F6D15" w:rsidRDefault="00354E65" w:rsidP="001A0365">
      <w:pPr>
        <w:numPr>
          <w:ilvl w:val="0"/>
          <w:numId w:val="30"/>
        </w:numPr>
        <w:overflowPunct w:val="0"/>
        <w:autoSpaceDE w:val="0"/>
        <w:autoSpaceDN w:val="0"/>
        <w:adjustRightInd w:val="0"/>
        <w:textAlignment w:val="baseline"/>
        <w:rPr>
          <w:rFonts w:ascii="Arial" w:hAnsi="Arial" w:cs="Arial"/>
          <w:color w:val="000000"/>
          <w:sz w:val="22"/>
          <w:szCs w:val="22"/>
        </w:rPr>
      </w:pPr>
      <w:r w:rsidRPr="007F6D15">
        <w:rPr>
          <w:rFonts w:ascii="Arial" w:hAnsi="Arial" w:cs="Arial"/>
          <w:color w:val="000000"/>
          <w:sz w:val="22"/>
          <w:szCs w:val="22"/>
        </w:rPr>
        <w:lastRenderedPageBreak/>
        <w:t>ResyncThreshold: This is the number of consecutive Rolling counter issues after which it could be assumed that either of the MCUs have lot synchronization of rolling counter, and hence a resync has to happen.</w:t>
      </w:r>
    </w:p>
    <w:p w:rsidR="00FC714D" w:rsidRDefault="00FC714D" w:rsidP="001A0365">
      <w:pPr>
        <w:numPr>
          <w:ilvl w:val="0"/>
          <w:numId w:val="30"/>
        </w:numPr>
        <w:overflowPunct w:val="0"/>
        <w:autoSpaceDE w:val="0"/>
        <w:autoSpaceDN w:val="0"/>
        <w:adjustRightInd w:val="0"/>
        <w:textAlignment w:val="baseline"/>
        <w:rPr>
          <w:rFonts w:ascii="Arial" w:hAnsi="Arial" w:cs="Arial"/>
          <w:color w:val="000000"/>
          <w:sz w:val="22"/>
          <w:szCs w:val="22"/>
        </w:rPr>
      </w:pPr>
      <w:r>
        <w:rPr>
          <w:rFonts w:ascii="Arial" w:hAnsi="Arial" w:cs="Arial"/>
          <w:color w:val="000000"/>
          <w:sz w:val="22"/>
          <w:szCs w:val="22"/>
        </w:rPr>
        <w:t>RollCounter</w:t>
      </w:r>
      <w:r w:rsidR="00BE41D6">
        <w:rPr>
          <w:rFonts w:ascii="Arial" w:hAnsi="Arial" w:cs="Arial"/>
          <w:color w:val="000000"/>
          <w:sz w:val="22"/>
          <w:szCs w:val="22"/>
        </w:rPr>
        <w:t>Primary</w:t>
      </w:r>
      <w:r>
        <w:rPr>
          <w:rFonts w:ascii="Arial" w:hAnsi="Arial" w:cs="Arial"/>
          <w:color w:val="000000"/>
          <w:sz w:val="22"/>
          <w:szCs w:val="22"/>
        </w:rPr>
        <w:t>Resync – Previous rolling counter value received during resync period</w:t>
      </w:r>
      <w:r w:rsidR="004C17DE">
        <w:rPr>
          <w:rFonts w:ascii="Arial" w:hAnsi="Arial" w:cs="Arial"/>
          <w:color w:val="000000"/>
          <w:sz w:val="22"/>
          <w:szCs w:val="22"/>
        </w:rPr>
        <w:t xml:space="preserve"> on Primary channel</w:t>
      </w:r>
    </w:p>
    <w:p w:rsidR="004C17DE" w:rsidRDefault="004C17DE" w:rsidP="004C17DE">
      <w:pPr>
        <w:numPr>
          <w:ilvl w:val="0"/>
          <w:numId w:val="30"/>
        </w:numPr>
        <w:overflowPunct w:val="0"/>
        <w:autoSpaceDE w:val="0"/>
        <w:autoSpaceDN w:val="0"/>
        <w:adjustRightInd w:val="0"/>
        <w:textAlignment w:val="baseline"/>
        <w:rPr>
          <w:rFonts w:ascii="Arial" w:hAnsi="Arial" w:cs="Arial"/>
          <w:color w:val="000000"/>
          <w:sz w:val="22"/>
          <w:szCs w:val="22"/>
        </w:rPr>
      </w:pPr>
      <w:r>
        <w:rPr>
          <w:rFonts w:ascii="Arial" w:hAnsi="Arial" w:cs="Arial"/>
          <w:color w:val="000000"/>
          <w:sz w:val="22"/>
          <w:szCs w:val="22"/>
        </w:rPr>
        <w:t>RollCounterSecondaryResync – Previous rolling counter value received during resync period on Secondary channel</w:t>
      </w:r>
    </w:p>
    <w:p w:rsidR="009406F4" w:rsidRDefault="009406F4" w:rsidP="009406F4">
      <w:pPr>
        <w:numPr>
          <w:ilvl w:val="0"/>
          <w:numId w:val="30"/>
        </w:numPr>
        <w:overflowPunct w:val="0"/>
        <w:autoSpaceDE w:val="0"/>
        <w:autoSpaceDN w:val="0"/>
        <w:adjustRightInd w:val="0"/>
        <w:textAlignment w:val="baseline"/>
        <w:rPr>
          <w:rFonts w:ascii="Arial" w:hAnsi="Arial" w:cs="Arial"/>
          <w:color w:val="000000"/>
          <w:sz w:val="22"/>
          <w:szCs w:val="22"/>
        </w:rPr>
      </w:pPr>
      <w:r>
        <w:rPr>
          <w:rFonts w:ascii="Arial" w:hAnsi="Arial" w:cs="Arial"/>
          <w:color w:val="000000"/>
          <w:sz w:val="22"/>
          <w:szCs w:val="22"/>
        </w:rPr>
        <w:t>PrimaryResyncActive –  Indicates whether Resync is active on Primary channel</w:t>
      </w:r>
    </w:p>
    <w:p w:rsidR="001A0365" w:rsidRPr="002D1A0E" w:rsidRDefault="00234371" w:rsidP="002D1A0E">
      <w:pPr>
        <w:numPr>
          <w:ilvl w:val="0"/>
          <w:numId w:val="30"/>
        </w:numPr>
        <w:overflowPunct w:val="0"/>
        <w:autoSpaceDE w:val="0"/>
        <w:autoSpaceDN w:val="0"/>
        <w:adjustRightInd w:val="0"/>
        <w:textAlignment w:val="baseline"/>
        <w:rPr>
          <w:rFonts w:ascii="Arial" w:hAnsi="Arial" w:cs="Arial"/>
          <w:color w:val="000000"/>
          <w:sz w:val="22"/>
          <w:szCs w:val="22"/>
        </w:rPr>
      </w:pPr>
      <w:r w:rsidRPr="002D1A0E">
        <w:rPr>
          <w:rFonts w:ascii="Arial" w:hAnsi="Arial" w:cs="Arial"/>
          <w:color w:val="000000"/>
          <w:sz w:val="22"/>
          <w:szCs w:val="22"/>
        </w:rPr>
        <w:t xml:space="preserve">SecondaryResyncActive –  Indicates whether Resync is active on </w:t>
      </w:r>
      <w:r w:rsidR="00D80F7D" w:rsidRPr="002D1A0E">
        <w:rPr>
          <w:rFonts w:ascii="Arial" w:hAnsi="Arial" w:cs="Arial"/>
          <w:color w:val="000000"/>
          <w:sz w:val="22"/>
          <w:szCs w:val="22"/>
        </w:rPr>
        <w:t>Secondary</w:t>
      </w:r>
      <w:r w:rsidRPr="002D1A0E">
        <w:rPr>
          <w:rFonts w:ascii="Arial" w:hAnsi="Arial" w:cs="Arial"/>
          <w:color w:val="000000"/>
          <w:sz w:val="22"/>
          <w:szCs w:val="22"/>
        </w:rPr>
        <w:t xml:space="preserve"> channel</w:t>
      </w:r>
      <w:r w:rsidR="001A0365" w:rsidRPr="002D1A0E">
        <w:rPr>
          <w:rFonts w:ascii="Arial" w:hAnsi="Arial" w:cs="Arial"/>
          <w:color w:val="000000"/>
          <w:sz w:val="22"/>
          <w:szCs w:val="22"/>
        </w:rPr>
        <w:t xml:space="preserve">. </w:t>
      </w:r>
    </w:p>
    <w:p w:rsidR="001A0365" w:rsidRDefault="001A0365" w:rsidP="001A0365">
      <w:pPr>
        <w:rPr>
          <w:rFonts w:ascii="Arial" w:hAnsi="Arial" w:cs="Arial"/>
          <w:color w:val="000000"/>
          <w:sz w:val="22"/>
          <w:szCs w:val="22"/>
        </w:rPr>
      </w:pPr>
    </w:p>
    <w:p w:rsidR="001A0365" w:rsidRDefault="001A0365" w:rsidP="001A0365">
      <w:pPr>
        <w:rPr>
          <w:rFonts w:ascii="Arial" w:hAnsi="Arial" w:cs="Arial"/>
          <w:color w:val="000000"/>
          <w:sz w:val="22"/>
          <w:szCs w:val="22"/>
        </w:rPr>
      </w:pPr>
      <w:r>
        <w:rPr>
          <w:rFonts w:ascii="Arial" w:hAnsi="Arial" w:cs="Arial"/>
          <w:color w:val="000000"/>
          <w:sz w:val="22"/>
          <w:szCs w:val="22"/>
        </w:rPr>
        <w:t xml:space="preserve">In short, the Rolling counter algorithm behaves as follows, </w:t>
      </w:r>
    </w:p>
    <w:p w:rsidR="001A0365" w:rsidRPr="003109ED" w:rsidRDefault="001A0365" w:rsidP="001A0365">
      <w:pPr>
        <w:numPr>
          <w:ilvl w:val="0"/>
          <w:numId w:val="32"/>
        </w:numPr>
        <w:overflowPunct w:val="0"/>
        <w:autoSpaceDE w:val="0"/>
        <w:autoSpaceDN w:val="0"/>
        <w:adjustRightInd w:val="0"/>
        <w:textAlignment w:val="baseline"/>
        <w:rPr>
          <w:rFonts w:ascii="Arial" w:hAnsi="Arial" w:cs="Arial"/>
          <w:color w:val="000000"/>
          <w:sz w:val="22"/>
          <w:szCs w:val="22"/>
        </w:rPr>
      </w:pPr>
      <w:r w:rsidRPr="003109ED">
        <w:rPr>
          <w:rFonts w:ascii="Arial" w:hAnsi="Arial" w:cs="Arial"/>
          <w:color w:val="000000"/>
          <w:sz w:val="22"/>
          <w:szCs w:val="22"/>
        </w:rPr>
        <w:t xml:space="preserve">Data is considered valid in the following cases, </w:t>
      </w:r>
    </w:p>
    <w:p w:rsidR="001A0365" w:rsidRDefault="001A0365" w:rsidP="001A0365">
      <w:pPr>
        <w:numPr>
          <w:ilvl w:val="1"/>
          <w:numId w:val="32"/>
        </w:numPr>
        <w:overflowPunct w:val="0"/>
        <w:autoSpaceDE w:val="0"/>
        <w:autoSpaceDN w:val="0"/>
        <w:adjustRightInd w:val="0"/>
        <w:textAlignment w:val="baseline"/>
        <w:rPr>
          <w:rFonts w:ascii="Arial" w:hAnsi="Arial" w:cs="Arial"/>
          <w:color w:val="000000"/>
          <w:sz w:val="22"/>
          <w:szCs w:val="22"/>
        </w:rPr>
      </w:pPr>
      <w:r w:rsidRPr="003109ED">
        <w:rPr>
          <w:rFonts w:ascii="Arial" w:hAnsi="Arial" w:cs="Arial"/>
          <w:color w:val="000000"/>
          <w:sz w:val="22"/>
          <w:szCs w:val="22"/>
        </w:rPr>
        <w:t xml:space="preserve">For consecutive messages from same </w:t>
      </w:r>
      <w:r>
        <w:rPr>
          <w:rFonts w:ascii="Arial" w:hAnsi="Arial" w:cs="Arial"/>
          <w:color w:val="000000"/>
          <w:sz w:val="22"/>
          <w:szCs w:val="22"/>
        </w:rPr>
        <w:t>Comm. channel</w:t>
      </w:r>
      <w:r w:rsidRPr="003109ED">
        <w:rPr>
          <w:rFonts w:ascii="Arial" w:hAnsi="Arial" w:cs="Arial"/>
          <w:color w:val="000000"/>
          <w:sz w:val="22"/>
          <w:szCs w:val="22"/>
        </w:rPr>
        <w:t xml:space="preserve">, if the new </w:t>
      </w:r>
      <w:r>
        <w:rPr>
          <w:rFonts w:ascii="Arial" w:hAnsi="Arial" w:cs="Arial"/>
          <w:color w:val="000000"/>
          <w:sz w:val="22"/>
          <w:szCs w:val="22"/>
        </w:rPr>
        <w:t xml:space="preserve">Rolling counter falls within the range </w:t>
      </w:r>
    </w:p>
    <w:p w:rsidR="001A0365" w:rsidRPr="0028493A" w:rsidRDefault="001A0365" w:rsidP="001A0365">
      <w:pPr>
        <w:ind w:left="1080"/>
        <w:rPr>
          <w:rFonts w:ascii="Arial" w:hAnsi="Arial" w:cs="Arial"/>
          <w:color w:val="000000"/>
          <w:sz w:val="18"/>
          <w:szCs w:val="22"/>
        </w:rPr>
      </w:pPr>
      <w:r w:rsidRPr="0028493A">
        <w:rPr>
          <w:rFonts w:ascii="Arial" w:hAnsi="Arial" w:cs="Arial"/>
          <w:color w:val="000000"/>
          <w:sz w:val="18"/>
          <w:szCs w:val="22"/>
        </w:rPr>
        <w:t>(ExpectedRollCntrValue  – LowerLimit)  &lt;= CurrentRolling Counter &lt;= (ExpectedRollCntrValue  + CounterThreshold)</w:t>
      </w:r>
    </w:p>
    <w:p w:rsidR="001A0365" w:rsidRDefault="001A0365" w:rsidP="001A0365">
      <w:pPr>
        <w:ind w:left="1080"/>
        <w:rPr>
          <w:rFonts w:ascii="Arial" w:hAnsi="Arial" w:cs="Arial"/>
          <w:color w:val="000000"/>
          <w:sz w:val="22"/>
          <w:szCs w:val="22"/>
        </w:rPr>
      </w:pPr>
    </w:p>
    <w:p w:rsidR="001A0365" w:rsidRDefault="001A0365" w:rsidP="001A0365">
      <w:pPr>
        <w:ind w:left="1080"/>
        <w:rPr>
          <w:rFonts w:ascii="Arial" w:hAnsi="Arial" w:cs="Arial"/>
          <w:color w:val="000000"/>
          <w:sz w:val="18"/>
          <w:szCs w:val="22"/>
        </w:rPr>
      </w:pPr>
      <w:r w:rsidRPr="0028493A">
        <w:rPr>
          <w:rFonts w:ascii="Arial" w:hAnsi="Arial" w:cs="Arial"/>
          <w:color w:val="000000"/>
          <w:sz w:val="18"/>
          <w:szCs w:val="22"/>
        </w:rPr>
        <w:t xml:space="preserve">Where </w:t>
      </w:r>
      <w:r>
        <w:rPr>
          <w:rFonts w:ascii="Arial" w:hAnsi="Arial" w:cs="Arial"/>
          <w:color w:val="000000"/>
          <w:sz w:val="18"/>
          <w:szCs w:val="22"/>
        </w:rPr>
        <w:t xml:space="preserve">ExpectedRollCntrValue </w:t>
      </w:r>
      <w:r w:rsidRPr="0028493A">
        <w:rPr>
          <w:rFonts w:ascii="Arial" w:hAnsi="Arial" w:cs="Arial"/>
          <w:color w:val="000000"/>
          <w:sz w:val="18"/>
          <w:szCs w:val="22"/>
        </w:rPr>
        <w:t>= PreviousRolling Counter + MessageSkipCounter + 1</w:t>
      </w:r>
      <w:r>
        <w:rPr>
          <w:rFonts w:ascii="Arial" w:hAnsi="Arial" w:cs="Arial"/>
          <w:color w:val="000000"/>
          <w:sz w:val="18"/>
          <w:szCs w:val="22"/>
        </w:rPr>
        <w:t xml:space="preserve">, </w:t>
      </w:r>
    </w:p>
    <w:p w:rsidR="001A0365" w:rsidRDefault="001A0365" w:rsidP="001A0365">
      <w:pPr>
        <w:ind w:left="1080"/>
        <w:rPr>
          <w:rFonts w:ascii="Arial" w:hAnsi="Arial" w:cs="Arial"/>
          <w:color w:val="000000"/>
          <w:sz w:val="22"/>
          <w:szCs w:val="22"/>
        </w:rPr>
      </w:pPr>
      <w:r w:rsidRPr="0028493A">
        <w:rPr>
          <w:rFonts w:ascii="Arial" w:hAnsi="Arial" w:cs="Arial"/>
          <w:color w:val="000000"/>
          <w:sz w:val="18"/>
          <w:szCs w:val="22"/>
        </w:rPr>
        <w:t>LowerLimit</w:t>
      </w:r>
      <w:r>
        <w:rPr>
          <w:rFonts w:ascii="Arial" w:hAnsi="Arial" w:cs="Arial"/>
          <w:color w:val="000000"/>
          <w:sz w:val="18"/>
          <w:szCs w:val="22"/>
        </w:rPr>
        <w:t xml:space="preserve"> = </w:t>
      </w:r>
      <w:r w:rsidRPr="00C53CE8">
        <w:rPr>
          <w:rFonts w:ascii="Arial" w:hAnsi="Arial" w:cs="Arial"/>
          <w:color w:val="000000"/>
          <w:sz w:val="18"/>
          <w:szCs w:val="22"/>
        </w:rPr>
        <w:t>CounterThreshold</w:t>
      </w:r>
      <w:r>
        <w:rPr>
          <w:rFonts w:ascii="Arial" w:hAnsi="Arial" w:cs="Arial"/>
          <w:color w:val="000000"/>
          <w:sz w:val="18"/>
          <w:szCs w:val="22"/>
        </w:rPr>
        <w:t xml:space="preserve"> if it is lesser than </w:t>
      </w:r>
      <w:r w:rsidRPr="0028493A">
        <w:rPr>
          <w:rFonts w:ascii="Arial" w:hAnsi="Arial" w:cs="Arial"/>
          <w:color w:val="000000"/>
          <w:sz w:val="18"/>
          <w:szCs w:val="22"/>
        </w:rPr>
        <w:t>MessageSkipCounter</w:t>
      </w:r>
      <w:r>
        <w:rPr>
          <w:rFonts w:ascii="Arial" w:hAnsi="Arial" w:cs="Arial"/>
          <w:color w:val="000000"/>
          <w:sz w:val="18"/>
          <w:szCs w:val="22"/>
        </w:rPr>
        <w:t xml:space="preserve"> else, LowerLimit = </w:t>
      </w:r>
      <w:r w:rsidRPr="0028493A">
        <w:rPr>
          <w:rFonts w:ascii="Arial" w:hAnsi="Arial" w:cs="Arial"/>
          <w:color w:val="000000"/>
          <w:sz w:val="18"/>
          <w:szCs w:val="22"/>
        </w:rPr>
        <w:t>MessageSkipCounter</w:t>
      </w:r>
    </w:p>
    <w:p w:rsidR="001A0365" w:rsidRDefault="001A0365" w:rsidP="001A0365">
      <w:pPr>
        <w:ind w:left="1080"/>
        <w:rPr>
          <w:rFonts w:ascii="Arial" w:hAnsi="Arial" w:cs="Arial"/>
          <w:color w:val="000000"/>
          <w:sz w:val="22"/>
          <w:szCs w:val="22"/>
        </w:rPr>
      </w:pPr>
    </w:p>
    <w:p w:rsidR="001A0365" w:rsidRDefault="001A0365" w:rsidP="001A0365">
      <w:pPr>
        <w:numPr>
          <w:ilvl w:val="1"/>
          <w:numId w:val="32"/>
        </w:numPr>
        <w:overflowPunct w:val="0"/>
        <w:autoSpaceDE w:val="0"/>
        <w:autoSpaceDN w:val="0"/>
        <w:adjustRightInd w:val="0"/>
        <w:textAlignment w:val="baseline"/>
        <w:rPr>
          <w:rFonts w:ascii="Arial" w:hAnsi="Arial" w:cs="Arial"/>
          <w:color w:val="000000"/>
          <w:sz w:val="22"/>
          <w:szCs w:val="22"/>
        </w:rPr>
      </w:pPr>
      <w:r w:rsidRPr="003109ED">
        <w:rPr>
          <w:rFonts w:ascii="Arial" w:hAnsi="Arial" w:cs="Arial"/>
          <w:color w:val="000000"/>
          <w:sz w:val="22"/>
          <w:szCs w:val="22"/>
        </w:rPr>
        <w:t xml:space="preserve">For consecutive messages from different </w:t>
      </w:r>
      <w:r>
        <w:rPr>
          <w:rFonts w:ascii="Arial" w:hAnsi="Arial" w:cs="Arial"/>
          <w:color w:val="000000"/>
          <w:sz w:val="22"/>
          <w:szCs w:val="22"/>
        </w:rPr>
        <w:t>Comm. channel</w:t>
      </w:r>
      <w:r w:rsidRPr="003109ED">
        <w:rPr>
          <w:rFonts w:ascii="Arial" w:hAnsi="Arial" w:cs="Arial"/>
          <w:color w:val="000000"/>
          <w:sz w:val="22"/>
          <w:szCs w:val="22"/>
        </w:rPr>
        <w:t xml:space="preserve">, if the new RL falls within a </w:t>
      </w:r>
      <w:r>
        <w:rPr>
          <w:rFonts w:ascii="Arial" w:hAnsi="Arial" w:cs="Arial"/>
          <w:color w:val="000000"/>
          <w:sz w:val="22"/>
          <w:szCs w:val="22"/>
        </w:rPr>
        <w:t>range specified by</w:t>
      </w:r>
    </w:p>
    <w:p w:rsidR="001A0365" w:rsidRDefault="001A0365" w:rsidP="001A0365">
      <w:pPr>
        <w:ind w:left="1080"/>
        <w:rPr>
          <w:rFonts w:ascii="Arial" w:hAnsi="Arial" w:cs="Arial"/>
          <w:color w:val="000000"/>
          <w:sz w:val="22"/>
          <w:szCs w:val="22"/>
        </w:rPr>
      </w:pPr>
    </w:p>
    <w:p w:rsidR="001A0365" w:rsidRPr="0028493A" w:rsidRDefault="001A0365" w:rsidP="001A0365">
      <w:pPr>
        <w:ind w:left="1080"/>
        <w:rPr>
          <w:rFonts w:ascii="Arial" w:hAnsi="Arial" w:cs="Arial"/>
          <w:color w:val="000000"/>
          <w:sz w:val="18"/>
          <w:szCs w:val="22"/>
        </w:rPr>
      </w:pPr>
      <w:r w:rsidRPr="0028493A">
        <w:rPr>
          <w:rFonts w:ascii="Arial" w:hAnsi="Arial" w:cs="Arial"/>
          <w:color w:val="000000"/>
          <w:sz w:val="18"/>
          <w:szCs w:val="22"/>
        </w:rPr>
        <w:t xml:space="preserve">(ExpectedRollCntrValue – LowerLimit)  &lt;= CurrentRolling Counter &lt;= (ExpectedRollCntrValue  + </w:t>
      </w:r>
      <w:r w:rsidRPr="005E6220">
        <w:rPr>
          <w:rFonts w:ascii="Arial" w:hAnsi="Arial" w:cs="Arial"/>
          <w:color w:val="000000"/>
          <w:sz w:val="18"/>
          <w:szCs w:val="22"/>
        </w:rPr>
        <w:t>(CounterThreshold + ChannelSwitchDelay)</w:t>
      </w:r>
      <w:r w:rsidRPr="0028493A">
        <w:rPr>
          <w:rFonts w:ascii="Arial" w:hAnsi="Arial" w:cs="Arial"/>
          <w:color w:val="000000"/>
          <w:sz w:val="18"/>
          <w:szCs w:val="22"/>
        </w:rPr>
        <w:t>)</w:t>
      </w:r>
    </w:p>
    <w:p w:rsidR="001A0365" w:rsidRDefault="001A0365" w:rsidP="001A0365">
      <w:pPr>
        <w:ind w:left="1080"/>
        <w:rPr>
          <w:rFonts w:ascii="Arial" w:hAnsi="Arial" w:cs="Arial"/>
          <w:color w:val="000000"/>
          <w:sz w:val="22"/>
          <w:szCs w:val="22"/>
        </w:rPr>
      </w:pPr>
    </w:p>
    <w:p w:rsidR="001A0365" w:rsidRDefault="001A0365" w:rsidP="001A0365">
      <w:pPr>
        <w:ind w:left="1080"/>
        <w:rPr>
          <w:rFonts w:ascii="Arial" w:hAnsi="Arial" w:cs="Arial"/>
          <w:color w:val="000000"/>
          <w:sz w:val="18"/>
          <w:szCs w:val="22"/>
        </w:rPr>
      </w:pPr>
      <w:r w:rsidRPr="0028493A">
        <w:rPr>
          <w:rFonts w:ascii="Arial" w:hAnsi="Arial" w:cs="Arial"/>
          <w:color w:val="000000"/>
          <w:sz w:val="18"/>
          <w:szCs w:val="22"/>
        </w:rPr>
        <w:t xml:space="preserve">Where </w:t>
      </w:r>
      <w:r>
        <w:rPr>
          <w:rFonts w:ascii="Arial" w:hAnsi="Arial" w:cs="Arial"/>
          <w:color w:val="000000"/>
          <w:sz w:val="18"/>
          <w:szCs w:val="22"/>
        </w:rPr>
        <w:t xml:space="preserve">ExpectedRollCntrValue </w:t>
      </w:r>
      <w:r w:rsidRPr="0028493A">
        <w:rPr>
          <w:rFonts w:ascii="Arial" w:hAnsi="Arial" w:cs="Arial"/>
          <w:color w:val="000000"/>
          <w:sz w:val="18"/>
          <w:szCs w:val="22"/>
        </w:rPr>
        <w:t>= PreviousRolling Counter + MessageSkipCounter + 1</w:t>
      </w:r>
      <w:r>
        <w:rPr>
          <w:rFonts w:ascii="Arial" w:hAnsi="Arial" w:cs="Arial"/>
          <w:color w:val="000000"/>
          <w:sz w:val="18"/>
          <w:szCs w:val="22"/>
        </w:rPr>
        <w:t>,</w:t>
      </w:r>
    </w:p>
    <w:p w:rsidR="001A0365" w:rsidRDefault="001A0365" w:rsidP="001A0365">
      <w:pPr>
        <w:ind w:left="1080"/>
        <w:rPr>
          <w:rFonts w:ascii="Arial" w:hAnsi="Arial" w:cs="Arial"/>
          <w:color w:val="000000"/>
          <w:sz w:val="22"/>
          <w:szCs w:val="22"/>
        </w:rPr>
      </w:pPr>
      <w:r>
        <w:rPr>
          <w:rFonts w:ascii="Arial" w:hAnsi="Arial" w:cs="Arial"/>
          <w:color w:val="000000"/>
          <w:sz w:val="18"/>
          <w:szCs w:val="22"/>
        </w:rPr>
        <w:t xml:space="preserve">LowerLimit = </w:t>
      </w:r>
      <w:r w:rsidRPr="003A246E">
        <w:rPr>
          <w:rFonts w:ascii="Arial" w:hAnsi="Arial" w:cs="Arial"/>
          <w:color w:val="000000"/>
          <w:sz w:val="18"/>
          <w:szCs w:val="22"/>
        </w:rPr>
        <w:t>CounterThreshold + ChannelSwitchDelay</w:t>
      </w:r>
      <w:r>
        <w:rPr>
          <w:rFonts w:ascii="Arial" w:hAnsi="Arial" w:cs="Arial"/>
          <w:color w:val="000000"/>
          <w:sz w:val="18"/>
          <w:szCs w:val="22"/>
        </w:rPr>
        <w:t xml:space="preserve"> if it is lesser than </w:t>
      </w:r>
      <w:r w:rsidRPr="0028493A">
        <w:rPr>
          <w:rFonts w:ascii="Arial" w:hAnsi="Arial" w:cs="Arial"/>
          <w:color w:val="000000"/>
          <w:sz w:val="18"/>
          <w:szCs w:val="22"/>
        </w:rPr>
        <w:t>MessageSkipCounter</w:t>
      </w:r>
      <w:r>
        <w:rPr>
          <w:rFonts w:ascii="Arial" w:hAnsi="Arial" w:cs="Arial"/>
          <w:color w:val="000000"/>
          <w:sz w:val="18"/>
          <w:szCs w:val="22"/>
        </w:rPr>
        <w:t xml:space="preserve"> else, LowerLimit = </w:t>
      </w:r>
      <w:r w:rsidRPr="0028493A">
        <w:rPr>
          <w:rFonts w:ascii="Arial" w:hAnsi="Arial" w:cs="Arial"/>
          <w:color w:val="000000"/>
          <w:sz w:val="18"/>
          <w:szCs w:val="22"/>
        </w:rPr>
        <w:t>MessageSkipCounter</w:t>
      </w:r>
    </w:p>
    <w:p w:rsidR="001A0365" w:rsidRDefault="001A0365" w:rsidP="001A0365">
      <w:pPr>
        <w:ind w:left="1080"/>
        <w:rPr>
          <w:rFonts w:ascii="Arial" w:hAnsi="Arial" w:cs="Arial"/>
          <w:color w:val="000000"/>
          <w:sz w:val="18"/>
          <w:szCs w:val="22"/>
        </w:rPr>
      </w:pPr>
    </w:p>
    <w:p w:rsidR="001A0365" w:rsidRDefault="001A0365" w:rsidP="001A0365">
      <w:pPr>
        <w:rPr>
          <w:rFonts w:ascii="Arial" w:hAnsi="Arial" w:cs="Arial"/>
          <w:color w:val="000000"/>
          <w:sz w:val="22"/>
          <w:szCs w:val="22"/>
        </w:rPr>
      </w:pPr>
    </w:p>
    <w:p w:rsidR="001A0365" w:rsidRDefault="001A0365" w:rsidP="001A0365">
      <w:pPr>
        <w:rPr>
          <w:rFonts w:ascii="Arial" w:hAnsi="Arial" w:cs="Arial"/>
          <w:color w:val="000000"/>
          <w:sz w:val="22"/>
          <w:szCs w:val="22"/>
        </w:rPr>
      </w:pPr>
    </w:p>
    <w:p w:rsidR="001A0365" w:rsidRDefault="001A0365" w:rsidP="001A0365">
      <w:pPr>
        <w:numPr>
          <w:ilvl w:val="0"/>
          <w:numId w:val="32"/>
        </w:numPr>
        <w:overflowPunct w:val="0"/>
        <w:autoSpaceDE w:val="0"/>
        <w:autoSpaceDN w:val="0"/>
        <w:adjustRightInd w:val="0"/>
        <w:textAlignment w:val="baseline"/>
        <w:rPr>
          <w:rFonts w:ascii="Arial" w:hAnsi="Arial" w:cs="Arial"/>
          <w:color w:val="000000"/>
          <w:sz w:val="22"/>
          <w:szCs w:val="22"/>
        </w:rPr>
      </w:pPr>
      <w:r>
        <w:rPr>
          <w:rFonts w:ascii="Arial" w:hAnsi="Arial" w:cs="Arial"/>
          <w:color w:val="000000"/>
          <w:sz w:val="22"/>
          <w:szCs w:val="22"/>
        </w:rPr>
        <w:t>Rolling Counter error will not be set in the following cases,</w:t>
      </w:r>
    </w:p>
    <w:p w:rsidR="001A0365" w:rsidRDefault="001A0365" w:rsidP="001A0365">
      <w:pPr>
        <w:numPr>
          <w:ilvl w:val="1"/>
          <w:numId w:val="32"/>
        </w:numPr>
        <w:overflowPunct w:val="0"/>
        <w:autoSpaceDE w:val="0"/>
        <w:autoSpaceDN w:val="0"/>
        <w:adjustRightInd w:val="0"/>
        <w:textAlignment w:val="baseline"/>
        <w:rPr>
          <w:rFonts w:ascii="Arial" w:hAnsi="Arial" w:cs="Arial"/>
          <w:color w:val="000000"/>
          <w:sz w:val="22"/>
          <w:szCs w:val="22"/>
        </w:rPr>
      </w:pPr>
      <w:r w:rsidRPr="003109ED">
        <w:rPr>
          <w:rFonts w:ascii="Arial" w:hAnsi="Arial" w:cs="Arial"/>
          <w:color w:val="000000"/>
          <w:sz w:val="22"/>
          <w:szCs w:val="22"/>
        </w:rPr>
        <w:t xml:space="preserve">For consecutive messages from same </w:t>
      </w:r>
      <w:r>
        <w:rPr>
          <w:rFonts w:ascii="Arial" w:hAnsi="Arial" w:cs="Arial"/>
          <w:color w:val="000000"/>
          <w:sz w:val="22"/>
          <w:szCs w:val="22"/>
        </w:rPr>
        <w:t>Comm. channel</w:t>
      </w:r>
      <w:r w:rsidRPr="003109ED">
        <w:rPr>
          <w:rFonts w:ascii="Arial" w:hAnsi="Arial" w:cs="Arial"/>
          <w:color w:val="000000"/>
          <w:sz w:val="22"/>
          <w:szCs w:val="22"/>
        </w:rPr>
        <w:t xml:space="preserve">, if the new </w:t>
      </w:r>
      <w:r>
        <w:rPr>
          <w:rFonts w:ascii="Arial" w:hAnsi="Arial" w:cs="Arial"/>
          <w:color w:val="000000"/>
          <w:sz w:val="22"/>
          <w:szCs w:val="22"/>
        </w:rPr>
        <w:t xml:space="preserve">Rolling counter falls within the range </w:t>
      </w:r>
    </w:p>
    <w:p w:rsidR="001A0365" w:rsidRPr="0028493A" w:rsidRDefault="001A0365" w:rsidP="001A0365">
      <w:pPr>
        <w:ind w:left="1080"/>
        <w:rPr>
          <w:rFonts w:ascii="Arial" w:hAnsi="Arial" w:cs="Arial"/>
          <w:color w:val="000000"/>
          <w:sz w:val="18"/>
          <w:szCs w:val="22"/>
        </w:rPr>
      </w:pPr>
      <w:r w:rsidRPr="0028493A">
        <w:rPr>
          <w:rFonts w:ascii="Arial" w:hAnsi="Arial" w:cs="Arial"/>
          <w:color w:val="000000"/>
          <w:sz w:val="18"/>
          <w:szCs w:val="22"/>
        </w:rPr>
        <w:t>(ExpectedRollCntrValue  – CounterThreshold)  &lt;= CurrentRolling Counter &lt;= (ExpectedRollCntrValue  + CounterThreshold)</w:t>
      </w:r>
    </w:p>
    <w:p w:rsidR="001A0365" w:rsidRDefault="001A0365" w:rsidP="001A0365">
      <w:pPr>
        <w:ind w:left="1080"/>
        <w:rPr>
          <w:rFonts w:ascii="Arial" w:hAnsi="Arial" w:cs="Arial"/>
          <w:color w:val="000000"/>
          <w:sz w:val="22"/>
          <w:szCs w:val="22"/>
        </w:rPr>
      </w:pPr>
    </w:p>
    <w:p w:rsidR="001A0365" w:rsidRDefault="001A0365" w:rsidP="001A0365">
      <w:pPr>
        <w:ind w:left="1080"/>
        <w:rPr>
          <w:rFonts w:ascii="Arial" w:hAnsi="Arial" w:cs="Arial"/>
          <w:color w:val="000000"/>
          <w:sz w:val="22"/>
          <w:szCs w:val="22"/>
        </w:rPr>
      </w:pPr>
      <w:r w:rsidRPr="0028493A">
        <w:rPr>
          <w:rFonts w:ascii="Arial" w:hAnsi="Arial" w:cs="Arial"/>
          <w:color w:val="000000"/>
          <w:sz w:val="18"/>
          <w:szCs w:val="22"/>
        </w:rPr>
        <w:t xml:space="preserve">Where </w:t>
      </w:r>
      <w:r>
        <w:rPr>
          <w:rFonts w:ascii="Arial" w:hAnsi="Arial" w:cs="Arial"/>
          <w:color w:val="000000"/>
          <w:sz w:val="18"/>
          <w:szCs w:val="22"/>
        </w:rPr>
        <w:t xml:space="preserve">ExpectedRollCntrValue </w:t>
      </w:r>
      <w:r w:rsidRPr="0028493A">
        <w:rPr>
          <w:rFonts w:ascii="Arial" w:hAnsi="Arial" w:cs="Arial"/>
          <w:color w:val="000000"/>
          <w:sz w:val="18"/>
          <w:szCs w:val="22"/>
        </w:rPr>
        <w:t>= PreviousRolling Counter + MessageSkipCounter + 1</w:t>
      </w:r>
    </w:p>
    <w:p w:rsidR="001A0365" w:rsidRDefault="001A0365" w:rsidP="001A0365">
      <w:pPr>
        <w:ind w:left="1080"/>
        <w:rPr>
          <w:rFonts w:ascii="Arial" w:hAnsi="Arial" w:cs="Arial"/>
          <w:color w:val="000000"/>
          <w:sz w:val="22"/>
          <w:szCs w:val="22"/>
        </w:rPr>
      </w:pPr>
    </w:p>
    <w:p w:rsidR="001A0365" w:rsidRDefault="001A0365" w:rsidP="001A0365">
      <w:pPr>
        <w:numPr>
          <w:ilvl w:val="1"/>
          <w:numId w:val="32"/>
        </w:numPr>
        <w:overflowPunct w:val="0"/>
        <w:autoSpaceDE w:val="0"/>
        <w:autoSpaceDN w:val="0"/>
        <w:adjustRightInd w:val="0"/>
        <w:textAlignment w:val="baseline"/>
        <w:rPr>
          <w:rFonts w:ascii="Arial" w:hAnsi="Arial" w:cs="Arial"/>
          <w:color w:val="000000"/>
          <w:sz w:val="22"/>
          <w:szCs w:val="22"/>
        </w:rPr>
      </w:pPr>
      <w:r w:rsidRPr="003109ED">
        <w:rPr>
          <w:rFonts w:ascii="Arial" w:hAnsi="Arial" w:cs="Arial"/>
          <w:color w:val="000000"/>
          <w:sz w:val="22"/>
          <w:szCs w:val="22"/>
        </w:rPr>
        <w:t xml:space="preserve">For consecutive messages from different </w:t>
      </w:r>
      <w:r>
        <w:rPr>
          <w:rFonts w:ascii="Arial" w:hAnsi="Arial" w:cs="Arial"/>
          <w:color w:val="000000"/>
          <w:sz w:val="22"/>
          <w:szCs w:val="22"/>
        </w:rPr>
        <w:t>Comm. channel</w:t>
      </w:r>
      <w:r w:rsidRPr="003109ED">
        <w:rPr>
          <w:rFonts w:ascii="Arial" w:hAnsi="Arial" w:cs="Arial"/>
          <w:color w:val="000000"/>
          <w:sz w:val="22"/>
          <w:szCs w:val="22"/>
        </w:rPr>
        <w:t xml:space="preserve">, if the new RL falls within a </w:t>
      </w:r>
      <w:r>
        <w:rPr>
          <w:rFonts w:ascii="Arial" w:hAnsi="Arial" w:cs="Arial"/>
          <w:color w:val="000000"/>
          <w:sz w:val="22"/>
          <w:szCs w:val="22"/>
        </w:rPr>
        <w:t>range specified by</w:t>
      </w:r>
    </w:p>
    <w:p w:rsidR="001A0365" w:rsidRDefault="001A0365" w:rsidP="001A0365">
      <w:pPr>
        <w:ind w:left="1080"/>
        <w:rPr>
          <w:rFonts w:ascii="Arial" w:hAnsi="Arial" w:cs="Arial"/>
          <w:color w:val="000000"/>
          <w:sz w:val="22"/>
          <w:szCs w:val="22"/>
        </w:rPr>
      </w:pPr>
    </w:p>
    <w:p w:rsidR="001A0365" w:rsidRPr="0028493A" w:rsidRDefault="001A0365" w:rsidP="001A0365">
      <w:pPr>
        <w:ind w:left="1080"/>
        <w:rPr>
          <w:rFonts w:ascii="Arial" w:hAnsi="Arial" w:cs="Arial"/>
          <w:color w:val="000000"/>
          <w:sz w:val="18"/>
          <w:szCs w:val="22"/>
        </w:rPr>
      </w:pPr>
      <w:r w:rsidRPr="0028493A">
        <w:rPr>
          <w:rFonts w:ascii="Arial" w:hAnsi="Arial" w:cs="Arial"/>
          <w:color w:val="000000"/>
          <w:sz w:val="18"/>
          <w:szCs w:val="22"/>
        </w:rPr>
        <w:t xml:space="preserve">(ExpectedRollCntrValue – </w:t>
      </w:r>
      <w:r w:rsidRPr="005E6220">
        <w:rPr>
          <w:rFonts w:ascii="Arial" w:hAnsi="Arial" w:cs="Arial"/>
          <w:color w:val="000000"/>
          <w:sz w:val="18"/>
          <w:szCs w:val="22"/>
        </w:rPr>
        <w:t>(CounterThreshold + ChannelSwitchDelay)</w:t>
      </w:r>
      <w:r w:rsidRPr="0028493A">
        <w:rPr>
          <w:rFonts w:ascii="Arial" w:hAnsi="Arial" w:cs="Arial"/>
          <w:color w:val="000000"/>
          <w:sz w:val="18"/>
          <w:szCs w:val="22"/>
        </w:rPr>
        <w:t xml:space="preserve">)  &lt;= CurrentRolling Counter &lt;= (ExpectedRollCntrValue  + </w:t>
      </w:r>
      <w:r w:rsidRPr="005E6220">
        <w:rPr>
          <w:rFonts w:ascii="Arial" w:hAnsi="Arial" w:cs="Arial"/>
          <w:color w:val="000000"/>
          <w:sz w:val="18"/>
          <w:szCs w:val="22"/>
        </w:rPr>
        <w:t>(CounterThreshold + ChannelSwitchDelay)</w:t>
      </w:r>
      <w:r w:rsidRPr="0028493A">
        <w:rPr>
          <w:rFonts w:ascii="Arial" w:hAnsi="Arial" w:cs="Arial"/>
          <w:color w:val="000000"/>
          <w:sz w:val="18"/>
          <w:szCs w:val="22"/>
        </w:rPr>
        <w:t>)</w:t>
      </w:r>
    </w:p>
    <w:p w:rsidR="001A0365" w:rsidRDefault="001A0365" w:rsidP="001A0365">
      <w:pPr>
        <w:ind w:left="1080"/>
        <w:rPr>
          <w:rFonts w:ascii="Arial" w:hAnsi="Arial" w:cs="Arial"/>
          <w:color w:val="000000"/>
          <w:sz w:val="22"/>
          <w:szCs w:val="22"/>
        </w:rPr>
      </w:pPr>
    </w:p>
    <w:p w:rsidR="001A0365" w:rsidRDefault="001A0365" w:rsidP="001A0365">
      <w:pPr>
        <w:ind w:left="1080"/>
        <w:rPr>
          <w:rFonts w:ascii="Arial" w:hAnsi="Arial" w:cs="Arial"/>
          <w:color w:val="000000"/>
          <w:sz w:val="22"/>
          <w:szCs w:val="22"/>
        </w:rPr>
      </w:pPr>
      <w:r w:rsidRPr="0028493A">
        <w:rPr>
          <w:rFonts w:ascii="Arial" w:hAnsi="Arial" w:cs="Arial"/>
          <w:color w:val="000000"/>
          <w:sz w:val="18"/>
          <w:szCs w:val="22"/>
        </w:rPr>
        <w:t xml:space="preserve">Where </w:t>
      </w:r>
      <w:r>
        <w:rPr>
          <w:rFonts w:ascii="Arial" w:hAnsi="Arial" w:cs="Arial"/>
          <w:color w:val="000000"/>
          <w:sz w:val="18"/>
          <w:szCs w:val="22"/>
        </w:rPr>
        <w:t xml:space="preserve">ExpectedRollCntrValue </w:t>
      </w:r>
      <w:r w:rsidRPr="0028493A">
        <w:rPr>
          <w:rFonts w:ascii="Arial" w:hAnsi="Arial" w:cs="Arial"/>
          <w:color w:val="000000"/>
          <w:sz w:val="18"/>
          <w:szCs w:val="22"/>
        </w:rPr>
        <w:t>= PreviousRolling Counter + MessageSkipCounter + 1</w:t>
      </w:r>
    </w:p>
    <w:p w:rsidR="001A0365" w:rsidRDefault="001A0365" w:rsidP="001A0365">
      <w:pPr>
        <w:ind w:left="1080"/>
        <w:rPr>
          <w:rFonts w:ascii="Arial" w:hAnsi="Arial" w:cs="Arial"/>
          <w:color w:val="000000"/>
          <w:sz w:val="22"/>
          <w:szCs w:val="22"/>
        </w:rPr>
      </w:pPr>
    </w:p>
    <w:p w:rsidR="001A0365" w:rsidRDefault="001A0365" w:rsidP="001A0365">
      <w:pPr>
        <w:rPr>
          <w:rFonts w:ascii="Arial" w:hAnsi="Arial" w:cs="Arial"/>
          <w:color w:val="000000"/>
          <w:sz w:val="22"/>
          <w:szCs w:val="22"/>
        </w:rPr>
      </w:pPr>
    </w:p>
    <w:p w:rsidR="001A0365" w:rsidRDefault="001A0365" w:rsidP="001A0365">
      <w:pPr>
        <w:numPr>
          <w:ilvl w:val="0"/>
          <w:numId w:val="32"/>
        </w:numPr>
        <w:overflowPunct w:val="0"/>
        <w:autoSpaceDE w:val="0"/>
        <w:autoSpaceDN w:val="0"/>
        <w:adjustRightInd w:val="0"/>
        <w:textAlignment w:val="baseline"/>
        <w:rPr>
          <w:rFonts w:ascii="Arial" w:hAnsi="Arial" w:cs="Arial"/>
          <w:color w:val="000000"/>
          <w:sz w:val="22"/>
          <w:szCs w:val="22"/>
        </w:rPr>
      </w:pPr>
      <w:r>
        <w:rPr>
          <w:rFonts w:ascii="Arial" w:hAnsi="Arial" w:cs="Arial"/>
          <w:color w:val="000000"/>
          <w:sz w:val="22"/>
          <w:szCs w:val="22"/>
        </w:rPr>
        <w:t xml:space="preserve">On every skip of message (includes missing, CRC error and No data) MessageSkipCounter is incremented. The next rolling counter is expected to have a value bigger than the previous rolling counter value by this counter amount. </w:t>
      </w:r>
      <w:r w:rsidR="009D6A8C">
        <w:rPr>
          <w:rFonts w:ascii="Arial" w:hAnsi="Arial" w:cs="Arial"/>
          <w:color w:val="000000"/>
          <w:sz w:val="22"/>
          <w:szCs w:val="22"/>
        </w:rPr>
        <w:t xml:space="preserve">Any active resynchronization will be cleared as next rolling counter value will not be just next to currently stored value. </w:t>
      </w:r>
    </w:p>
    <w:p w:rsidR="001A0365" w:rsidRDefault="001A0365" w:rsidP="001A0365">
      <w:pPr>
        <w:pStyle w:val="ListParagraph"/>
        <w:rPr>
          <w:rFonts w:ascii="Arial" w:hAnsi="Arial" w:cs="Arial"/>
          <w:color w:val="000000"/>
          <w:sz w:val="22"/>
          <w:szCs w:val="22"/>
        </w:rPr>
      </w:pPr>
    </w:p>
    <w:p w:rsidR="001A0365" w:rsidRDefault="001A0365" w:rsidP="001A0365">
      <w:pPr>
        <w:numPr>
          <w:ilvl w:val="0"/>
          <w:numId w:val="32"/>
        </w:numPr>
        <w:overflowPunct w:val="0"/>
        <w:autoSpaceDE w:val="0"/>
        <w:autoSpaceDN w:val="0"/>
        <w:adjustRightInd w:val="0"/>
        <w:textAlignment w:val="baseline"/>
        <w:rPr>
          <w:rFonts w:ascii="Arial" w:hAnsi="Arial" w:cs="Arial"/>
          <w:color w:val="000000"/>
          <w:sz w:val="22"/>
          <w:szCs w:val="22"/>
        </w:rPr>
      </w:pPr>
      <w:r>
        <w:rPr>
          <w:rFonts w:ascii="Arial" w:hAnsi="Arial" w:cs="Arial"/>
          <w:color w:val="000000"/>
          <w:sz w:val="22"/>
          <w:szCs w:val="22"/>
        </w:rPr>
        <w:t xml:space="preserve">If consecutive </w:t>
      </w:r>
      <w:r w:rsidRPr="007B3FA3">
        <w:rPr>
          <w:rFonts w:ascii="Arial" w:hAnsi="Arial" w:cs="Arial"/>
          <w:color w:val="000000"/>
          <w:sz w:val="22"/>
          <w:szCs w:val="22"/>
        </w:rPr>
        <w:t>ResyncThreshold</w:t>
      </w:r>
      <w:r>
        <w:rPr>
          <w:rFonts w:ascii="Arial" w:hAnsi="Arial" w:cs="Arial"/>
          <w:color w:val="000000"/>
          <w:sz w:val="22"/>
          <w:szCs w:val="22"/>
        </w:rPr>
        <w:t xml:space="preserve"> amount of rolling counter issues occur</w:t>
      </w:r>
      <w:r w:rsidR="00C167EC">
        <w:rPr>
          <w:rFonts w:ascii="Arial" w:hAnsi="Arial" w:cs="Arial"/>
          <w:color w:val="000000"/>
          <w:sz w:val="22"/>
          <w:szCs w:val="22"/>
        </w:rPr>
        <w:t xml:space="preserve"> (</w:t>
      </w:r>
      <w:r w:rsidR="006A5BC7">
        <w:rPr>
          <w:rFonts w:ascii="Arial" w:hAnsi="Arial" w:cs="Arial"/>
          <w:color w:val="000000"/>
          <w:sz w:val="22"/>
          <w:szCs w:val="22"/>
        </w:rPr>
        <w:t xml:space="preserve">cases when old or invalid CurrentRollingCounter detected) </w:t>
      </w:r>
      <w:r w:rsidR="009D6A8C">
        <w:rPr>
          <w:rFonts w:ascii="Arial" w:hAnsi="Arial" w:cs="Arial"/>
          <w:color w:val="000000"/>
          <w:sz w:val="22"/>
          <w:szCs w:val="22"/>
        </w:rPr>
        <w:t>in a channel</w:t>
      </w:r>
      <w:r>
        <w:rPr>
          <w:rFonts w:ascii="Arial" w:hAnsi="Arial" w:cs="Arial"/>
          <w:color w:val="000000"/>
          <w:sz w:val="22"/>
          <w:szCs w:val="22"/>
        </w:rPr>
        <w:t>, then it is assumed that either of the MCUs have lot synchronization of rolling counter</w:t>
      </w:r>
      <w:r w:rsidR="009D6A8C">
        <w:rPr>
          <w:rFonts w:ascii="Arial" w:hAnsi="Arial" w:cs="Arial"/>
          <w:color w:val="000000"/>
          <w:sz w:val="22"/>
          <w:szCs w:val="22"/>
        </w:rPr>
        <w:t xml:space="preserve"> on the particular channel</w:t>
      </w:r>
      <w:r>
        <w:rPr>
          <w:rFonts w:ascii="Arial" w:hAnsi="Arial" w:cs="Arial"/>
          <w:color w:val="000000"/>
          <w:sz w:val="22"/>
          <w:szCs w:val="22"/>
        </w:rPr>
        <w:t>, and hence a resynchronization is triggered.</w:t>
      </w:r>
    </w:p>
    <w:p w:rsidR="00212F44" w:rsidRDefault="00212F44" w:rsidP="00212F44">
      <w:pPr>
        <w:pStyle w:val="ListParagraph"/>
        <w:rPr>
          <w:rFonts w:ascii="Arial" w:hAnsi="Arial" w:cs="Arial"/>
          <w:color w:val="000000"/>
          <w:sz w:val="22"/>
          <w:szCs w:val="22"/>
        </w:rPr>
      </w:pPr>
    </w:p>
    <w:p w:rsidR="001A0365" w:rsidRDefault="00780CE8" w:rsidP="001A0365">
      <w:pPr>
        <w:numPr>
          <w:ilvl w:val="0"/>
          <w:numId w:val="32"/>
        </w:numPr>
        <w:overflowPunct w:val="0"/>
        <w:autoSpaceDE w:val="0"/>
        <w:autoSpaceDN w:val="0"/>
        <w:adjustRightInd w:val="0"/>
        <w:textAlignment w:val="baseline"/>
        <w:rPr>
          <w:rFonts w:ascii="Arial" w:hAnsi="Arial" w:cs="Arial"/>
          <w:color w:val="000000"/>
          <w:sz w:val="22"/>
          <w:szCs w:val="22"/>
        </w:rPr>
      </w:pPr>
      <w:r>
        <w:rPr>
          <w:rFonts w:ascii="Arial" w:hAnsi="Arial" w:cs="Arial"/>
          <w:color w:val="000000"/>
          <w:sz w:val="22"/>
          <w:szCs w:val="22"/>
        </w:rPr>
        <w:t xml:space="preserve">Following pseudo code explains </w:t>
      </w:r>
      <w:r w:rsidR="002D1A0E">
        <w:rPr>
          <w:rFonts w:ascii="Arial" w:hAnsi="Arial" w:cs="Arial"/>
          <w:color w:val="000000"/>
          <w:sz w:val="22"/>
          <w:szCs w:val="22"/>
        </w:rPr>
        <w:t xml:space="preserve">resynchronization </w:t>
      </w:r>
      <w:r>
        <w:rPr>
          <w:rFonts w:ascii="Arial" w:hAnsi="Arial" w:cs="Arial"/>
          <w:color w:val="000000"/>
          <w:sz w:val="22"/>
          <w:szCs w:val="22"/>
        </w:rPr>
        <w:t>logic on Primary channel</w:t>
      </w:r>
      <w:r w:rsidR="009D6A8C" w:rsidRPr="00354E65">
        <w:rPr>
          <w:rFonts w:ascii="Arial" w:hAnsi="Arial" w:cs="Arial"/>
          <w:color w:val="000000"/>
          <w:sz w:val="22"/>
          <w:szCs w:val="22"/>
        </w:rPr>
        <w:t>.</w:t>
      </w:r>
      <w:r w:rsidR="002D1A0E">
        <w:rPr>
          <w:rFonts w:ascii="Arial" w:hAnsi="Arial" w:cs="Arial"/>
          <w:color w:val="000000"/>
          <w:sz w:val="22"/>
          <w:szCs w:val="22"/>
        </w:rPr>
        <w:t xml:space="preserve"> Same is applicable for Secondary channel as well.</w:t>
      </w:r>
      <w:r w:rsidR="009D6A8C" w:rsidRPr="00354E65">
        <w:rPr>
          <w:rFonts w:ascii="Arial" w:hAnsi="Arial" w:cs="Arial"/>
          <w:color w:val="000000"/>
          <w:sz w:val="22"/>
          <w:szCs w:val="22"/>
        </w:rPr>
        <w:t xml:space="preserve"> </w:t>
      </w:r>
      <w:r w:rsidR="00807E77">
        <w:rPr>
          <w:rFonts w:ascii="Arial" w:hAnsi="Arial" w:cs="Arial"/>
          <w:color w:val="000000"/>
          <w:sz w:val="22"/>
          <w:szCs w:val="22"/>
        </w:rPr>
        <w:t xml:space="preserve">This logic will start run when old or invalid CurrentRollingCounter detected in a channel. </w:t>
      </w:r>
      <w:r>
        <w:rPr>
          <w:rFonts w:ascii="Arial" w:hAnsi="Arial" w:cs="Arial"/>
          <w:color w:val="000000"/>
          <w:sz w:val="22"/>
          <w:szCs w:val="22"/>
        </w:rPr>
        <w:t xml:space="preserve">Note that at any point of time, Resync will be active for only one channel. </w:t>
      </w:r>
    </w:p>
    <w:p w:rsidR="00E858AA" w:rsidRPr="00633315" w:rsidRDefault="00E858AA" w:rsidP="00633315">
      <w:pPr>
        <w:pStyle w:val="ListParagraph"/>
        <w:ind w:left="1440"/>
        <w:rPr>
          <w:rFonts w:ascii="Arial" w:hAnsi="Arial" w:cs="Arial"/>
          <w:color w:val="000000"/>
          <w:sz w:val="16"/>
          <w:szCs w:val="16"/>
        </w:rPr>
      </w:pPr>
    </w:p>
    <w:p w:rsidR="00E858AA" w:rsidRPr="00633315" w:rsidRDefault="00633315" w:rsidP="00633315">
      <w:pPr>
        <w:overflowPunct w:val="0"/>
        <w:autoSpaceDE w:val="0"/>
        <w:autoSpaceDN w:val="0"/>
        <w:adjustRightInd w:val="0"/>
        <w:ind w:left="720"/>
        <w:textAlignment w:val="baseline"/>
        <w:rPr>
          <w:rFonts w:ascii="Arial" w:hAnsi="Arial" w:cs="Arial"/>
          <w:color w:val="000000"/>
          <w:sz w:val="16"/>
          <w:szCs w:val="16"/>
        </w:rPr>
      </w:pPr>
      <w:r w:rsidRPr="00633315">
        <w:rPr>
          <w:rFonts w:ascii="Arial" w:hAnsi="Arial" w:cs="Arial"/>
          <w:color w:val="000000"/>
          <w:sz w:val="16"/>
          <w:szCs w:val="16"/>
        </w:rPr>
        <w:t>If(</w:t>
      </w:r>
      <w:r w:rsidR="0057205F" w:rsidRPr="00633315">
        <w:rPr>
          <w:rFonts w:ascii="Arial" w:hAnsi="Arial" w:cs="Arial"/>
          <w:color w:val="000000"/>
          <w:sz w:val="16"/>
          <w:szCs w:val="16"/>
        </w:rPr>
        <w:t>(Channel == Primary) &amp;&amp;  (SecondaryResyncActive == FALSE)</w:t>
      </w:r>
      <w:r w:rsidRPr="00633315">
        <w:rPr>
          <w:rFonts w:ascii="Arial" w:hAnsi="Arial" w:cs="Arial"/>
          <w:color w:val="000000"/>
          <w:sz w:val="16"/>
          <w:szCs w:val="16"/>
        </w:rPr>
        <w:t>)</w:t>
      </w:r>
      <w:r>
        <w:rPr>
          <w:rFonts w:ascii="Arial" w:hAnsi="Arial" w:cs="Arial"/>
          <w:color w:val="000000"/>
          <w:sz w:val="16"/>
          <w:szCs w:val="16"/>
        </w:rPr>
        <w:t xml:space="preserve"> /* Secondary Resync not active */</w:t>
      </w:r>
    </w:p>
    <w:p w:rsidR="00633315" w:rsidRPr="00633315" w:rsidRDefault="00633315" w:rsidP="00633315">
      <w:pPr>
        <w:overflowPunct w:val="0"/>
        <w:autoSpaceDE w:val="0"/>
        <w:autoSpaceDN w:val="0"/>
        <w:adjustRightInd w:val="0"/>
        <w:ind w:left="720"/>
        <w:textAlignment w:val="baseline"/>
        <w:rPr>
          <w:rFonts w:ascii="Arial" w:hAnsi="Arial" w:cs="Arial"/>
          <w:color w:val="000000"/>
          <w:sz w:val="16"/>
          <w:szCs w:val="16"/>
        </w:rPr>
      </w:pPr>
      <w:r w:rsidRPr="00633315">
        <w:rPr>
          <w:rFonts w:ascii="Arial" w:hAnsi="Arial" w:cs="Arial"/>
          <w:color w:val="000000"/>
          <w:sz w:val="16"/>
          <w:szCs w:val="16"/>
        </w:rPr>
        <w:t>{</w:t>
      </w:r>
    </w:p>
    <w:p w:rsidR="00633315" w:rsidRPr="00633315" w:rsidRDefault="00633315" w:rsidP="00633315">
      <w:pPr>
        <w:overflowPunct w:val="0"/>
        <w:autoSpaceDE w:val="0"/>
        <w:autoSpaceDN w:val="0"/>
        <w:adjustRightInd w:val="0"/>
        <w:ind w:left="720"/>
        <w:textAlignment w:val="baseline"/>
        <w:rPr>
          <w:rFonts w:ascii="Arial" w:hAnsi="Arial" w:cs="Arial"/>
          <w:color w:val="000000"/>
          <w:sz w:val="16"/>
          <w:szCs w:val="16"/>
        </w:rPr>
      </w:pPr>
      <w:r w:rsidRPr="00633315">
        <w:rPr>
          <w:rFonts w:ascii="Arial" w:hAnsi="Arial" w:cs="Arial"/>
          <w:color w:val="000000"/>
          <w:sz w:val="16"/>
          <w:szCs w:val="16"/>
        </w:rPr>
        <w:tab/>
        <w:t>If(RollCounterPrimaryResync == 0xFF)</w:t>
      </w:r>
      <w:r w:rsidR="00865501">
        <w:rPr>
          <w:rFonts w:ascii="Arial" w:hAnsi="Arial" w:cs="Arial"/>
          <w:color w:val="000000"/>
          <w:sz w:val="16"/>
          <w:szCs w:val="16"/>
        </w:rPr>
        <w:t xml:space="preserve"> /* First time Rolling counter fault detected */</w:t>
      </w:r>
    </w:p>
    <w:p w:rsidR="00633315" w:rsidRPr="00633315" w:rsidRDefault="00633315" w:rsidP="00633315">
      <w:pPr>
        <w:overflowPunct w:val="0"/>
        <w:autoSpaceDE w:val="0"/>
        <w:autoSpaceDN w:val="0"/>
        <w:adjustRightInd w:val="0"/>
        <w:ind w:left="720"/>
        <w:textAlignment w:val="baseline"/>
        <w:rPr>
          <w:rFonts w:ascii="Arial" w:hAnsi="Arial" w:cs="Arial"/>
          <w:color w:val="000000"/>
          <w:sz w:val="16"/>
          <w:szCs w:val="16"/>
        </w:rPr>
      </w:pPr>
      <w:r w:rsidRPr="00633315">
        <w:rPr>
          <w:rFonts w:ascii="Arial" w:hAnsi="Arial" w:cs="Arial"/>
          <w:color w:val="000000"/>
          <w:sz w:val="16"/>
          <w:szCs w:val="16"/>
        </w:rPr>
        <w:lastRenderedPageBreak/>
        <w:tab/>
        <w:t>{</w:t>
      </w:r>
    </w:p>
    <w:p w:rsidR="00633315" w:rsidRPr="00633315" w:rsidRDefault="00633315" w:rsidP="00633315">
      <w:pPr>
        <w:overflowPunct w:val="0"/>
        <w:autoSpaceDE w:val="0"/>
        <w:autoSpaceDN w:val="0"/>
        <w:adjustRightInd w:val="0"/>
        <w:ind w:left="720"/>
        <w:textAlignment w:val="baseline"/>
        <w:rPr>
          <w:rFonts w:ascii="Arial" w:hAnsi="Arial" w:cs="Arial"/>
          <w:color w:val="000000"/>
          <w:sz w:val="16"/>
          <w:szCs w:val="16"/>
        </w:rPr>
      </w:pPr>
      <w:r w:rsidRPr="00633315">
        <w:rPr>
          <w:rFonts w:ascii="Arial" w:hAnsi="Arial" w:cs="Arial"/>
          <w:color w:val="000000"/>
          <w:sz w:val="16"/>
          <w:szCs w:val="16"/>
        </w:rPr>
        <w:tab/>
      </w:r>
      <w:r w:rsidRPr="00633315">
        <w:rPr>
          <w:rFonts w:ascii="Arial" w:hAnsi="Arial" w:cs="Arial"/>
          <w:color w:val="000000"/>
          <w:sz w:val="16"/>
          <w:szCs w:val="16"/>
        </w:rPr>
        <w:tab/>
        <w:t>RollCounterResyncCounterPrimary ++</w:t>
      </w:r>
      <w:r w:rsidR="00865501">
        <w:rPr>
          <w:rFonts w:ascii="Arial" w:hAnsi="Arial" w:cs="Arial"/>
          <w:color w:val="000000"/>
          <w:sz w:val="16"/>
          <w:szCs w:val="16"/>
        </w:rPr>
        <w:t xml:space="preserve"> /* Update Resync counter */</w:t>
      </w:r>
    </w:p>
    <w:p w:rsidR="00633315" w:rsidRPr="00633315" w:rsidRDefault="00633315" w:rsidP="00633315">
      <w:pPr>
        <w:overflowPunct w:val="0"/>
        <w:autoSpaceDE w:val="0"/>
        <w:autoSpaceDN w:val="0"/>
        <w:adjustRightInd w:val="0"/>
        <w:ind w:left="720"/>
        <w:textAlignment w:val="baseline"/>
        <w:rPr>
          <w:rFonts w:ascii="Arial" w:hAnsi="Arial" w:cs="Arial"/>
          <w:color w:val="000000"/>
          <w:sz w:val="16"/>
          <w:szCs w:val="16"/>
        </w:rPr>
      </w:pPr>
      <w:r w:rsidRPr="00633315">
        <w:rPr>
          <w:rFonts w:ascii="Arial" w:hAnsi="Arial" w:cs="Arial"/>
          <w:color w:val="000000"/>
          <w:sz w:val="16"/>
          <w:szCs w:val="16"/>
        </w:rPr>
        <w:t xml:space="preserve">  </w:t>
      </w:r>
      <w:r w:rsidRPr="00633315">
        <w:rPr>
          <w:rFonts w:ascii="Arial" w:hAnsi="Arial" w:cs="Arial"/>
          <w:color w:val="000000"/>
          <w:sz w:val="16"/>
          <w:szCs w:val="16"/>
        </w:rPr>
        <w:tab/>
      </w:r>
      <w:r w:rsidRPr="00633315">
        <w:rPr>
          <w:rFonts w:ascii="Arial" w:hAnsi="Arial" w:cs="Arial"/>
          <w:color w:val="000000"/>
          <w:sz w:val="16"/>
          <w:szCs w:val="16"/>
        </w:rPr>
        <w:tab/>
        <w:t>RollCounterPrimaryResync = CurrentRollingCounter</w:t>
      </w:r>
      <w:r w:rsidR="00865501">
        <w:rPr>
          <w:rFonts w:ascii="Arial" w:hAnsi="Arial" w:cs="Arial"/>
          <w:color w:val="000000"/>
          <w:sz w:val="16"/>
          <w:szCs w:val="16"/>
        </w:rPr>
        <w:t xml:space="preserve"> /* Update current rolling counter */</w:t>
      </w:r>
    </w:p>
    <w:p w:rsidR="00633315" w:rsidRPr="00633315" w:rsidRDefault="00633315" w:rsidP="00633315">
      <w:pPr>
        <w:overflowPunct w:val="0"/>
        <w:autoSpaceDE w:val="0"/>
        <w:autoSpaceDN w:val="0"/>
        <w:adjustRightInd w:val="0"/>
        <w:ind w:left="720"/>
        <w:textAlignment w:val="baseline"/>
        <w:rPr>
          <w:rFonts w:ascii="Arial" w:hAnsi="Arial" w:cs="Arial"/>
          <w:color w:val="000000"/>
          <w:sz w:val="16"/>
          <w:szCs w:val="16"/>
        </w:rPr>
      </w:pPr>
      <w:r w:rsidRPr="00633315">
        <w:rPr>
          <w:rFonts w:ascii="Arial" w:hAnsi="Arial" w:cs="Arial"/>
          <w:color w:val="000000"/>
          <w:sz w:val="16"/>
          <w:szCs w:val="16"/>
        </w:rPr>
        <w:tab/>
      </w:r>
      <w:r w:rsidRPr="00633315">
        <w:rPr>
          <w:rFonts w:ascii="Arial" w:hAnsi="Arial" w:cs="Arial"/>
          <w:color w:val="000000"/>
          <w:sz w:val="16"/>
          <w:szCs w:val="16"/>
        </w:rPr>
        <w:tab/>
        <w:t>PrimaryResyncActive = TRUE</w:t>
      </w:r>
      <w:r w:rsidR="00865501">
        <w:rPr>
          <w:rFonts w:ascii="Arial" w:hAnsi="Arial" w:cs="Arial"/>
          <w:color w:val="000000"/>
          <w:sz w:val="16"/>
          <w:szCs w:val="16"/>
        </w:rPr>
        <w:t xml:space="preserve"> /*Activate primary resync */</w:t>
      </w:r>
    </w:p>
    <w:p w:rsidR="00633315" w:rsidRPr="00633315" w:rsidRDefault="00633315" w:rsidP="00633315">
      <w:pPr>
        <w:overflowPunct w:val="0"/>
        <w:autoSpaceDE w:val="0"/>
        <w:autoSpaceDN w:val="0"/>
        <w:adjustRightInd w:val="0"/>
        <w:ind w:left="720" w:firstLine="720"/>
        <w:textAlignment w:val="baseline"/>
        <w:rPr>
          <w:rFonts w:ascii="Arial" w:hAnsi="Arial" w:cs="Arial"/>
          <w:color w:val="000000"/>
          <w:sz w:val="16"/>
          <w:szCs w:val="16"/>
        </w:rPr>
      </w:pPr>
      <w:r w:rsidRPr="00633315">
        <w:rPr>
          <w:rFonts w:ascii="Arial" w:hAnsi="Arial" w:cs="Arial"/>
          <w:color w:val="000000"/>
          <w:sz w:val="16"/>
          <w:szCs w:val="16"/>
        </w:rPr>
        <w:t>}</w:t>
      </w:r>
    </w:p>
    <w:p w:rsidR="00633315" w:rsidRPr="00633315" w:rsidRDefault="00633315" w:rsidP="00633315">
      <w:pPr>
        <w:overflowPunct w:val="0"/>
        <w:autoSpaceDE w:val="0"/>
        <w:autoSpaceDN w:val="0"/>
        <w:adjustRightInd w:val="0"/>
        <w:ind w:left="720" w:firstLine="720"/>
        <w:textAlignment w:val="baseline"/>
        <w:rPr>
          <w:rFonts w:ascii="Arial" w:hAnsi="Arial" w:cs="Arial"/>
          <w:color w:val="000000"/>
          <w:sz w:val="16"/>
          <w:szCs w:val="16"/>
        </w:rPr>
      </w:pPr>
      <w:r w:rsidRPr="00633315">
        <w:rPr>
          <w:rFonts w:ascii="Arial" w:hAnsi="Arial" w:cs="Arial"/>
          <w:color w:val="000000"/>
          <w:sz w:val="16"/>
          <w:szCs w:val="16"/>
        </w:rPr>
        <w:t>Else</w:t>
      </w:r>
    </w:p>
    <w:p w:rsidR="00633315" w:rsidRPr="00633315" w:rsidRDefault="00633315" w:rsidP="00633315">
      <w:pPr>
        <w:overflowPunct w:val="0"/>
        <w:autoSpaceDE w:val="0"/>
        <w:autoSpaceDN w:val="0"/>
        <w:adjustRightInd w:val="0"/>
        <w:ind w:left="720" w:firstLine="720"/>
        <w:textAlignment w:val="baseline"/>
        <w:rPr>
          <w:rFonts w:ascii="Arial" w:hAnsi="Arial" w:cs="Arial"/>
          <w:color w:val="000000"/>
          <w:sz w:val="16"/>
          <w:szCs w:val="16"/>
        </w:rPr>
      </w:pPr>
      <w:r w:rsidRPr="00633315">
        <w:rPr>
          <w:rFonts w:ascii="Arial" w:hAnsi="Arial" w:cs="Arial"/>
          <w:color w:val="000000"/>
          <w:sz w:val="16"/>
          <w:szCs w:val="16"/>
        </w:rPr>
        <w:t>{</w:t>
      </w:r>
    </w:p>
    <w:p w:rsidR="00633315" w:rsidRPr="00633315" w:rsidRDefault="00633315" w:rsidP="00633315">
      <w:pPr>
        <w:overflowPunct w:val="0"/>
        <w:autoSpaceDE w:val="0"/>
        <w:autoSpaceDN w:val="0"/>
        <w:adjustRightInd w:val="0"/>
        <w:ind w:left="720" w:firstLine="720"/>
        <w:textAlignment w:val="baseline"/>
        <w:rPr>
          <w:rFonts w:ascii="Arial" w:hAnsi="Arial" w:cs="Arial"/>
          <w:color w:val="000000"/>
          <w:sz w:val="16"/>
          <w:szCs w:val="16"/>
        </w:rPr>
      </w:pPr>
      <w:r w:rsidRPr="00633315">
        <w:rPr>
          <w:rFonts w:ascii="Arial" w:hAnsi="Arial" w:cs="Arial"/>
          <w:color w:val="000000"/>
          <w:sz w:val="16"/>
          <w:szCs w:val="16"/>
        </w:rPr>
        <w:tab/>
        <w:t>If(CurrentRollingCounter == (RollCounterPrimaryResync+1)</w:t>
      </w:r>
      <w:r w:rsidR="00865501">
        <w:rPr>
          <w:rFonts w:ascii="Arial" w:hAnsi="Arial" w:cs="Arial"/>
          <w:color w:val="000000"/>
          <w:sz w:val="16"/>
          <w:szCs w:val="16"/>
        </w:rPr>
        <w:t xml:space="preserve"> /* Check new rolling counter is just next to current previous rolling counter */</w:t>
      </w:r>
    </w:p>
    <w:p w:rsidR="00633315" w:rsidRPr="00633315" w:rsidRDefault="00633315" w:rsidP="00633315">
      <w:pPr>
        <w:overflowPunct w:val="0"/>
        <w:autoSpaceDE w:val="0"/>
        <w:autoSpaceDN w:val="0"/>
        <w:adjustRightInd w:val="0"/>
        <w:ind w:left="1440" w:firstLine="720"/>
        <w:textAlignment w:val="baseline"/>
        <w:rPr>
          <w:rFonts w:ascii="Arial" w:hAnsi="Arial" w:cs="Arial"/>
          <w:color w:val="000000"/>
          <w:sz w:val="16"/>
          <w:szCs w:val="16"/>
        </w:rPr>
      </w:pPr>
      <w:r w:rsidRPr="00633315">
        <w:rPr>
          <w:rFonts w:ascii="Arial" w:hAnsi="Arial" w:cs="Arial"/>
          <w:color w:val="000000"/>
          <w:sz w:val="16"/>
          <w:szCs w:val="16"/>
        </w:rPr>
        <w:t>{</w:t>
      </w:r>
    </w:p>
    <w:p w:rsidR="00633315" w:rsidRPr="00633315" w:rsidRDefault="00633315" w:rsidP="00633315">
      <w:pPr>
        <w:overflowPunct w:val="0"/>
        <w:autoSpaceDE w:val="0"/>
        <w:autoSpaceDN w:val="0"/>
        <w:adjustRightInd w:val="0"/>
        <w:ind w:left="720"/>
        <w:textAlignment w:val="baseline"/>
        <w:rPr>
          <w:rFonts w:ascii="Arial" w:hAnsi="Arial" w:cs="Arial"/>
          <w:color w:val="000000"/>
          <w:sz w:val="16"/>
          <w:szCs w:val="16"/>
        </w:rPr>
      </w:pPr>
      <w:r w:rsidRPr="00633315">
        <w:rPr>
          <w:rFonts w:ascii="Arial" w:hAnsi="Arial" w:cs="Arial"/>
          <w:color w:val="000000"/>
          <w:sz w:val="16"/>
          <w:szCs w:val="16"/>
        </w:rPr>
        <w:tab/>
      </w:r>
      <w:r w:rsidRPr="00633315">
        <w:rPr>
          <w:rFonts w:ascii="Arial" w:hAnsi="Arial" w:cs="Arial"/>
          <w:color w:val="000000"/>
          <w:sz w:val="16"/>
          <w:szCs w:val="16"/>
        </w:rPr>
        <w:tab/>
      </w:r>
      <w:r w:rsidRPr="00633315">
        <w:rPr>
          <w:rFonts w:ascii="Arial" w:hAnsi="Arial" w:cs="Arial"/>
          <w:color w:val="000000"/>
          <w:sz w:val="16"/>
          <w:szCs w:val="16"/>
        </w:rPr>
        <w:tab/>
        <w:t>RollCounterResyncCounterPrimary ++</w:t>
      </w:r>
      <w:r w:rsidR="00865501">
        <w:rPr>
          <w:rFonts w:ascii="Arial" w:hAnsi="Arial" w:cs="Arial"/>
          <w:color w:val="000000"/>
          <w:sz w:val="16"/>
          <w:szCs w:val="16"/>
        </w:rPr>
        <w:t xml:space="preserve"> /* Good to proceed resync. Increment Resync counter to reach threshold. */</w:t>
      </w:r>
    </w:p>
    <w:p w:rsidR="00633315" w:rsidRPr="00633315" w:rsidRDefault="00633315" w:rsidP="00633315">
      <w:pPr>
        <w:overflowPunct w:val="0"/>
        <w:autoSpaceDE w:val="0"/>
        <w:autoSpaceDN w:val="0"/>
        <w:adjustRightInd w:val="0"/>
        <w:ind w:left="720"/>
        <w:textAlignment w:val="baseline"/>
        <w:rPr>
          <w:rFonts w:ascii="Arial" w:hAnsi="Arial" w:cs="Arial"/>
          <w:color w:val="000000"/>
          <w:sz w:val="16"/>
          <w:szCs w:val="16"/>
        </w:rPr>
      </w:pPr>
      <w:r w:rsidRPr="00633315">
        <w:rPr>
          <w:rFonts w:ascii="Arial" w:hAnsi="Arial" w:cs="Arial"/>
          <w:color w:val="000000"/>
          <w:sz w:val="16"/>
          <w:szCs w:val="16"/>
        </w:rPr>
        <w:t xml:space="preserve">  </w:t>
      </w:r>
      <w:r w:rsidRPr="00633315">
        <w:rPr>
          <w:rFonts w:ascii="Arial" w:hAnsi="Arial" w:cs="Arial"/>
          <w:color w:val="000000"/>
          <w:sz w:val="16"/>
          <w:szCs w:val="16"/>
        </w:rPr>
        <w:tab/>
      </w:r>
      <w:r w:rsidRPr="00633315">
        <w:rPr>
          <w:rFonts w:ascii="Arial" w:hAnsi="Arial" w:cs="Arial"/>
          <w:color w:val="000000"/>
          <w:sz w:val="16"/>
          <w:szCs w:val="16"/>
        </w:rPr>
        <w:tab/>
      </w:r>
      <w:r w:rsidRPr="00633315">
        <w:rPr>
          <w:rFonts w:ascii="Arial" w:hAnsi="Arial" w:cs="Arial"/>
          <w:color w:val="000000"/>
          <w:sz w:val="16"/>
          <w:szCs w:val="16"/>
        </w:rPr>
        <w:tab/>
        <w:t>RollCounterPrimaryResync = CurrentRollingCounter</w:t>
      </w:r>
      <w:r w:rsidR="00865501">
        <w:rPr>
          <w:rFonts w:ascii="Arial" w:hAnsi="Arial" w:cs="Arial"/>
          <w:color w:val="000000"/>
          <w:sz w:val="16"/>
          <w:szCs w:val="16"/>
        </w:rPr>
        <w:t xml:space="preserve"> /* Update </w:t>
      </w:r>
      <w:r w:rsidR="00185536">
        <w:rPr>
          <w:rFonts w:ascii="Arial" w:hAnsi="Arial" w:cs="Arial"/>
          <w:color w:val="000000"/>
          <w:sz w:val="16"/>
          <w:szCs w:val="16"/>
        </w:rPr>
        <w:t>Rolling counter */</w:t>
      </w:r>
    </w:p>
    <w:p w:rsidR="00354E65" w:rsidRPr="00633315" w:rsidRDefault="00633315" w:rsidP="00633315">
      <w:pPr>
        <w:pStyle w:val="ListParagraph"/>
        <w:ind w:left="1440"/>
        <w:rPr>
          <w:rFonts w:ascii="Arial" w:hAnsi="Arial" w:cs="Arial"/>
          <w:color w:val="000000"/>
          <w:sz w:val="16"/>
          <w:szCs w:val="16"/>
        </w:rPr>
      </w:pPr>
      <w:r w:rsidRPr="00633315">
        <w:rPr>
          <w:rFonts w:ascii="Arial" w:hAnsi="Arial" w:cs="Arial"/>
          <w:color w:val="000000"/>
          <w:sz w:val="16"/>
          <w:szCs w:val="16"/>
        </w:rPr>
        <w:tab/>
        <w:t>}</w:t>
      </w:r>
    </w:p>
    <w:p w:rsidR="00633315" w:rsidRPr="00633315" w:rsidRDefault="00633315" w:rsidP="00633315">
      <w:pPr>
        <w:pStyle w:val="ListParagraph"/>
        <w:ind w:left="1440"/>
        <w:rPr>
          <w:rFonts w:ascii="Arial" w:hAnsi="Arial" w:cs="Arial"/>
          <w:color w:val="000000"/>
          <w:sz w:val="16"/>
          <w:szCs w:val="16"/>
        </w:rPr>
      </w:pPr>
      <w:r w:rsidRPr="00633315">
        <w:rPr>
          <w:rFonts w:ascii="Arial" w:hAnsi="Arial" w:cs="Arial"/>
          <w:color w:val="000000"/>
          <w:sz w:val="16"/>
          <w:szCs w:val="16"/>
        </w:rPr>
        <w:tab/>
        <w:t>Else</w:t>
      </w:r>
      <w:r w:rsidR="00185536">
        <w:rPr>
          <w:rFonts w:ascii="Arial" w:hAnsi="Arial" w:cs="Arial"/>
          <w:color w:val="000000"/>
          <w:sz w:val="16"/>
          <w:szCs w:val="16"/>
        </w:rPr>
        <w:t xml:space="preserve"> /* Rolling counter is not next value. Abort Resync. Try again */</w:t>
      </w:r>
    </w:p>
    <w:p w:rsidR="00633315" w:rsidRPr="00633315" w:rsidRDefault="00633315" w:rsidP="00633315">
      <w:pPr>
        <w:pStyle w:val="ListParagraph"/>
        <w:ind w:left="1440" w:firstLine="720"/>
        <w:rPr>
          <w:rFonts w:ascii="Arial" w:hAnsi="Arial" w:cs="Arial"/>
          <w:color w:val="000000"/>
          <w:sz w:val="16"/>
          <w:szCs w:val="16"/>
        </w:rPr>
      </w:pPr>
      <w:r w:rsidRPr="00633315">
        <w:rPr>
          <w:rFonts w:ascii="Arial" w:hAnsi="Arial" w:cs="Arial"/>
          <w:color w:val="000000"/>
          <w:sz w:val="16"/>
          <w:szCs w:val="16"/>
        </w:rPr>
        <w:t>{</w:t>
      </w:r>
    </w:p>
    <w:p w:rsidR="00633315" w:rsidRPr="00633315" w:rsidRDefault="00633315" w:rsidP="00633315">
      <w:pPr>
        <w:overflowPunct w:val="0"/>
        <w:autoSpaceDE w:val="0"/>
        <w:autoSpaceDN w:val="0"/>
        <w:adjustRightInd w:val="0"/>
        <w:ind w:left="720"/>
        <w:textAlignment w:val="baseline"/>
        <w:rPr>
          <w:rFonts w:ascii="Arial" w:hAnsi="Arial" w:cs="Arial"/>
          <w:color w:val="000000"/>
          <w:sz w:val="16"/>
          <w:szCs w:val="16"/>
        </w:rPr>
      </w:pPr>
      <w:r w:rsidRPr="00633315">
        <w:rPr>
          <w:rFonts w:ascii="Arial" w:hAnsi="Arial" w:cs="Arial"/>
          <w:color w:val="000000"/>
          <w:sz w:val="16"/>
          <w:szCs w:val="16"/>
        </w:rPr>
        <w:tab/>
      </w:r>
      <w:r w:rsidRPr="00633315">
        <w:rPr>
          <w:rFonts w:ascii="Arial" w:hAnsi="Arial" w:cs="Arial"/>
          <w:color w:val="000000"/>
          <w:sz w:val="16"/>
          <w:szCs w:val="16"/>
        </w:rPr>
        <w:tab/>
      </w:r>
      <w:r w:rsidRPr="00633315">
        <w:rPr>
          <w:rFonts w:ascii="Arial" w:hAnsi="Arial" w:cs="Arial"/>
          <w:color w:val="000000"/>
          <w:sz w:val="16"/>
          <w:szCs w:val="16"/>
        </w:rPr>
        <w:tab/>
        <w:t>RollCounterResyncCounterPrimary  = 0</w:t>
      </w:r>
    </w:p>
    <w:p w:rsidR="00633315" w:rsidRPr="00633315" w:rsidRDefault="00633315" w:rsidP="00633315">
      <w:pPr>
        <w:overflowPunct w:val="0"/>
        <w:autoSpaceDE w:val="0"/>
        <w:autoSpaceDN w:val="0"/>
        <w:adjustRightInd w:val="0"/>
        <w:ind w:left="720"/>
        <w:textAlignment w:val="baseline"/>
        <w:rPr>
          <w:rFonts w:ascii="Arial" w:hAnsi="Arial" w:cs="Arial"/>
          <w:color w:val="000000"/>
          <w:sz w:val="16"/>
          <w:szCs w:val="16"/>
        </w:rPr>
      </w:pPr>
      <w:r w:rsidRPr="00633315">
        <w:rPr>
          <w:rFonts w:ascii="Arial" w:hAnsi="Arial" w:cs="Arial"/>
          <w:color w:val="000000"/>
          <w:sz w:val="16"/>
          <w:szCs w:val="16"/>
        </w:rPr>
        <w:t xml:space="preserve">  </w:t>
      </w:r>
      <w:r w:rsidRPr="00633315">
        <w:rPr>
          <w:rFonts w:ascii="Arial" w:hAnsi="Arial" w:cs="Arial"/>
          <w:color w:val="000000"/>
          <w:sz w:val="16"/>
          <w:szCs w:val="16"/>
        </w:rPr>
        <w:tab/>
      </w:r>
      <w:r w:rsidRPr="00633315">
        <w:rPr>
          <w:rFonts w:ascii="Arial" w:hAnsi="Arial" w:cs="Arial"/>
          <w:color w:val="000000"/>
          <w:sz w:val="16"/>
          <w:szCs w:val="16"/>
        </w:rPr>
        <w:tab/>
      </w:r>
      <w:r w:rsidRPr="00633315">
        <w:rPr>
          <w:rFonts w:ascii="Arial" w:hAnsi="Arial" w:cs="Arial"/>
          <w:color w:val="000000"/>
          <w:sz w:val="16"/>
          <w:szCs w:val="16"/>
        </w:rPr>
        <w:tab/>
        <w:t>RollCounterPrimaryResync = 0xFF</w:t>
      </w:r>
    </w:p>
    <w:p w:rsidR="00633315" w:rsidRPr="00633315" w:rsidRDefault="00633315" w:rsidP="00633315">
      <w:pPr>
        <w:overflowPunct w:val="0"/>
        <w:autoSpaceDE w:val="0"/>
        <w:autoSpaceDN w:val="0"/>
        <w:adjustRightInd w:val="0"/>
        <w:ind w:left="720"/>
        <w:textAlignment w:val="baseline"/>
        <w:rPr>
          <w:rFonts w:ascii="Arial" w:hAnsi="Arial" w:cs="Arial"/>
          <w:color w:val="000000"/>
          <w:sz w:val="16"/>
          <w:szCs w:val="16"/>
        </w:rPr>
      </w:pPr>
      <w:r w:rsidRPr="00633315">
        <w:rPr>
          <w:rFonts w:ascii="Arial" w:hAnsi="Arial" w:cs="Arial"/>
          <w:color w:val="000000"/>
          <w:sz w:val="16"/>
          <w:szCs w:val="16"/>
        </w:rPr>
        <w:tab/>
      </w:r>
      <w:r w:rsidRPr="00633315">
        <w:rPr>
          <w:rFonts w:ascii="Arial" w:hAnsi="Arial" w:cs="Arial"/>
          <w:color w:val="000000"/>
          <w:sz w:val="16"/>
          <w:szCs w:val="16"/>
        </w:rPr>
        <w:tab/>
      </w:r>
      <w:r w:rsidRPr="00633315">
        <w:rPr>
          <w:rFonts w:ascii="Arial" w:hAnsi="Arial" w:cs="Arial"/>
          <w:color w:val="000000"/>
          <w:sz w:val="16"/>
          <w:szCs w:val="16"/>
        </w:rPr>
        <w:tab/>
        <w:t>PrimaryResyncActive = FALSE</w:t>
      </w:r>
    </w:p>
    <w:p w:rsidR="00633315" w:rsidRPr="00633315" w:rsidRDefault="00633315" w:rsidP="00633315">
      <w:pPr>
        <w:pStyle w:val="ListParagraph"/>
        <w:ind w:left="1440" w:firstLine="720"/>
        <w:rPr>
          <w:rFonts w:ascii="Arial" w:hAnsi="Arial" w:cs="Arial"/>
          <w:color w:val="000000"/>
          <w:sz w:val="16"/>
          <w:szCs w:val="16"/>
        </w:rPr>
      </w:pPr>
    </w:p>
    <w:p w:rsidR="00633315" w:rsidRPr="00633315" w:rsidRDefault="00633315" w:rsidP="00633315">
      <w:pPr>
        <w:pStyle w:val="ListParagraph"/>
        <w:ind w:left="1440" w:firstLine="720"/>
        <w:rPr>
          <w:rFonts w:ascii="Arial" w:hAnsi="Arial" w:cs="Arial"/>
          <w:color w:val="000000"/>
          <w:sz w:val="16"/>
          <w:szCs w:val="16"/>
        </w:rPr>
      </w:pPr>
      <w:r w:rsidRPr="00633315">
        <w:rPr>
          <w:rFonts w:ascii="Arial" w:hAnsi="Arial" w:cs="Arial"/>
          <w:color w:val="000000"/>
          <w:sz w:val="16"/>
          <w:szCs w:val="16"/>
        </w:rPr>
        <w:t>}</w:t>
      </w:r>
    </w:p>
    <w:p w:rsidR="00633315" w:rsidRPr="00633315" w:rsidRDefault="00633315" w:rsidP="00633315">
      <w:pPr>
        <w:pStyle w:val="ListParagraph"/>
        <w:ind w:left="1440"/>
        <w:rPr>
          <w:rFonts w:ascii="Arial" w:hAnsi="Arial" w:cs="Arial"/>
          <w:color w:val="000000"/>
          <w:sz w:val="16"/>
          <w:szCs w:val="16"/>
        </w:rPr>
      </w:pPr>
      <w:r w:rsidRPr="00633315">
        <w:rPr>
          <w:rFonts w:ascii="Arial" w:hAnsi="Arial" w:cs="Arial"/>
          <w:color w:val="000000"/>
          <w:sz w:val="16"/>
          <w:szCs w:val="16"/>
        </w:rPr>
        <w:t>}</w:t>
      </w:r>
    </w:p>
    <w:p w:rsidR="00633315" w:rsidRDefault="00633315" w:rsidP="00633315">
      <w:pPr>
        <w:ind w:left="720"/>
        <w:rPr>
          <w:rFonts w:ascii="Arial" w:hAnsi="Arial" w:cs="Arial"/>
          <w:color w:val="000000"/>
          <w:sz w:val="16"/>
          <w:szCs w:val="16"/>
        </w:rPr>
      </w:pPr>
      <w:r w:rsidRPr="00633315">
        <w:rPr>
          <w:rFonts w:ascii="Arial" w:hAnsi="Arial" w:cs="Arial"/>
          <w:color w:val="000000"/>
          <w:sz w:val="16"/>
          <w:szCs w:val="16"/>
        </w:rPr>
        <w:t>}</w:t>
      </w:r>
    </w:p>
    <w:p w:rsidR="00780CE8" w:rsidRDefault="00780CE8" w:rsidP="00633315">
      <w:pPr>
        <w:ind w:left="720"/>
        <w:rPr>
          <w:rFonts w:ascii="Arial" w:hAnsi="Arial" w:cs="Arial"/>
          <w:color w:val="000000"/>
          <w:sz w:val="16"/>
          <w:szCs w:val="16"/>
        </w:rPr>
      </w:pPr>
    </w:p>
    <w:p w:rsidR="00780CE8" w:rsidRPr="00780CE8" w:rsidRDefault="00780CE8" w:rsidP="00780CE8">
      <w:pPr>
        <w:rPr>
          <w:rFonts w:ascii="Arial" w:hAnsi="Arial" w:cs="Arial"/>
          <w:color w:val="000000"/>
          <w:sz w:val="22"/>
          <w:szCs w:val="22"/>
        </w:rPr>
      </w:pPr>
      <w:r w:rsidRPr="00780CE8">
        <w:rPr>
          <w:rFonts w:ascii="Arial" w:hAnsi="Arial" w:cs="Arial"/>
          <w:color w:val="000000"/>
          <w:sz w:val="22"/>
          <w:szCs w:val="22"/>
        </w:rPr>
        <w:t xml:space="preserve">When RollCounterResyncCounterPrimary reaches </w:t>
      </w:r>
      <w:r w:rsidRPr="007F6D15">
        <w:rPr>
          <w:rFonts w:ascii="Arial" w:hAnsi="Arial" w:cs="Arial"/>
          <w:color w:val="000000"/>
          <w:sz w:val="22"/>
          <w:szCs w:val="22"/>
        </w:rPr>
        <w:t>ResyncThreshold</w:t>
      </w:r>
      <w:r>
        <w:rPr>
          <w:rFonts w:ascii="Arial" w:hAnsi="Arial" w:cs="Arial"/>
          <w:color w:val="000000"/>
          <w:sz w:val="22"/>
          <w:szCs w:val="22"/>
        </w:rPr>
        <w:t xml:space="preserve">, Rolling counter </w:t>
      </w:r>
      <w:r w:rsidR="00C402C7">
        <w:rPr>
          <w:rFonts w:ascii="Arial" w:hAnsi="Arial" w:cs="Arial"/>
          <w:color w:val="000000"/>
          <w:sz w:val="22"/>
          <w:szCs w:val="22"/>
        </w:rPr>
        <w:t xml:space="preserve"> and data </w:t>
      </w:r>
      <w:r>
        <w:rPr>
          <w:rFonts w:ascii="Arial" w:hAnsi="Arial" w:cs="Arial"/>
          <w:color w:val="000000"/>
          <w:sz w:val="22"/>
          <w:szCs w:val="22"/>
        </w:rPr>
        <w:t xml:space="preserve">will be declared as valid. </w:t>
      </w:r>
    </w:p>
    <w:p w:rsidR="00354E65" w:rsidRDefault="00354E65" w:rsidP="00354E65">
      <w:pPr>
        <w:overflowPunct w:val="0"/>
        <w:autoSpaceDE w:val="0"/>
        <w:autoSpaceDN w:val="0"/>
        <w:adjustRightInd w:val="0"/>
        <w:textAlignment w:val="baseline"/>
        <w:rPr>
          <w:rFonts w:ascii="Arial" w:hAnsi="Arial" w:cs="Arial"/>
          <w:color w:val="000000"/>
          <w:sz w:val="22"/>
          <w:szCs w:val="22"/>
        </w:rPr>
      </w:pPr>
    </w:p>
    <w:p w:rsidR="00780CE8" w:rsidRPr="00354E65" w:rsidRDefault="00780CE8" w:rsidP="00354E65">
      <w:pPr>
        <w:overflowPunct w:val="0"/>
        <w:autoSpaceDE w:val="0"/>
        <w:autoSpaceDN w:val="0"/>
        <w:adjustRightInd w:val="0"/>
        <w:textAlignment w:val="baseline"/>
        <w:rPr>
          <w:rFonts w:ascii="Arial" w:hAnsi="Arial" w:cs="Arial"/>
          <w:color w:val="000000"/>
          <w:sz w:val="22"/>
          <w:szCs w:val="22"/>
        </w:rPr>
      </w:pPr>
    </w:p>
    <w:p w:rsidR="001A0365" w:rsidRDefault="001A0365" w:rsidP="001A0365">
      <w:pPr>
        <w:numPr>
          <w:ilvl w:val="0"/>
          <w:numId w:val="32"/>
        </w:numPr>
        <w:overflowPunct w:val="0"/>
        <w:autoSpaceDE w:val="0"/>
        <w:autoSpaceDN w:val="0"/>
        <w:adjustRightInd w:val="0"/>
        <w:textAlignment w:val="baseline"/>
        <w:rPr>
          <w:rFonts w:ascii="Arial" w:hAnsi="Arial" w:cs="Arial"/>
          <w:color w:val="000000"/>
          <w:sz w:val="22"/>
          <w:szCs w:val="22"/>
        </w:rPr>
      </w:pPr>
      <w:r>
        <w:rPr>
          <w:rFonts w:ascii="Arial" w:hAnsi="Arial" w:cs="Arial"/>
          <w:color w:val="000000"/>
          <w:sz w:val="22"/>
          <w:szCs w:val="22"/>
        </w:rPr>
        <w:t xml:space="preserve">For rolling counter evaluation within the same Comm. Channel, a latency value of </w:t>
      </w:r>
      <w:r w:rsidRPr="00A85247">
        <w:rPr>
          <w:rFonts w:ascii="Arial" w:hAnsi="Arial" w:cs="Arial"/>
          <w:color w:val="000000"/>
          <w:sz w:val="22"/>
          <w:szCs w:val="22"/>
        </w:rPr>
        <w:t>CounterThreshold</w:t>
      </w:r>
      <w:r>
        <w:rPr>
          <w:rFonts w:ascii="Arial" w:hAnsi="Arial" w:cs="Arial"/>
          <w:color w:val="000000"/>
          <w:sz w:val="22"/>
          <w:szCs w:val="22"/>
        </w:rPr>
        <w:t xml:space="preserve"> is used. For rolling counter evaluation within different Comm. Channel, an additional latency value of </w:t>
      </w:r>
      <w:r w:rsidRPr="00A85247">
        <w:rPr>
          <w:rFonts w:ascii="Arial" w:hAnsi="Arial" w:cs="Arial"/>
          <w:color w:val="000000"/>
          <w:sz w:val="22"/>
          <w:szCs w:val="22"/>
        </w:rPr>
        <w:t>ChannelSwitchDelay</w:t>
      </w:r>
      <w:r>
        <w:rPr>
          <w:rFonts w:ascii="Arial" w:hAnsi="Arial" w:cs="Arial"/>
          <w:color w:val="000000"/>
          <w:sz w:val="22"/>
          <w:szCs w:val="22"/>
        </w:rPr>
        <w:t xml:space="preserve"> is used. </w:t>
      </w:r>
    </w:p>
    <w:p w:rsidR="006A34A8" w:rsidRDefault="006A34A8" w:rsidP="00C1751F">
      <w:pPr>
        <w:overflowPunct w:val="0"/>
        <w:autoSpaceDE w:val="0"/>
        <w:autoSpaceDN w:val="0"/>
        <w:adjustRightInd w:val="0"/>
        <w:ind w:left="360"/>
        <w:textAlignment w:val="baseline"/>
        <w:rPr>
          <w:rFonts w:ascii="Arial" w:hAnsi="Arial" w:cs="Arial"/>
          <w:color w:val="000000"/>
          <w:sz w:val="22"/>
          <w:szCs w:val="22"/>
        </w:rPr>
      </w:pPr>
    </w:p>
    <w:p w:rsidR="006A34A8" w:rsidRDefault="006A34A8" w:rsidP="006A34A8">
      <w:pPr>
        <w:overflowPunct w:val="0"/>
        <w:autoSpaceDE w:val="0"/>
        <w:autoSpaceDN w:val="0"/>
        <w:adjustRightInd w:val="0"/>
        <w:textAlignment w:val="baseline"/>
        <w:rPr>
          <w:rFonts w:ascii="Arial" w:hAnsi="Arial" w:cs="Arial"/>
          <w:color w:val="000000"/>
          <w:sz w:val="22"/>
          <w:szCs w:val="22"/>
        </w:rPr>
      </w:pPr>
      <w:r>
        <w:rPr>
          <w:rFonts w:ascii="Arial" w:hAnsi="Arial" w:cs="Arial"/>
          <w:color w:val="000000"/>
          <w:sz w:val="22"/>
          <w:szCs w:val="22"/>
        </w:rPr>
        <w:t>Following flow-charts indicates overall rolling counter handling.</w:t>
      </w:r>
    </w:p>
    <w:p w:rsidR="001A0365" w:rsidRDefault="001A0365" w:rsidP="001A0365">
      <w:pPr>
        <w:rPr>
          <w:rFonts w:ascii="Arial" w:hAnsi="Arial" w:cs="Arial"/>
          <w:color w:val="000000"/>
          <w:sz w:val="22"/>
          <w:szCs w:val="22"/>
        </w:rPr>
      </w:pPr>
    </w:p>
    <w:p w:rsidR="001A0365" w:rsidRDefault="001A0365" w:rsidP="001A0365">
      <w:pPr>
        <w:rPr>
          <w:rFonts w:ascii="Arial" w:hAnsi="Arial" w:cs="Arial"/>
          <w:color w:val="000000"/>
          <w:sz w:val="22"/>
          <w:szCs w:val="22"/>
        </w:rPr>
      </w:pPr>
      <w:r>
        <w:object w:dxaOrig="6463" w:dyaOrig="4899">
          <v:shape id="_x0000_i1027" type="#_x0000_t75" style="width:322.5pt;height:245.5pt" o:ole="">
            <v:imagedata r:id="rId12" o:title=""/>
          </v:shape>
          <o:OLEObject Type="Embed" ProgID="Visio.Drawing.11" ShapeID="_x0000_i1027" DrawAspect="Content" ObjectID="_1546252861" r:id="rId13"/>
        </w:object>
      </w:r>
    </w:p>
    <w:p w:rsidR="001A0365" w:rsidRDefault="001A0365" w:rsidP="001A0365">
      <w:pPr>
        <w:rPr>
          <w:rFonts w:ascii="Arial" w:hAnsi="Arial" w:cs="Arial"/>
          <w:color w:val="000000"/>
          <w:sz w:val="22"/>
          <w:szCs w:val="22"/>
        </w:rPr>
      </w:pPr>
    </w:p>
    <w:p w:rsidR="001A0365" w:rsidRDefault="001A0365" w:rsidP="001A0365">
      <w:pPr>
        <w:rPr>
          <w:rFonts w:ascii="Arial" w:hAnsi="Arial" w:cs="Arial"/>
          <w:color w:val="000000"/>
          <w:sz w:val="22"/>
          <w:szCs w:val="22"/>
        </w:rPr>
      </w:pPr>
    </w:p>
    <w:p w:rsidR="001A0365" w:rsidRDefault="001A0365" w:rsidP="001A0365">
      <w:pPr>
        <w:rPr>
          <w:rFonts w:ascii="Arial" w:hAnsi="Arial" w:cs="Arial"/>
          <w:color w:val="000000"/>
          <w:sz w:val="22"/>
          <w:szCs w:val="22"/>
        </w:rPr>
      </w:pPr>
    </w:p>
    <w:p w:rsidR="001A0365" w:rsidRDefault="000D6A8B" w:rsidP="001A0365">
      <w:r>
        <w:object w:dxaOrig="9608" w:dyaOrig="10614">
          <v:shape id="_x0000_i1028" type="#_x0000_t75" style="width:6in;height:477pt" o:ole="">
            <v:imagedata r:id="rId14" o:title=""/>
          </v:shape>
          <o:OLEObject Type="Embed" ProgID="Visio.Drawing.11" ShapeID="_x0000_i1028" DrawAspect="Content" ObjectID="_1546252862" r:id="rId15"/>
        </w:object>
      </w:r>
    </w:p>
    <w:p w:rsidR="001A0365" w:rsidRDefault="001A0365" w:rsidP="001A0365"/>
    <w:p w:rsidR="001A0365" w:rsidRDefault="001A0365" w:rsidP="001A0365"/>
    <w:p w:rsidR="001A0365" w:rsidRDefault="000D6A8B" w:rsidP="001A0365">
      <w:r>
        <w:object w:dxaOrig="11070" w:dyaOrig="19322">
          <v:shape id="_x0000_i1029" type="#_x0000_t75" style="width:371pt;height:613.5pt" o:ole="">
            <v:imagedata r:id="rId16" o:title=""/>
          </v:shape>
          <o:OLEObject Type="Embed" ProgID="Visio.Drawing.11" ShapeID="_x0000_i1029" DrawAspect="Content" ObjectID="_1546252863" r:id="rId17"/>
        </w:object>
      </w:r>
    </w:p>
    <w:p w:rsidR="001A0365" w:rsidRDefault="001A0365" w:rsidP="001A0365"/>
    <w:p w:rsidR="001A0365" w:rsidRDefault="000D6A8B" w:rsidP="001A0365">
      <w:r>
        <w:object w:dxaOrig="8679" w:dyaOrig="5529">
          <v:shape id="_x0000_i1030" type="#_x0000_t75" style="width:434pt;height:276.5pt" o:ole="">
            <v:imagedata r:id="rId18" o:title=""/>
          </v:shape>
          <o:OLEObject Type="Embed" ProgID="Visio.Drawing.11" ShapeID="_x0000_i1030" DrawAspect="Content" ObjectID="_1546252864" r:id="rId19"/>
        </w:object>
      </w:r>
    </w:p>
    <w:p w:rsidR="001A0365" w:rsidRDefault="001A0365" w:rsidP="001A0365"/>
    <w:p w:rsidR="001A0365" w:rsidRDefault="000D6A8B" w:rsidP="001A0365">
      <w:r>
        <w:object w:dxaOrig="16695" w:dyaOrig="19480">
          <v:shape id="_x0000_i1031" type="#_x0000_t75" style="width:431.5pt;height:503.5pt" o:ole="">
            <v:imagedata r:id="rId20" o:title=""/>
          </v:shape>
          <o:OLEObject Type="Embed" ProgID="Visio.Drawing.11" ShapeID="_x0000_i1031" DrawAspect="Content" ObjectID="_1546252865" r:id="rId21"/>
        </w:object>
      </w:r>
    </w:p>
    <w:p w:rsidR="001A0365" w:rsidRDefault="001A0365" w:rsidP="001A0365"/>
    <w:p w:rsidR="001A0365" w:rsidRDefault="001A0365" w:rsidP="001A0365"/>
    <w:p w:rsidR="001A0365" w:rsidRDefault="008D5698" w:rsidP="001A0365">
      <w:r>
        <w:object w:dxaOrig="7680" w:dyaOrig="15564">
          <v:shape id="_x0000_i1032" type="#_x0000_t75" style="width:319.5pt;height:647.5pt" o:ole="">
            <v:imagedata r:id="rId22" o:title=""/>
          </v:shape>
          <o:OLEObject Type="Embed" ProgID="Visio.Drawing.11" ShapeID="_x0000_i1032" DrawAspect="Content" ObjectID="_1546252866" r:id="rId23"/>
        </w:object>
      </w:r>
    </w:p>
    <w:p w:rsidR="001A0365" w:rsidRDefault="001A0365" w:rsidP="001A0365">
      <w:r>
        <w:t>Rolling counter algorithm spreads across following functions:</w:t>
      </w:r>
    </w:p>
    <w:p w:rsidR="001A0365" w:rsidRDefault="001A0365" w:rsidP="001A0365">
      <w:pPr>
        <w:pStyle w:val="ListParagraph"/>
        <w:numPr>
          <w:ilvl w:val="0"/>
          <w:numId w:val="33"/>
        </w:numPr>
      </w:pPr>
      <w:r w:rsidRPr="00A45931">
        <w:t>ImcArbnInit1</w:t>
      </w:r>
      <w:r>
        <w:t xml:space="preserve"> – Initialization of Signal Group Resync Rolling counter buffer and Signal Group data source buffer</w:t>
      </w:r>
    </w:p>
    <w:p w:rsidR="001A0365" w:rsidRDefault="001A0365" w:rsidP="001A0365">
      <w:pPr>
        <w:pStyle w:val="ListParagraph"/>
        <w:numPr>
          <w:ilvl w:val="0"/>
          <w:numId w:val="33"/>
        </w:numPr>
      </w:pPr>
      <w:r w:rsidRPr="00A45931">
        <w:t>ImcArbnRx</w:t>
      </w:r>
      <w:r>
        <w:t xml:space="preserve"> –  Resync and Skip counter handling during no data situation.</w:t>
      </w:r>
    </w:p>
    <w:p w:rsidR="001A0365" w:rsidRDefault="001A0365" w:rsidP="001A0365">
      <w:pPr>
        <w:pStyle w:val="ListParagraph"/>
        <w:numPr>
          <w:ilvl w:val="0"/>
          <w:numId w:val="33"/>
        </w:numPr>
      </w:pPr>
      <w:r w:rsidRPr="00A45931">
        <w:t>RxFrmVldChk</w:t>
      </w:r>
      <w:r>
        <w:t xml:space="preserve"> - Resync and Skip counter handling</w:t>
      </w:r>
    </w:p>
    <w:p w:rsidR="001A0365" w:rsidRDefault="001A0365" w:rsidP="001A0365">
      <w:pPr>
        <w:pStyle w:val="ListParagraph"/>
        <w:numPr>
          <w:ilvl w:val="0"/>
          <w:numId w:val="33"/>
        </w:numPr>
      </w:pPr>
      <w:r w:rsidRPr="001C609F">
        <w:t>VldtRollgCntr</w:t>
      </w:r>
      <w:r>
        <w:t xml:space="preserve"> – Validate rolling counter</w:t>
      </w:r>
    </w:p>
    <w:p w:rsidR="001A0365" w:rsidRDefault="001A0365" w:rsidP="001A0365">
      <w:pPr>
        <w:pStyle w:val="ListParagraph"/>
        <w:numPr>
          <w:ilvl w:val="0"/>
          <w:numId w:val="33"/>
        </w:numPr>
      </w:pPr>
      <w:r w:rsidRPr="001C609F">
        <w:t>VldtRollgCntrAlg</w:t>
      </w:r>
      <w:r>
        <w:t xml:space="preserve"> – Rolling counter algorithm implementation</w:t>
      </w:r>
    </w:p>
    <w:p w:rsidR="001A0365" w:rsidRDefault="001A0365" w:rsidP="001A0365">
      <w:pPr>
        <w:pStyle w:val="ListParagraph"/>
        <w:numPr>
          <w:ilvl w:val="0"/>
          <w:numId w:val="33"/>
        </w:numPr>
      </w:pPr>
      <w:r w:rsidRPr="001C609F">
        <w:t>RollgCntrSeqChk</w:t>
      </w:r>
      <w:r>
        <w:t xml:space="preserve"> – Valid Rolling counter interval checking</w:t>
      </w:r>
    </w:p>
    <w:p w:rsidR="002D1A0E" w:rsidRDefault="002D1A0E" w:rsidP="002D1A0E">
      <w:pPr>
        <w:pStyle w:val="ListParagraph"/>
        <w:numPr>
          <w:ilvl w:val="0"/>
          <w:numId w:val="33"/>
        </w:numPr>
      </w:pPr>
      <w:r w:rsidRPr="002D1A0E">
        <w:t>NoDataHndlg</w:t>
      </w:r>
      <w:r>
        <w:t xml:space="preserve"> – Rolling counter handling when No data received on both channels</w:t>
      </w:r>
    </w:p>
    <w:p w:rsidR="002D1A0E" w:rsidRDefault="002D1A0E" w:rsidP="002D1A0E">
      <w:pPr>
        <w:pStyle w:val="ListParagraph"/>
        <w:numPr>
          <w:ilvl w:val="0"/>
          <w:numId w:val="33"/>
        </w:numPr>
      </w:pPr>
      <w:r w:rsidRPr="002D1A0E">
        <w:t>ImcChResyncHndlg</w:t>
      </w:r>
      <w:r>
        <w:t xml:space="preserve"> – Resync logic </w:t>
      </w:r>
    </w:p>
    <w:p w:rsidR="001A0365" w:rsidRDefault="001A0365" w:rsidP="001A0365">
      <w:pPr>
        <w:jc w:val="center"/>
        <w:rPr>
          <w:rFonts w:ascii="Calibri" w:hAnsi="Calibri"/>
          <w:color w:val="0000FF"/>
        </w:rPr>
      </w:pPr>
    </w:p>
    <w:p w:rsidR="001A0365" w:rsidRPr="00747B65" w:rsidRDefault="001A0365" w:rsidP="001A0365"/>
    <w:p w:rsidR="00300584" w:rsidRPr="00967BCF" w:rsidRDefault="00300584" w:rsidP="003575D5">
      <w:pPr>
        <w:pStyle w:val="Heading1"/>
        <w:rPr>
          <w:rFonts w:ascii="Calibri" w:hAnsi="Calibri"/>
        </w:rPr>
      </w:pPr>
      <w:bookmarkStart w:id="826" w:name="_Toc472510855"/>
      <w:r w:rsidRPr="00967BCF">
        <w:rPr>
          <w:rFonts w:ascii="Calibri" w:hAnsi="Calibri"/>
        </w:rPr>
        <w:lastRenderedPageBreak/>
        <w:t>Design Rationale</w:t>
      </w:r>
      <w:r w:rsidR="005C43AD">
        <w:rPr>
          <w:rFonts w:ascii="Calibri" w:hAnsi="Calibri"/>
        </w:rPr>
        <w:t xml:space="preserve"> and Assumptions</w:t>
      </w:r>
      <w:bookmarkEnd w:id="826"/>
    </w:p>
    <w:p w:rsidR="003575D5" w:rsidRPr="002214AB" w:rsidRDefault="001D1C1F" w:rsidP="00B238DE">
      <w:pPr>
        <w:pStyle w:val="ListParagraph"/>
        <w:numPr>
          <w:ilvl w:val="0"/>
          <w:numId w:val="24"/>
        </w:numPr>
        <w:rPr>
          <w:rFonts w:ascii="Calibri" w:hAnsi="Calibri"/>
        </w:rPr>
      </w:pPr>
      <w:r w:rsidRPr="002214AB">
        <w:rPr>
          <w:rFonts w:ascii="Calibri" w:hAnsi="Calibri"/>
        </w:rPr>
        <w:t xml:space="preserve">Imc Arbitration Receive function </w:t>
      </w:r>
      <w:r w:rsidR="00B36B24" w:rsidRPr="002214AB">
        <w:rPr>
          <w:rFonts w:ascii="Calibri" w:hAnsi="Calibri"/>
        </w:rPr>
        <w:t>designed based on the assumption that f</w:t>
      </w:r>
      <w:r w:rsidRPr="002214AB">
        <w:rPr>
          <w:rFonts w:ascii="Calibri" w:hAnsi="Calibri"/>
        </w:rPr>
        <w:t xml:space="preserve">irst byte </w:t>
      </w:r>
      <w:r w:rsidR="00C70340">
        <w:rPr>
          <w:rFonts w:ascii="Calibri" w:hAnsi="Calibri"/>
        </w:rPr>
        <w:t xml:space="preserve">and last byte </w:t>
      </w:r>
      <w:r w:rsidRPr="002214AB">
        <w:rPr>
          <w:rFonts w:ascii="Calibri" w:hAnsi="Calibri"/>
        </w:rPr>
        <w:t>in a valid Signal Group is always a non-zero value</w:t>
      </w:r>
      <w:r w:rsidR="00B36B24" w:rsidRPr="002214AB">
        <w:rPr>
          <w:rFonts w:ascii="Calibri" w:hAnsi="Calibri"/>
        </w:rPr>
        <w:t>.</w:t>
      </w:r>
    </w:p>
    <w:p w:rsidR="00744D1C" w:rsidRPr="00744D1C" w:rsidRDefault="00744D1C" w:rsidP="00744D1C">
      <w:pPr>
        <w:pStyle w:val="ListParagraph"/>
        <w:numPr>
          <w:ilvl w:val="0"/>
          <w:numId w:val="24"/>
        </w:numPr>
        <w:rPr>
          <w:rFonts w:ascii="Calibri" w:hAnsi="Calibri"/>
        </w:rPr>
      </w:pPr>
      <w:r w:rsidRPr="00744D1C">
        <w:rPr>
          <w:rFonts w:ascii="Calibri" w:hAnsi="Calibri"/>
        </w:rPr>
        <w:t xml:space="preserve">Signal Group data </w:t>
      </w:r>
      <w:r w:rsidR="00696466">
        <w:rPr>
          <w:rFonts w:ascii="Calibri" w:hAnsi="Calibri"/>
        </w:rPr>
        <w:t>r</w:t>
      </w:r>
      <w:r w:rsidR="00696466" w:rsidRPr="00744D1C">
        <w:rPr>
          <w:rFonts w:ascii="Calibri" w:hAnsi="Calibri"/>
        </w:rPr>
        <w:t xml:space="preserve">eceived </w:t>
      </w:r>
      <w:r>
        <w:rPr>
          <w:rFonts w:ascii="Calibri" w:hAnsi="Calibri"/>
        </w:rPr>
        <w:t xml:space="preserve">by IMC Arbitration component </w:t>
      </w:r>
      <w:r w:rsidRPr="00744D1C">
        <w:rPr>
          <w:rFonts w:ascii="Calibri" w:hAnsi="Calibri"/>
        </w:rPr>
        <w:t>considered as valid if CRC and rolling counters found to be good. This means, IMC Arbitration component is not designed to evaluate quality of individual signals</w:t>
      </w:r>
      <w:r>
        <w:rPr>
          <w:rFonts w:ascii="Calibri" w:hAnsi="Calibri"/>
        </w:rPr>
        <w:t xml:space="preserve"> packed in a Signal Group</w:t>
      </w:r>
      <w:r w:rsidRPr="00744D1C">
        <w:rPr>
          <w:rFonts w:ascii="Calibri" w:hAnsi="Calibri"/>
        </w:rPr>
        <w:t xml:space="preserve">. The signal status provided by this component is just mere expression of quality of reception. It is assumed that </w:t>
      </w:r>
      <w:r>
        <w:rPr>
          <w:rFonts w:ascii="Calibri" w:hAnsi="Calibri"/>
        </w:rPr>
        <w:t xml:space="preserve">evaluation of </w:t>
      </w:r>
      <w:r w:rsidRPr="00744D1C">
        <w:rPr>
          <w:rFonts w:ascii="Calibri" w:hAnsi="Calibri"/>
        </w:rPr>
        <w:t xml:space="preserve">quality of Signal </w:t>
      </w:r>
      <w:r>
        <w:rPr>
          <w:rFonts w:ascii="Calibri" w:hAnsi="Calibri"/>
        </w:rPr>
        <w:t>would</w:t>
      </w:r>
      <w:r w:rsidRPr="00744D1C">
        <w:rPr>
          <w:rFonts w:ascii="Calibri" w:hAnsi="Calibri"/>
        </w:rPr>
        <w:t xml:space="preserve"> be </w:t>
      </w:r>
      <w:r w:rsidR="00696466">
        <w:rPr>
          <w:rFonts w:ascii="Calibri" w:hAnsi="Calibri"/>
        </w:rPr>
        <w:t>carried-out</w:t>
      </w:r>
      <w:r w:rsidRPr="00744D1C">
        <w:rPr>
          <w:rFonts w:ascii="Calibri" w:hAnsi="Calibri"/>
        </w:rPr>
        <w:t xml:space="preserve"> by respective </w:t>
      </w:r>
      <w:r w:rsidR="00696466">
        <w:rPr>
          <w:rFonts w:ascii="Calibri" w:hAnsi="Calibri"/>
        </w:rPr>
        <w:t>sending/receiving</w:t>
      </w:r>
      <w:r w:rsidRPr="00744D1C">
        <w:rPr>
          <w:rFonts w:ascii="Calibri" w:hAnsi="Calibri"/>
        </w:rPr>
        <w:t xml:space="preserve"> components. </w:t>
      </w:r>
    </w:p>
    <w:p w:rsidR="00B36B24" w:rsidRDefault="00B36B24" w:rsidP="00B238DE">
      <w:pPr>
        <w:pStyle w:val="ListParagraph"/>
        <w:numPr>
          <w:ilvl w:val="0"/>
          <w:numId w:val="24"/>
        </w:numPr>
        <w:rPr>
          <w:rFonts w:ascii="Calibri" w:hAnsi="Calibri"/>
        </w:rPr>
      </w:pPr>
      <w:r>
        <w:rPr>
          <w:rFonts w:ascii="Calibri" w:hAnsi="Calibri"/>
        </w:rPr>
        <w:t>Imc Arbitration component doesn’t use fault threshold tracking mechanism implemented by Diag</w:t>
      </w:r>
      <w:r w:rsidR="009446A7">
        <w:rPr>
          <w:rFonts w:ascii="Calibri" w:hAnsi="Calibri"/>
        </w:rPr>
        <w:t>nostics</w:t>
      </w:r>
      <w:r>
        <w:rPr>
          <w:rFonts w:ascii="Calibri" w:hAnsi="Calibri"/>
        </w:rPr>
        <w:t xml:space="preserve"> Manager due to the fact that this component is currently assigned with one NTC (NTC 0x3F) for logging </w:t>
      </w:r>
      <w:r w:rsidR="00F9550D">
        <w:rPr>
          <w:rFonts w:ascii="Calibri" w:hAnsi="Calibri"/>
        </w:rPr>
        <w:t xml:space="preserve">all </w:t>
      </w:r>
      <w:r w:rsidR="004E44DA">
        <w:rPr>
          <w:rFonts w:ascii="Calibri" w:hAnsi="Calibri"/>
        </w:rPr>
        <w:t>frame</w:t>
      </w:r>
      <w:r>
        <w:rPr>
          <w:rFonts w:ascii="Calibri" w:hAnsi="Calibri"/>
        </w:rPr>
        <w:t xml:space="preserve"> faults and </w:t>
      </w:r>
      <w:r w:rsidR="004E44DA">
        <w:rPr>
          <w:rFonts w:ascii="Calibri" w:hAnsi="Calibri"/>
        </w:rPr>
        <w:t>these faults</w:t>
      </w:r>
      <w:r w:rsidR="00B125E4">
        <w:rPr>
          <w:rFonts w:ascii="Calibri" w:hAnsi="Calibri"/>
        </w:rPr>
        <w:t xml:space="preserve"> are</w:t>
      </w:r>
      <w:r>
        <w:rPr>
          <w:rFonts w:ascii="Calibri" w:hAnsi="Calibri"/>
        </w:rPr>
        <w:t xml:space="preserve"> detected across three Rx periodics (ImcArbnPer4, ImcArbnPer5 and ImcArbnPer6)</w:t>
      </w:r>
      <w:r w:rsidR="009446A7">
        <w:rPr>
          <w:rFonts w:ascii="Calibri" w:hAnsi="Calibri"/>
        </w:rPr>
        <w:t xml:space="preserve">. </w:t>
      </w:r>
      <w:r w:rsidR="007663A7">
        <w:rPr>
          <w:rFonts w:ascii="Calibri" w:hAnsi="Calibri"/>
        </w:rPr>
        <w:t>Diag Manager offers tracking mechanism only for a single periodic</w:t>
      </w:r>
      <w:r>
        <w:rPr>
          <w:rFonts w:ascii="Calibri" w:hAnsi="Calibri"/>
        </w:rPr>
        <w:t xml:space="preserve">. This component keeps track of faulty frames using </w:t>
      </w:r>
      <w:r w:rsidR="006A1A34">
        <w:rPr>
          <w:rFonts w:ascii="Calibri" w:hAnsi="Calibri"/>
        </w:rPr>
        <w:t>PIM</w:t>
      </w:r>
      <w:r>
        <w:rPr>
          <w:rFonts w:ascii="Calibri" w:hAnsi="Calibri"/>
        </w:rPr>
        <w:t xml:space="preserve"> variables and logs</w:t>
      </w:r>
      <w:r w:rsidR="006D7753">
        <w:rPr>
          <w:rFonts w:ascii="Calibri" w:hAnsi="Calibri"/>
        </w:rPr>
        <w:t>/clears</w:t>
      </w:r>
      <w:r>
        <w:rPr>
          <w:rFonts w:ascii="Calibri" w:hAnsi="Calibri"/>
        </w:rPr>
        <w:t xml:space="preserve"> the NTC in </w:t>
      </w:r>
      <w:r w:rsidR="006D7753">
        <w:rPr>
          <w:rFonts w:ascii="Calibri" w:hAnsi="Calibri"/>
        </w:rPr>
        <w:t xml:space="preserve">100ms </w:t>
      </w:r>
      <w:r w:rsidR="00C554D9">
        <w:rPr>
          <w:rFonts w:ascii="Calibri" w:hAnsi="Calibri"/>
        </w:rPr>
        <w:t xml:space="preserve">Rx </w:t>
      </w:r>
      <w:r>
        <w:rPr>
          <w:rFonts w:ascii="Calibri" w:hAnsi="Calibri"/>
        </w:rPr>
        <w:t>periodic (ImcArbnPer6).</w:t>
      </w:r>
      <w:r w:rsidR="007663A7">
        <w:rPr>
          <w:rFonts w:ascii="Calibri" w:hAnsi="Calibri"/>
        </w:rPr>
        <w:t xml:space="preserve"> </w:t>
      </w:r>
    </w:p>
    <w:p w:rsidR="001A673D" w:rsidRDefault="003A37D4" w:rsidP="00FB2A65">
      <w:pPr>
        <w:pStyle w:val="ListParagraph"/>
        <w:numPr>
          <w:ilvl w:val="0"/>
          <w:numId w:val="24"/>
        </w:numPr>
        <w:rPr>
          <w:rFonts w:ascii="Calibri" w:hAnsi="Calibri"/>
        </w:rPr>
      </w:pPr>
      <w:r w:rsidRPr="004C64C5">
        <w:rPr>
          <w:rFonts w:ascii="Calibri" w:hAnsi="Calibri"/>
        </w:rPr>
        <w:t xml:space="preserve">Imc Arbitration component doesn’t care about availability of data bandwidth to </w:t>
      </w:r>
      <w:r w:rsidR="006D7753">
        <w:rPr>
          <w:rFonts w:ascii="Calibri" w:hAnsi="Calibri"/>
        </w:rPr>
        <w:t>transmit /receive</w:t>
      </w:r>
      <w:r w:rsidRPr="004C64C5">
        <w:rPr>
          <w:rFonts w:ascii="Calibri" w:hAnsi="Calibri"/>
        </w:rPr>
        <w:t xml:space="preserve"> all configured Signal Groups. It allows the user to configure </w:t>
      </w:r>
      <w:r w:rsidR="00407F9B" w:rsidRPr="004C64C5">
        <w:rPr>
          <w:rFonts w:ascii="Calibri" w:hAnsi="Calibri"/>
        </w:rPr>
        <w:t>up to</w:t>
      </w:r>
      <w:r w:rsidR="00771EFE">
        <w:rPr>
          <w:rFonts w:ascii="Calibri" w:hAnsi="Calibri"/>
        </w:rPr>
        <w:t xml:space="preserve"> 255 Signal Groups. </w:t>
      </w:r>
      <w:r w:rsidR="000B7018">
        <w:rPr>
          <w:rFonts w:ascii="Calibri" w:hAnsi="Calibri"/>
        </w:rPr>
        <w:t>Assumption is</w:t>
      </w:r>
      <w:r w:rsidR="006D7753">
        <w:rPr>
          <w:rFonts w:ascii="Calibri" w:hAnsi="Calibri"/>
        </w:rPr>
        <w:t xml:space="preserve"> that optimal use of IMC channels would be ensured during system design. </w:t>
      </w:r>
    </w:p>
    <w:p w:rsidR="000A79F7" w:rsidRDefault="000A79F7" w:rsidP="00FB2A65">
      <w:pPr>
        <w:pStyle w:val="ListParagraph"/>
        <w:numPr>
          <w:ilvl w:val="0"/>
          <w:numId w:val="24"/>
        </w:numPr>
        <w:rPr>
          <w:rFonts w:ascii="Calibri" w:hAnsi="Calibri"/>
        </w:rPr>
      </w:pPr>
      <w:r>
        <w:rPr>
          <w:rFonts w:ascii="Calibri" w:hAnsi="Calibri"/>
        </w:rPr>
        <w:t>Imc A</w:t>
      </w:r>
      <w:r w:rsidR="00AB0111">
        <w:rPr>
          <w:rFonts w:ascii="Calibri" w:hAnsi="Calibri"/>
        </w:rPr>
        <w:t xml:space="preserve">rbitration component </w:t>
      </w:r>
      <w:r w:rsidR="005B0117">
        <w:rPr>
          <w:rFonts w:ascii="Calibri" w:hAnsi="Calibri"/>
        </w:rPr>
        <w:t xml:space="preserve">doesn’t care about channel type of primary </w:t>
      </w:r>
      <w:r w:rsidR="004672A5">
        <w:rPr>
          <w:rFonts w:ascii="Calibri" w:hAnsi="Calibri"/>
        </w:rPr>
        <w:t>source or</w:t>
      </w:r>
      <w:r w:rsidR="005B0117">
        <w:rPr>
          <w:rFonts w:ascii="Calibri" w:hAnsi="Calibri"/>
        </w:rPr>
        <w:t xml:space="preserve"> secondary source. </w:t>
      </w:r>
      <w:r w:rsidR="00B443D3">
        <w:rPr>
          <w:rFonts w:ascii="Calibri" w:hAnsi="Calibri"/>
        </w:rPr>
        <w:t xml:space="preserve">This component should work independent </w:t>
      </w:r>
      <w:r w:rsidR="00771EFE">
        <w:rPr>
          <w:rFonts w:ascii="Calibri" w:hAnsi="Calibri"/>
        </w:rPr>
        <w:t xml:space="preserve">of </w:t>
      </w:r>
      <w:r w:rsidR="00B443D3">
        <w:rPr>
          <w:rFonts w:ascii="Calibri" w:hAnsi="Calibri"/>
        </w:rPr>
        <w:t xml:space="preserve">type of channel as long as the </w:t>
      </w:r>
      <w:r w:rsidR="00E171FD">
        <w:rPr>
          <w:rFonts w:ascii="Calibri" w:hAnsi="Calibri"/>
        </w:rPr>
        <w:t xml:space="preserve">frame format of a </w:t>
      </w:r>
      <w:r w:rsidR="00B443D3">
        <w:rPr>
          <w:rFonts w:ascii="Calibri" w:hAnsi="Calibri"/>
        </w:rPr>
        <w:t xml:space="preserve">Signal Group </w:t>
      </w:r>
      <w:r w:rsidR="00E171FD">
        <w:rPr>
          <w:rFonts w:ascii="Calibri" w:hAnsi="Calibri"/>
        </w:rPr>
        <w:t>followed.</w:t>
      </w:r>
    </w:p>
    <w:p w:rsidR="00CC42A0" w:rsidRDefault="00CC42A0" w:rsidP="00CC42A0">
      <w:pPr>
        <w:pStyle w:val="ListParagraph"/>
        <w:numPr>
          <w:ilvl w:val="0"/>
          <w:numId w:val="24"/>
        </w:numPr>
        <w:rPr>
          <w:rFonts w:ascii="Calibri" w:hAnsi="Calibri"/>
        </w:rPr>
      </w:pPr>
      <w:r>
        <w:rPr>
          <w:rFonts w:ascii="Calibri" w:hAnsi="Calibri"/>
        </w:rPr>
        <w:t xml:space="preserve">Imc Arbitration Tx functionality provides interfaces to get transmit data for individual Signal Group or all signal groups configured under given Rate Group. It is up to the primary and secondary source Tx layers to decide how they would like to get the Tx data from IMC Arbitration component, considering all relevant requirements. </w:t>
      </w:r>
    </w:p>
    <w:p w:rsidR="00CC42A0" w:rsidRPr="00CC42A0" w:rsidRDefault="00CC42A0" w:rsidP="00CC42A0">
      <w:pPr>
        <w:pStyle w:val="ListParagraph"/>
        <w:numPr>
          <w:ilvl w:val="0"/>
          <w:numId w:val="24"/>
        </w:numPr>
        <w:rPr>
          <w:rFonts w:ascii="Calibri" w:hAnsi="Calibri"/>
        </w:rPr>
      </w:pPr>
      <w:r w:rsidRPr="00CC42A0">
        <w:rPr>
          <w:rFonts w:ascii="Calibri" w:hAnsi="Calibri"/>
        </w:rPr>
        <w:t xml:space="preserve">It is mandatory to transmit all Signal Groups on primary source channel. Transmission of particular Signal Group on secondary source channel is optional and that need to be specified during configuration. </w:t>
      </w:r>
    </w:p>
    <w:p w:rsidR="003864FA" w:rsidRDefault="003864FA" w:rsidP="00FB2A65">
      <w:pPr>
        <w:pStyle w:val="ListParagraph"/>
        <w:numPr>
          <w:ilvl w:val="0"/>
          <w:numId w:val="24"/>
        </w:numPr>
        <w:rPr>
          <w:rFonts w:ascii="Calibri" w:hAnsi="Calibri"/>
        </w:rPr>
      </w:pPr>
      <w:r>
        <w:rPr>
          <w:rFonts w:ascii="Calibri" w:hAnsi="Calibri"/>
        </w:rPr>
        <w:t xml:space="preserve">Tx / Rx processing for particular Rate Group will happen only if it has minimum one Signal Group. Otherwise, evaluation of </w:t>
      </w:r>
      <w:r w:rsidR="009558D0">
        <w:rPr>
          <w:rFonts w:ascii="Calibri" w:hAnsi="Calibri"/>
        </w:rPr>
        <w:t xml:space="preserve">Tx / Rx processing of said Rate Group will be skipped. </w:t>
      </w:r>
    </w:p>
    <w:p w:rsidR="000640CB" w:rsidRDefault="000640CB" w:rsidP="00FB2A65">
      <w:pPr>
        <w:pStyle w:val="ListParagraph"/>
        <w:numPr>
          <w:ilvl w:val="0"/>
          <w:numId w:val="24"/>
        </w:numPr>
        <w:rPr>
          <w:rFonts w:ascii="Calibri" w:hAnsi="Calibri"/>
        </w:rPr>
      </w:pPr>
      <w:r>
        <w:rPr>
          <w:rFonts w:ascii="Calibri" w:hAnsi="Calibri"/>
        </w:rPr>
        <w:t xml:space="preserve">This component provides Signal status definition in two versions: basic and </w:t>
      </w:r>
      <w:r w:rsidR="0098096B">
        <w:rPr>
          <w:rFonts w:ascii="Calibri" w:hAnsi="Calibri"/>
        </w:rPr>
        <w:t>extended</w:t>
      </w:r>
      <w:r>
        <w:rPr>
          <w:rFonts w:ascii="Calibri" w:hAnsi="Calibri"/>
        </w:rPr>
        <w:t xml:space="preserve">. While basic signal status indicates No Data, Valid and Invalid cases, extended signal status provides status of </w:t>
      </w:r>
      <w:r w:rsidR="0098096B">
        <w:rPr>
          <w:rFonts w:ascii="Calibri" w:hAnsi="Calibri"/>
        </w:rPr>
        <w:t xml:space="preserve">startup, Signal Group never received, Signal Group missing, Signal Group availability </w:t>
      </w:r>
      <w:r>
        <w:rPr>
          <w:rFonts w:ascii="Calibri" w:hAnsi="Calibri"/>
        </w:rPr>
        <w:t xml:space="preserve">on only one channel or </w:t>
      </w:r>
      <w:r w:rsidR="0098096B">
        <w:rPr>
          <w:rFonts w:ascii="Calibri" w:hAnsi="Calibri"/>
        </w:rPr>
        <w:t xml:space="preserve">on both channels. </w:t>
      </w:r>
      <w:r>
        <w:rPr>
          <w:rFonts w:ascii="Calibri" w:hAnsi="Calibri"/>
        </w:rPr>
        <w:t>Following table indicates relation between these two status:</w:t>
      </w:r>
    </w:p>
    <w:p w:rsidR="009558D0" w:rsidRDefault="000640CB" w:rsidP="000640CB">
      <w:pPr>
        <w:pStyle w:val="ListParagraph"/>
        <w:rPr>
          <w:rFonts w:ascii="Calibri" w:hAnsi="Calibri"/>
        </w:rPr>
      </w:pPr>
      <w:r>
        <w:rPr>
          <w:noProof/>
        </w:rPr>
        <w:drawing>
          <wp:inline distT="0" distB="0" distL="0" distR="0" wp14:anchorId="3C224E67" wp14:editId="0B26A87A">
            <wp:extent cx="5486400" cy="138156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486400" cy="1381565"/>
                    </a:xfrm>
                    <a:prstGeom prst="rect">
                      <a:avLst/>
                    </a:prstGeom>
                  </pic:spPr>
                </pic:pic>
              </a:graphicData>
            </a:graphic>
          </wp:inline>
        </w:drawing>
      </w:r>
    </w:p>
    <w:p w:rsidR="00DF4E5D" w:rsidRDefault="00DF4E5D" w:rsidP="00DF4E5D">
      <w:pPr>
        <w:pStyle w:val="ListParagraph"/>
        <w:rPr>
          <w:rFonts w:ascii="Calibri" w:hAnsi="Calibri"/>
        </w:rPr>
      </w:pPr>
    </w:p>
    <w:p w:rsidR="009508DC" w:rsidRPr="00CC42A0" w:rsidRDefault="00E340BF" w:rsidP="009508DC">
      <w:pPr>
        <w:pStyle w:val="ListParagraph"/>
        <w:numPr>
          <w:ilvl w:val="0"/>
          <w:numId w:val="24"/>
        </w:numPr>
        <w:rPr>
          <w:rFonts w:ascii="Calibri" w:hAnsi="Calibri"/>
        </w:rPr>
      </w:pPr>
      <w:r w:rsidRPr="00CC42A0">
        <w:rPr>
          <w:rFonts w:ascii="Calibri" w:hAnsi="Calibri"/>
        </w:rPr>
        <w:t xml:space="preserve">Signal Status IMCARBNRXEXTDSTS_STRTG / IMCARBNRXSTS_NODATA returned to IMC Signal users until initial start-up time completion even if </w:t>
      </w:r>
      <w:r w:rsidR="007B0C1D">
        <w:rPr>
          <w:rFonts w:ascii="Calibri" w:hAnsi="Calibri"/>
        </w:rPr>
        <w:t xml:space="preserve">integrity </w:t>
      </w:r>
      <w:r w:rsidR="009508DC" w:rsidRPr="00CC42A0">
        <w:rPr>
          <w:rFonts w:ascii="Calibri" w:hAnsi="Calibri"/>
        </w:rPr>
        <w:t>of received s</w:t>
      </w:r>
      <w:r w:rsidRPr="00CC42A0">
        <w:rPr>
          <w:rFonts w:ascii="Calibri" w:hAnsi="Calibri"/>
        </w:rPr>
        <w:t xml:space="preserve">ignal data found to be good. This is to ensure </w:t>
      </w:r>
      <w:r w:rsidR="009508DC" w:rsidRPr="00CC42A0">
        <w:rPr>
          <w:rFonts w:ascii="Calibri" w:hAnsi="Calibri"/>
        </w:rPr>
        <w:t xml:space="preserve">that the </w:t>
      </w:r>
      <w:r w:rsidRPr="00CC42A0">
        <w:rPr>
          <w:rFonts w:ascii="Calibri" w:hAnsi="Calibri"/>
        </w:rPr>
        <w:t xml:space="preserve">availability of properly calculated values in RTE by the components which </w:t>
      </w:r>
      <w:r w:rsidR="00123A61" w:rsidRPr="00CC42A0">
        <w:rPr>
          <w:rFonts w:ascii="Calibri" w:hAnsi="Calibri"/>
        </w:rPr>
        <w:t>are transmitting</w:t>
      </w:r>
      <w:r w:rsidRPr="00CC42A0">
        <w:rPr>
          <w:rFonts w:ascii="Calibri" w:hAnsi="Calibri"/>
        </w:rPr>
        <w:t xml:space="preserve"> signals via IMC.</w:t>
      </w:r>
    </w:p>
    <w:p w:rsidR="00CC4A10" w:rsidRPr="00E14BD7" w:rsidRDefault="009508DC" w:rsidP="00E14BD7">
      <w:pPr>
        <w:pStyle w:val="ListParagraph"/>
        <w:numPr>
          <w:ilvl w:val="0"/>
          <w:numId w:val="24"/>
        </w:numPr>
        <w:rPr>
          <w:rFonts w:ascii="Calibri" w:hAnsi="Calibri"/>
        </w:rPr>
      </w:pPr>
      <w:r>
        <w:rPr>
          <w:rFonts w:ascii="Calibri" w:hAnsi="Calibri"/>
        </w:rPr>
        <w:t xml:space="preserve">Data consistency across the component is ensured by exclusive area access. </w:t>
      </w:r>
      <w:r w:rsidR="00E14BD7" w:rsidRPr="00E14BD7">
        <w:rPr>
          <w:rFonts w:ascii="Calibri" w:hAnsi="Calibri"/>
        </w:rPr>
        <w:t xml:space="preserve">Following are the places where exclusive </w:t>
      </w:r>
      <w:r w:rsidR="00771EFE">
        <w:rPr>
          <w:rFonts w:ascii="Calibri" w:hAnsi="Calibri"/>
        </w:rPr>
        <w:t xml:space="preserve">area </w:t>
      </w:r>
      <w:r w:rsidR="00E14BD7" w:rsidRPr="00E14BD7">
        <w:rPr>
          <w:rFonts w:ascii="Calibri" w:hAnsi="Calibri"/>
        </w:rPr>
        <w:t>access provided:</w:t>
      </w:r>
    </w:p>
    <w:p w:rsidR="00E14BD7" w:rsidRDefault="00E14BD7" w:rsidP="00E14BD7">
      <w:pPr>
        <w:pStyle w:val="ListParagraph"/>
        <w:numPr>
          <w:ilvl w:val="1"/>
          <w:numId w:val="24"/>
        </w:numPr>
        <w:rPr>
          <w:rFonts w:ascii="Calibri" w:hAnsi="Calibri"/>
        </w:rPr>
      </w:pPr>
      <w:r>
        <w:rPr>
          <w:rFonts w:ascii="Calibri" w:hAnsi="Calibri"/>
        </w:rPr>
        <w:t xml:space="preserve">Reading from </w:t>
      </w:r>
      <w:r w:rsidR="00D46173">
        <w:rPr>
          <w:rFonts w:ascii="Calibri" w:hAnsi="Calibri"/>
        </w:rPr>
        <w:t>/</w:t>
      </w:r>
      <w:r w:rsidR="00D46173" w:rsidRPr="00D46173">
        <w:rPr>
          <w:rFonts w:ascii="Calibri" w:hAnsi="Calibri"/>
        </w:rPr>
        <w:t xml:space="preserve"> </w:t>
      </w:r>
      <w:r w:rsidR="00D46173">
        <w:rPr>
          <w:rFonts w:ascii="Calibri" w:hAnsi="Calibri"/>
        </w:rPr>
        <w:t xml:space="preserve">Writing into  </w:t>
      </w:r>
      <w:r>
        <w:rPr>
          <w:rFonts w:ascii="Calibri" w:hAnsi="Calibri"/>
        </w:rPr>
        <w:t>Tx Buffer</w:t>
      </w:r>
    </w:p>
    <w:p w:rsidR="00E14BD7" w:rsidRDefault="00E14BD7" w:rsidP="00E14BD7">
      <w:pPr>
        <w:pStyle w:val="ListParagraph"/>
        <w:numPr>
          <w:ilvl w:val="1"/>
          <w:numId w:val="24"/>
        </w:numPr>
        <w:rPr>
          <w:rFonts w:ascii="Calibri" w:hAnsi="Calibri"/>
        </w:rPr>
      </w:pPr>
      <w:r>
        <w:rPr>
          <w:rFonts w:ascii="Calibri" w:hAnsi="Calibri"/>
        </w:rPr>
        <w:t xml:space="preserve">Reading </w:t>
      </w:r>
      <w:r w:rsidR="00D46173">
        <w:rPr>
          <w:rFonts w:ascii="Calibri" w:hAnsi="Calibri"/>
        </w:rPr>
        <w:t>from /</w:t>
      </w:r>
      <w:r w:rsidR="00D46173" w:rsidRPr="00D46173">
        <w:rPr>
          <w:rFonts w:ascii="Calibri" w:hAnsi="Calibri"/>
        </w:rPr>
        <w:t xml:space="preserve"> </w:t>
      </w:r>
      <w:r w:rsidR="00D46173">
        <w:rPr>
          <w:rFonts w:ascii="Calibri" w:hAnsi="Calibri"/>
        </w:rPr>
        <w:t xml:space="preserve">Writing into  </w:t>
      </w:r>
      <w:r>
        <w:rPr>
          <w:rFonts w:ascii="Calibri" w:hAnsi="Calibri"/>
        </w:rPr>
        <w:t>Rx buffer</w:t>
      </w:r>
    </w:p>
    <w:p w:rsidR="00E14BD7" w:rsidRDefault="00E14BD7" w:rsidP="00E14BD7">
      <w:pPr>
        <w:pStyle w:val="ListParagraph"/>
        <w:numPr>
          <w:ilvl w:val="1"/>
          <w:numId w:val="24"/>
        </w:numPr>
        <w:rPr>
          <w:rFonts w:ascii="Calibri" w:hAnsi="Calibri"/>
        </w:rPr>
      </w:pPr>
      <w:r>
        <w:rPr>
          <w:rFonts w:ascii="Calibri" w:hAnsi="Calibri"/>
        </w:rPr>
        <w:t xml:space="preserve">Writing to Received signal data buffer, Status buffer and Signal source buffers. </w:t>
      </w:r>
    </w:p>
    <w:p w:rsidR="000E5DF8" w:rsidRDefault="000E5DF8" w:rsidP="004F3156">
      <w:pPr>
        <w:pStyle w:val="ListParagraph"/>
        <w:numPr>
          <w:ilvl w:val="0"/>
          <w:numId w:val="24"/>
        </w:numPr>
        <w:rPr>
          <w:rFonts w:ascii="Calibri" w:hAnsi="Calibri"/>
        </w:rPr>
      </w:pPr>
      <w:r>
        <w:rPr>
          <w:rFonts w:ascii="Calibri" w:hAnsi="Calibri"/>
        </w:rPr>
        <w:t xml:space="preserve">This component provides two server runnables to copy data buffer during transmission: one for Rate Group level </w:t>
      </w:r>
      <w:r w:rsidR="000D062C">
        <w:rPr>
          <w:rFonts w:ascii="Calibri" w:hAnsi="Calibri"/>
        </w:rPr>
        <w:t xml:space="preserve">(provides all Signal Groups configured under given Rate Group) </w:t>
      </w:r>
      <w:r>
        <w:rPr>
          <w:rFonts w:ascii="Calibri" w:hAnsi="Calibri"/>
        </w:rPr>
        <w:t>and another for Signal Group level</w:t>
      </w:r>
      <w:r w:rsidR="000D062C">
        <w:rPr>
          <w:rFonts w:ascii="Calibri" w:hAnsi="Calibri"/>
        </w:rPr>
        <w:t xml:space="preserve"> (provides all Signals configured under given Signal Group)</w:t>
      </w:r>
      <w:r>
        <w:rPr>
          <w:rFonts w:ascii="Calibri" w:hAnsi="Calibri"/>
        </w:rPr>
        <w:t>. It is up</w:t>
      </w:r>
      <w:r w:rsidR="002B036A">
        <w:rPr>
          <w:rFonts w:ascii="Calibri" w:hAnsi="Calibri"/>
        </w:rPr>
        <w:t xml:space="preserve"> </w:t>
      </w:r>
      <w:r>
        <w:rPr>
          <w:rFonts w:ascii="Calibri" w:hAnsi="Calibri"/>
        </w:rPr>
        <w:t xml:space="preserve">to </w:t>
      </w:r>
      <w:r w:rsidR="002B036A">
        <w:rPr>
          <w:rFonts w:ascii="Calibri" w:hAnsi="Calibri"/>
        </w:rPr>
        <w:t xml:space="preserve">the </w:t>
      </w:r>
      <w:r>
        <w:rPr>
          <w:rFonts w:ascii="Calibri" w:hAnsi="Calibri"/>
        </w:rPr>
        <w:t xml:space="preserve">respective channel drivers to decide which one to be invoked depending on buffer handling scheme. </w:t>
      </w:r>
    </w:p>
    <w:p w:rsidR="0077393C" w:rsidRDefault="004F3156" w:rsidP="005D4774">
      <w:pPr>
        <w:pStyle w:val="ListParagraph"/>
        <w:numPr>
          <w:ilvl w:val="0"/>
          <w:numId w:val="24"/>
        </w:numPr>
        <w:rPr>
          <w:rFonts w:ascii="Calibri" w:hAnsi="Calibri"/>
        </w:rPr>
      </w:pPr>
      <w:r>
        <w:rPr>
          <w:rFonts w:ascii="Calibri" w:hAnsi="Calibri"/>
        </w:rPr>
        <w:t xml:space="preserve">Primary and Secondary source receive data buffers are defined with same size even though, transmission of Signal Groups on Secondary source is optional. It is done to avoid complex logics in buffer handling. </w:t>
      </w:r>
      <w:r w:rsidR="00526CEB">
        <w:rPr>
          <w:rFonts w:ascii="Calibri" w:hAnsi="Calibri"/>
        </w:rPr>
        <w:t xml:space="preserve">For e.g if SignalGroupA is configured to be PrimaryOnly, then there is no need to allocate buffer space in the Secondary source buffer for SignalGroupA. But, the design allocates buffer SignalGroupA as well in the Secondary source buffer to keep common buffer definition and access logic. </w:t>
      </w:r>
    </w:p>
    <w:p w:rsidR="007A0EEC" w:rsidRDefault="00BE4A1B" w:rsidP="005D4774">
      <w:pPr>
        <w:pStyle w:val="ListParagraph"/>
        <w:numPr>
          <w:ilvl w:val="0"/>
          <w:numId w:val="24"/>
        </w:numPr>
        <w:rPr>
          <w:rFonts w:ascii="Calibri" w:hAnsi="Calibri"/>
        </w:rPr>
      </w:pPr>
      <w:r>
        <w:rPr>
          <w:rFonts w:ascii="Calibri" w:hAnsi="Calibri"/>
        </w:rPr>
        <w:t>T</w:t>
      </w:r>
      <w:r w:rsidR="007A0EEC">
        <w:rPr>
          <w:rFonts w:ascii="Calibri" w:hAnsi="Calibri"/>
        </w:rPr>
        <w:t xml:space="preserve">he server runnables defined in this component </w:t>
      </w:r>
      <w:r w:rsidR="006B0FFE">
        <w:rPr>
          <w:rFonts w:ascii="Calibri" w:hAnsi="Calibri"/>
        </w:rPr>
        <w:t xml:space="preserve">designed </w:t>
      </w:r>
      <w:r w:rsidR="0004121E">
        <w:rPr>
          <w:rFonts w:ascii="Calibri" w:hAnsi="Calibri"/>
        </w:rPr>
        <w:t xml:space="preserve">based on the assumption </w:t>
      </w:r>
      <w:r w:rsidR="006B0FFE">
        <w:rPr>
          <w:rFonts w:ascii="Calibri" w:hAnsi="Calibri"/>
        </w:rPr>
        <w:t xml:space="preserve">that </w:t>
      </w:r>
      <w:r w:rsidR="0004121E">
        <w:rPr>
          <w:rFonts w:ascii="Calibri" w:hAnsi="Calibri"/>
        </w:rPr>
        <w:t>it</w:t>
      </w:r>
      <w:r w:rsidR="006B0FFE">
        <w:rPr>
          <w:rFonts w:ascii="Calibri" w:hAnsi="Calibri"/>
        </w:rPr>
        <w:t xml:space="preserve"> will</w:t>
      </w:r>
      <w:r>
        <w:rPr>
          <w:rFonts w:ascii="Calibri" w:hAnsi="Calibri"/>
        </w:rPr>
        <w:t xml:space="preserve"> be invoked only from the tasks which runs at the rate of 2ms or greater than that. </w:t>
      </w:r>
    </w:p>
    <w:p w:rsidR="00B26FCB" w:rsidRDefault="003575D5" w:rsidP="003575D5">
      <w:pPr>
        <w:pStyle w:val="Heading1"/>
        <w:rPr>
          <w:rFonts w:ascii="Calibri" w:hAnsi="Calibri"/>
        </w:rPr>
      </w:pPr>
      <w:bookmarkStart w:id="827" w:name="_Toc472510856"/>
      <w:r w:rsidRPr="00967BCF">
        <w:rPr>
          <w:rFonts w:ascii="Calibri" w:hAnsi="Calibri"/>
        </w:rPr>
        <w:lastRenderedPageBreak/>
        <w:t>Sub-Functions</w:t>
      </w:r>
      <w:bookmarkEnd w:id="827"/>
    </w:p>
    <w:p w:rsidR="002934D8" w:rsidRPr="002934D8" w:rsidRDefault="002934D8" w:rsidP="002934D8"/>
    <w:p w:rsidR="002934D8" w:rsidRDefault="002934D8" w:rsidP="002934D8">
      <w:pPr>
        <w:pStyle w:val="Heading2"/>
      </w:pPr>
      <w:bookmarkStart w:id="828" w:name="_Toc472510857"/>
      <w:r>
        <w:t xml:space="preserve">Sub-Function: </w:t>
      </w:r>
      <w:r w:rsidRPr="002934D8">
        <w:rPr>
          <w:rFonts w:ascii="Calibri" w:hAnsi="Calibri"/>
        </w:rPr>
        <w:t>ImcArbnInit1</w:t>
      </w:r>
      <w:bookmarkEnd w:id="828"/>
    </w:p>
    <w:p w:rsidR="002934D8" w:rsidRPr="00967BCF" w:rsidRDefault="002934D8" w:rsidP="002934D8">
      <w:pPr>
        <w:pStyle w:val="Heading3"/>
        <w:rPr>
          <w:rFonts w:ascii="Calibri" w:hAnsi="Calibri"/>
        </w:rPr>
      </w:pPr>
      <w:bookmarkStart w:id="829" w:name="_Toc472510858"/>
      <w:r w:rsidRPr="00967BCF">
        <w:rPr>
          <w:rFonts w:ascii="Calibri" w:hAnsi="Calibri"/>
        </w:rPr>
        <w:t>Hardware Related Design</w:t>
      </w:r>
      <w:bookmarkEnd w:id="829"/>
    </w:p>
    <w:p w:rsidR="002934D8" w:rsidRDefault="002934D8" w:rsidP="002934D8">
      <w:pPr>
        <w:rPr>
          <w:rFonts w:ascii="Calibri" w:hAnsi="Calibri"/>
        </w:rPr>
      </w:pPr>
      <w:r w:rsidRPr="001E31E7">
        <w:rPr>
          <w:rFonts w:ascii="Calibri" w:hAnsi="Calibri"/>
        </w:rPr>
        <w:t>None</w:t>
      </w:r>
    </w:p>
    <w:p w:rsidR="002934D8" w:rsidRDefault="002934D8" w:rsidP="002934D8">
      <w:pPr>
        <w:pStyle w:val="Heading3"/>
        <w:rPr>
          <w:rFonts w:ascii="Calibri" w:hAnsi="Calibri"/>
        </w:rPr>
      </w:pPr>
      <w:bookmarkStart w:id="830" w:name="_Toc472510859"/>
      <w:r w:rsidRPr="00967BCF">
        <w:rPr>
          <w:rFonts w:ascii="Calibri" w:hAnsi="Calibri"/>
        </w:rPr>
        <w:t>Software Related Design</w:t>
      </w:r>
      <w:bookmarkEnd w:id="830"/>
    </w:p>
    <w:tbl>
      <w:tblPr>
        <w:tblW w:w="10020" w:type="dxa"/>
        <w:tblInd w:w="113" w:type="dxa"/>
        <w:tblLook w:val="04A0" w:firstRow="1" w:lastRow="0" w:firstColumn="1" w:lastColumn="0" w:noHBand="0" w:noVBand="1"/>
      </w:tblPr>
      <w:tblGrid>
        <w:gridCol w:w="2600"/>
        <w:gridCol w:w="7420"/>
      </w:tblGrid>
      <w:tr w:rsidR="008D5698" w:rsidRPr="008D5698" w:rsidTr="008D5698">
        <w:trPr>
          <w:trHeight w:val="300"/>
        </w:trPr>
        <w:tc>
          <w:tcPr>
            <w:tcW w:w="10020" w:type="dxa"/>
            <w:gridSpan w:val="2"/>
            <w:tcBorders>
              <w:top w:val="single" w:sz="4" w:space="0" w:color="auto"/>
              <w:left w:val="single" w:sz="4" w:space="0" w:color="auto"/>
              <w:bottom w:val="single" w:sz="4" w:space="0" w:color="auto"/>
              <w:right w:val="single" w:sz="4" w:space="0" w:color="auto"/>
            </w:tcBorders>
            <w:shd w:val="clear" w:color="000000" w:fill="A6A6A6"/>
            <w:noWrap/>
            <w:vAlign w:val="bottom"/>
            <w:hideMark/>
          </w:tcPr>
          <w:p w:rsidR="008D5698" w:rsidRPr="008D5698" w:rsidRDefault="008D5698" w:rsidP="008D5698">
            <w:pPr>
              <w:jc w:val="center"/>
              <w:rPr>
                <w:rFonts w:ascii="Calibri" w:hAnsi="Calibri"/>
                <w:b/>
                <w:bCs/>
                <w:color w:val="000000"/>
                <w:sz w:val="22"/>
                <w:szCs w:val="22"/>
              </w:rPr>
            </w:pPr>
            <w:r w:rsidRPr="008D5698">
              <w:rPr>
                <w:rFonts w:ascii="Calibri" w:hAnsi="Calibri"/>
                <w:b/>
                <w:bCs/>
                <w:color w:val="000000"/>
                <w:sz w:val="22"/>
                <w:szCs w:val="22"/>
              </w:rPr>
              <w:t>ImcArbnInit1</w:t>
            </w:r>
          </w:p>
        </w:tc>
      </w:tr>
      <w:tr w:rsidR="008D5698" w:rsidRPr="008D5698" w:rsidTr="008D5698">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t>Function scope</w:t>
            </w: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Global, Init function</w:t>
            </w:r>
          </w:p>
        </w:tc>
      </w:tr>
      <w:tr w:rsidR="008D5698" w:rsidRPr="008D5698" w:rsidTr="008D5698">
        <w:trPr>
          <w:trHeight w:val="6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t>Description</w:t>
            </w: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Initialized Signal Group and Signal related buffers. Gets start time of the component and saves it in a PIM</w:t>
            </w:r>
          </w:p>
        </w:tc>
      </w:tr>
      <w:tr w:rsidR="008D5698" w:rsidRPr="008D5698" w:rsidTr="008D5698">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t>Parameters</w:t>
            </w: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None</w:t>
            </w:r>
          </w:p>
        </w:tc>
      </w:tr>
      <w:tr w:rsidR="008D5698" w:rsidRPr="008D5698" w:rsidTr="008D5698">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t>Return value</w:t>
            </w: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None</w:t>
            </w:r>
          </w:p>
        </w:tc>
      </w:tr>
      <w:tr w:rsidR="008D5698" w:rsidRPr="008D5698" w:rsidTr="008D5698">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t>Affected static and global variables</w:t>
            </w: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Reads / Writes  to following variables  in functions</w:t>
            </w:r>
          </w:p>
        </w:tc>
      </w:tr>
      <w:tr w:rsidR="008D5698" w:rsidRPr="008D5698" w:rsidTr="008D5698">
        <w:trPr>
          <w:trHeight w:val="300"/>
        </w:trPr>
        <w:tc>
          <w:tcPr>
            <w:tcW w:w="2600" w:type="dxa"/>
            <w:vMerge/>
            <w:tcBorders>
              <w:top w:val="nil"/>
              <w:left w:val="single" w:sz="4" w:space="0" w:color="auto"/>
              <w:bottom w:val="single" w:sz="4" w:space="0" w:color="auto"/>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SigGroupNeverRxd</w:t>
            </w:r>
          </w:p>
        </w:tc>
      </w:tr>
      <w:tr w:rsidR="008D5698" w:rsidRPr="008D5698" w:rsidTr="008D5698">
        <w:trPr>
          <w:trHeight w:val="300"/>
        </w:trPr>
        <w:tc>
          <w:tcPr>
            <w:tcW w:w="2600" w:type="dxa"/>
            <w:vMerge/>
            <w:tcBorders>
              <w:top w:val="nil"/>
              <w:left w:val="single" w:sz="4" w:space="0" w:color="auto"/>
              <w:bottom w:val="single" w:sz="4" w:space="0" w:color="auto"/>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PrimSrcRollgCntrResync</w:t>
            </w:r>
          </w:p>
        </w:tc>
      </w:tr>
      <w:tr w:rsidR="008D5698" w:rsidRPr="008D5698" w:rsidTr="008D5698">
        <w:trPr>
          <w:trHeight w:val="300"/>
        </w:trPr>
        <w:tc>
          <w:tcPr>
            <w:tcW w:w="2600" w:type="dxa"/>
            <w:vMerge/>
            <w:tcBorders>
              <w:top w:val="nil"/>
              <w:left w:val="single" w:sz="4" w:space="0" w:color="auto"/>
              <w:bottom w:val="single" w:sz="4" w:space="0" w:color="auto"/>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SecdrySrcRollgCntrResync</w:t>
            </w:r>
          </w:p>
        </w:tc>
      </w:tr>
      <w:tr w:rsidR="008D5698" w:rsidRPr="008D5698" w:rsidTr="008D5698">
        <w:trPr>
          <w:trHeight w:val="300"/>
        </w:trPr>
        <w:tc>
          <w:tcPr>
            <w:tcW w:w="2600" w:type="dxa"/>
            <w:vMerge/>
            <w:tcBorders>
              <w:top w:val="nil"/>
              <w:left w:val="single" w:sz="4" w:space="0" w:color="auto"/>
              <w:bottom w:val="single" w:sz="4" w:space="0" w:color="auto"/>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RxdSigDataExtdSts</w:t>
            </w:r>
          </w:p>
        </w:tc>
      </w:tr>
      <w:tr w:rsidR="008D5698" w:rsidRPr="008D5698" w:rsidTr="008D5698">
        <w:trPr>
          <w:trHeight w:val="300"/>
        </w:trPr>
        <w:tc>
          <w:tcPr>
            <w:tcW w:w="2600" w:type="dxa"/>
            <w:vMerge/>
            <w:tcBorders>
              <w:top w:val="nil"/>
              <w:left w:val="single" w:sz="4" w:space="0" w:color="auto"/>
              <w:bottom w:val="single" w:sz="4" w:space="0" w:color="auto"/>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RxdSigDataSrc</w:t>
            </w:r>
          </w:p>
        </w:tc>
      </w:tr>
      <w:tr w:rsidR="008D5698" w:rsidRPr="008D5698" w:rsidTr="008D5698">
        <w:trPr>
          <w:trHeight w:val="300"/>
        </w:trPr>
        <w:tc>
          <w:tcPr>
            <w:tcW w:w="2600" w:type="dxa"/>
            <w:vMerge/>
            <w:tcBorders>
              <w:top w:val="nil"/>
              <w:left w:val="single" w:sz="4" w:space="0" w:color="auto"/>
              <w:bottom w:val="single" w:sz="4" w:space="0" w:color="auto"/>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SigGroupDataSrc</w:t>
            </w:r>
          </w:p>
        </w:tc>
      </w:tr>
      <w:tr w:rsidR="008D5698" w:rsidRPr="008D5698" w:rsidTr="008D5698">
        <w:trPr>
          <w:trHeight w:val="6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t>Affected inter-runnable variable</w:t>
            </w: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None</w:t>
            </w:r>
          </w:p>
        </w:tc>
      </w:tr>
      <w:tr w:rsidR="008D5698" w:rsidRPr="008D5698" w:rsidTr="008D5698">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t>Exclusive area access</w:t>
            </w: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None</w:t>
            </w:r>
          </w:p>
        </w:tc>
      </w:tr>
      <w:tr w:rsidR="008D5698" w:rsidRPr="008D5698" w:rsidTr="008D5698">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t>Configuration access</w:t>
            </w: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Accesses following configuration data</w:t>
            </w:r>
          </w:p>
        </w:tc>
      </w:tr>
      <w:tr w:rsidR="008D5698" w:rsidRPr="008D5698" w:rsidTr="008D5698">
        <w:trPr>
          <w:trHeight w:val="300"/>
        </w:trPr>
        <w:tc>
          <w:tcPr>
            <w:tcW w:w="2600" w:type="dxa"/>
            <w:vMerge/>
            <w:tcBorders>
              <w:top w:val="nil"/>
              <w:left w:val="single" w:sz="4" w:space="0" w:color="auto"/>
              <w:bottom w:val="single" w:sz="4" w:space="0" w:color="auto"/>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IMCARBN_TOTALNROFSIG_CNT_U16</w:t>
            </w:r>
          </w:p>
        </w:tc>
      </w:tr>
      <w:tr w:rsidR="008D5698" w:rsidRPr="008D5698" w:rsidTr="008D5698">
        <w:trPr>
          <w:trHeight w:val="300"/>
        </w:trPr>
        <w:tc>
          <w:tcPr>
            <w:tcW w:w="2600" w:type="dxa"/>
            <w:vMerge/>
            <w:tcBorders>
              <w:top w:val="nil"/>
              <w:left w:val="single" w:sz="4" w:space="0" w:color="auto"/>
              <w:bottom w:val="single" w:sz="4" w:space="0" w:color="auto"/>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IMCARBN_TOTALNROFSIGGROUP_CNT_U08</w:t>
            </w:r>
          </w:p>
        </w:tc>
      </w:tr>
      <w:tr w:rsidR="008D5698" w:rsidRPr="008D5698" w:rsidTr="008D5698">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t>Calibration data access</w:t>
            </w: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None</w:t>
            </w:r>
          </w:p>
        </w:tc>
      </w:tr>
      <w:tr w:rsidR="008D5698" w:rsidRPr="008D5698" w:rsidTr="008D5698">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t>Called local functions</w:t>
            </w: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None</w:t>
            </w:r>
          </w:p>
        </w:tc>
      </w:tr>
      <w:tr w:rsidR="008D5698" w:rsidRPr="008D5698" w:rsidTr="008D5698">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t>External Interface call</w:t>
            </w: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None</w:t>
            </w:r>
          </w:p>
        </w:tc>
      </w:tr>
      <w:tr w:rsidR="008D5698" w:rsidRPr="008D5698" w:rsidTr="008D5698">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t>Called by</w:t>
            </w: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Called by following functions</w:t>
            </w:r>
          </w:p>
        </w:tc>
      </w:tr>
      <w:tr w:rsidR="008D5698" w:rsidRPr="008D5698" w:rsidTr="008D5698">
        <w:trPr>
          <w:trHeight w:val="300"/>
        </w:trPr>
        <w:tc>
          <w:tcPr>
            <w:tcW w:w="2600" w:type="dxa"/>
            <w:vMerge/>
            <w:tcBorders>
              <w:top w:val="nil"/>
              <w:left w:val="single" w:sz="4" w:space="0" w:color="auto"/>
              <w:bottom w:val="single" w:sz="4" w:space="0" w:color="auto"/>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Init Task</w:t>
            </w:r>
          </w:p>
        </w:tc>
      </w:tr>
    </w:tbl>
    <w:p w:rsidR="002934D8" w:rsidRDefault="002934D8" w:rsidP="002934D8"/>
    <w:p w:rsidR="002934D8" w:rsidRPr="002934D8" w:rsidRDefault="008D5698" w:rsidP="002934D8">
      <w:r>
        <w:object w:dxaOrig="13044" w:dyaOrig="14304">
          <v:shape id="_x0000_i1033" type="#_x0000_t75" style="width:6in;height:473.5pt" o:ole="">
            <v:imagedata r:id="rId25" o:title=""/>
          </v:shape>
          <o:OLEObject Type="Embed" ProgID="Visio.Drawing.11" ShapeID="_x0000_i1033" DrawAspect="Content" ObjectID="_1546252867" r:id="rId26"/>
        </w:object>
      </w:r>
    </w:p>
    <w:p w:rsidR="00747B65" w:rsidRDefault="00747B65" w:rsidP="00747B65">
      <w:pPr>
        <w:pStyle w:val="Heading2"/>
      </w:pPr>
      <w:bookmarkStart w:id="831" w:name="_Toc472510860"/>
      <w:r>
        <w:t xml:space="preserve">Sub-Function: </w:t>
      </w:r>
      <w:r>
        <w:rPr>
          <w:rFonts w:ascii="Calibri" w:hAnsi="Calibri"/>
        </w:rPr>
        <w:t>ImcArbn</w:t>
      </w:r>
      <w:r w:rsidR="00487D79">
        <w:rPr>
          <w:rFonts w:ascii="Calibri" w:hAnsi="Calibri"/>
        </w:rPr>
        <w:t>Tx</w:t>
      </w:r>
      <w:bookmarkEnd w:id="831"/>
    </w:p>
    <w:p w:rsidR="00487D79" w:rsidRPr="00967BCF" w:rsidRDefault="00487D79" w:rsidP="00487D79">
      <w:pPr>
        <w:pStyle w:val="Heading3"/>
        <w:rPr>
          <w:rFonts w:ascii="Calibri" w:hAnsi="Calibri"/>
        </w:rPr>
      </w:pPr>
      <w:bookmarkStart w:id="832" w:name="_Toc472510861"/>
      <w:r w:rsidRPr="00967BCF">
        <w:rPr>
          <w:rFonts w:ascii="Calibri" w:hAnsi="Calibri"/>
        </w:rPr>
        <w:t>Hardware Related Design</w:t>
      </w:r>
      <w:bookmarkEnd w:id="832"/>
    </w:p>
    <w:p w:rsidR="000C7497" w:rsidRDefault="00487D79" w:rsidP="00487D79">
      <w:pPr>
        <w:rPr>
          <w:rFonts w:ascii="Calibri" w:hAnsi="Calibri"/>
        </w:rPr>
      </w:pPr>
      <w:r w:rsidRPr="001E31E7">
        <w:rPr>
          <w:rFonts w:ascii="Calibri" w:hAnsi="Calibri"/>
        </w:rPr>
        <w:t>None</w:t>
      </w:r>
    </w:p>
    <w:p w:rsidR="00487D79" w:rsidRDefault="00487D79" w:rsidP="00487D79">
      <w:pPr>
        <w:pStyle w:val="Heading3"/>
        <w:rPr>
          <w:rFonts w:ascii="Calibri" w:hAnsi="Calibri"/>
        </w:rPr>
      </w:pPr>
      <w:bookmarkStart w:id="833" w:name="_Toc472510862"/>
      <w:r w:rsidRPr="00967BCF">
        <w:rPr>
          <w:rFonts w:ascii="Calibri" w:hAnsi="Calibri"/>
        </w:rPr>
        <w:t>Software Related Design</w:t>
      </w:r>
      <w:bookmarkEnd w:id="833"/>
    </w:p>
    <w:p w:rsidR="002D1A0E" w:rsidRDefault="002D1A0E" w:rsidP="002D1A0E"/>
    <w:p w:rsidR="002D1A0E" w:rsidRDefault="002D1A0E" w:rsidP="002D1A0E"/>
    <w:p w:rsidR="002D1A0E" w:rsidRPr="002D1A0E" w:rsidRDefault="002D1A0E" w:rsidP="002D1A0E"/>
    <w:tbl>
      <w:tblPr>
        <w:tblW w:w="10020" w:type="dxa"/>
        <w:tblInd w:w="113" w:type="dxa"/>
        <w:tblLook w:val="04A0" w:firstRow="1" w:lastRow="0" w:firstColumn="1" w:lastColumn="0" w:noHBand="0" w:noVBand="1"/>
      </w:tblPr>
      <w:tblGrid>
        <w:gridCol w:w="2600"/>
        <w:gridCol w:w="7420"/>
      </w:tblGrid>
      <w:tr w:rsidR="008D5698" w:rsidRPr="008D5698" w:rsidTr="008D5698">
        <w:trPr>
          <w:trHeight w:val="300"/>
        </w:trPr>
        <w:tc>
          <w:tcPr>
            <w:tcW w:w="10020" w:type="dxa"/>
            <w:gridSpan w:val="2"/>
            <w:tcBorders>
              <w:top w:val="single" w:sz="4" w:space="0" w:color="auto"/>
              <w:left w:val="single" w:sz="4" w:space="0" w:color="auto"/>
              <w:bottom w:val="single" w:sz="4" w:space="0" w:color="auto"/>
              <w:right w:val="single" w:sz="4" w:space="0" w:color="auto"/>
            </w:tcBorders>
            <w:shd w:val="clear" w:color="000000" w:fill="A6A6A6"/>
            <w:noWrap/>
            <w:vAlign w:val="bottom"/>
            <w:hideMark/>
          </w:tcPr>
          <w:p w:rsidR="008D5698" w:rsidRPr="008D5698" w:rsidRDefault="008D5698" w:rsidP="008D5698">
            <w:pPr>
              <w:jc w:val="center"/>
              <w:rPr>
                <w:rFonts w:ascii="Calibri" w:hAnsi="Calibri"/>
                <w:b/>
                <w:bCs/>
                <w:color w:val="000000"/>
                <w:sz w:val="22"/>
                <w:szCs w:val="22"/>
              </w:rPr>
            </w:pPr>
            <w:r w:rsidRPr="008D5698">
              <w:rPr>
                <w:rFonts w:ascii="Calibri" w:hAnsi="Calibri"/>
                <w:b/>
                <w:bCs/>
                <w:color w:val="000000"/>
                <w:sz w:val="22"/>
                <w:szCs w:val="22"/>
              </w:rPr>
              <w:t>ImcArbnTx</w:t>
            </w:r>
          </w:p>
        </w:tc>
      </w:tr>
      <w:tr w:rsidR="008D5698" w:rsidRPr="008D5698" w:rsidTr="008D5698">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t>Function scope</w:t>
            </w: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Local</w:t>
            </w:r>
          </w:p>
        </w:tc>
      </w:tr>
      <w:tr w:rsidR="008D5698" w:rsidRPr="008D5698" w:rsidTr="008D5698">
        <w:trPr>
          <w:trHeight w:val="24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t>Description</w:t>
            </w: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1) This function collects signal data for all Signal Groups configured in the ImcArbn_SigGroupConfig_Rec for given Rate Group and packs each signal to the specified start bit in each Signal Group as defined in the configuration.</w:t>
            </w:r>
            <w:r w:rsidRPr="008D5698">
              <w:rPr>
                <w:rFonts w:ascii="Calibri" w:hAnsi="Calibri"/>
                <w:color w:val="000000"/>
                <w:sz w:val="22"/>
                <w:szCs w:val="22"/>
              </w:rPr>
              <w:br/>
              <w:t>2) A Pattern Identification flag, Rolling Counter, Signal Group ID, CRC, Compliment Pattern ID and Compliment Rolling Counter are added for each Signal Group.</w:t>
            </w:r>
            <w:r w:rsidRPr="008D5698">
              <w:rPr>
                <w:rFonts w:ascii="Calibri" w:hAnsi="Calibri"/>
                <w:color w:val="000000"/>
                <w:sz w:val="22"/>
                <w:szCs w:val="22"/>
              </w:rPr>
              <w:br/>
              <w:t xml:space="preserve">3) The resulting signal group is put into a transmit data buffer for for the GetTxSigGroup or GetTxRateGroup client calls to access.  </w:t>
            </w:r>
          </w:p>
        </w:tc>
      </w:tr>
      <w:tr w:rsidR="008D5698" w:rsidRPr="008D5698" w:rsidTr="008D5698">
        <w:trPr>
          <w:trHeight w:val="300"/>
        </w:trPr>
        <w:tc>
          <w:tcPr>
            <w:tcW w:w="2600" w:type="dxa"/>
            <w:vMerge w:val="restart"/>
            <w:tcBorders>
              <w:top w:val="nil"/>
              <w:left w:val="single" w:sz="4" w:space="0" w:color="auto"/>
              <w:bottom w:val="nil"/>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t>Parameters</w:t>
            </w: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Requires following parameters</w:t>
            </w:r>
          </w:p>
        </w:tc>
      </w:tr>
      <w:tr w:rsidR="008D5698" w:rsidRPr="008D5698" w:rsidTr="008D5698">
        <w:trPr>
          <w:trHeight w:val="2100"/>
        </w:trPr>
        <w:tc>
          <w:tcPr>
            <w:tcW w:w="2600" w:type="dxa"/>
            <w:vMerge/>
            <w:tcBorders>
              <w:top w:val="nil"/>
              <w:left w:val="single" w:sz="4" w:space="0" w:color="auto"/>
              <w:bottom w:val="nil"/>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i/>
                <w:iCs/>
                <w:color w:val="0070C0"/>
                <w:sz w:val="22"/>
                <w:szCs w:val="22"/>
              </w:rPr>
              <w:t xml:space="preserve">RateGroup </w:t>
            </w:r>
            <w:r w:rsidRPr="008D5698">
              <w:rPr>
                <w:rFonts w:ascii="Calibri" w:hAnsi="Calibri"/>
                <w:i/>
                <w:iCs/>
                <w:sz w:val="22"/>
                <w:szCs w:val="22"/>
              </w:rPr>
              <w:t>-</w:t>
            </w:r>
            <w:r w:rsidRPr="008D5698">
              <w:rPr>
                <w:rFonts w:ascii="Calibri" w:hAnsi="Calibri"/>
                <w:sz w:val="22"/>
                <w:szCs w:val="22"/>
              </w:rPr>
              <w:t xml:space="preserve"> Rate</w:t>
            </w:r>
            <w:r w:rsidRPr="008D5698">
              <w:rPr>
                <w:rFonts w:ascii="Calibri" w:hAnsi="Calibri"/>
                <w:color w:val="000000"/>
                <w:sz w:val="22"/>
                <w:szCs w:val="22"/>
              </w:rPr>
              <w:t xml:space="preserve"> Group Id provided by IMC Arbitration Configuration</w:t>
            </w:r>
            <w:r w:rsidRPr="008D5698">
              <w:rPr>
                <w:rFonts w:ascii="Calibri" w:hAnsi="Calibri"/>
                <w:color w:val="000000"/>
                <w:sz w:val="22"/>
                <w:szCs w:val="22"/>
              </w:rPr>
              <w:br/>
              <w:t>Type: uint8</w:t>
            </w:r>
            <w:r w:rsidRPr="008D5698">
              <w:rPr>
                <w:rFonts w:ascii="Calibri" w:hAnsi="Calibri"/>
                <w:color w:val="000000"/>
                <w:sz w:val="22"/>
                <w:szCs w:val="22"/>
              </w:rPr>
              <w:br/>
              <w:t xml:space="preserve">Range: </w:t>
            </w:r>
            <w:r w:rsidRPr="008D5698">
              <w:rPr>
                <w:rFonts w:ascii="Calibri" w:hAnsi="Calibri"/>
                <w:color w:val="000000"/>
                <w:sz w:val="22"/>
                <w:szCs w:val="22"/>
              </w:rPr>
              <w:br/>
              <w:t>IMCARBN_RATEGROUPID2MILLISEC_CNT_U08     (0U)</w:t>
            </w:r>
            <w:r w:rsidRPr="008D5698">
              <w:rPr>
                <w:rFonts w:ascii="Calibri" w:hAnsi="Calibri"/>
                <w:color w:val="000000"/>
                <w:sz w:val="22"/>
                <w:szCs w:val="22"/>
              </w:rPr>
              <w:br/>
              <w:t>IMCARBN_RATEGROUPID10MILLISEC_CNT_U08    (1U)</w:t>
            </w:r>
            <w:r w:rsidRPr="008D5698">
              <w:rPr>
                <w:rFonts w:ascii="Calibri" w:hAnsi="Calibri"/>
                <w:color w:val="000000"/>
                <w:sz w:val="22"/>
                <w:szCs w:val="22"/>
              </w:rPr>
              <w:br/>
              <w:t>IMCARBN_RATEGROUPID100MILLISEC_CNT_U08   (2U)</w:t>
            </w:r>
            <w:r w:rsidRPr="008D5698">
              <w:rPr>
                <w:rFonts w:ascii="Calibri" w:hAnsi="Calibri"/>
                <w:color w:val="000000"/>
                <w:sz w:val="22"/>
                <w:szCs w:val="22"/>
              </w:rPr>
              <w:br/>
              <w:t>All other values are invalid</w:t>
            </w:r>
          </w:p>
        </w:tc>
      </w:tr>
      <w:tr w:rsidR="008D5698" w:rsidRPr="008D5698" w:rsidTr="008D5698">
        <w:trPr>
          <w:trHeight w:val="300"/>
        </w:trPr>
        <w:tc>
          <w:tcPr>
            <w:tcW w:w="2600" w:type="dxa"/>
            <w:tcBorders>
              <w:top w:val="single" w:sz="4" w:space="0" w:color="auto"/>
              <w:left w:val="single" w:sz="4" w:space="0" w:color="auto"/>
              <w:bottom w:val="single" w:sz="4" w:space="0" w:color="auto"/>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t>Return value</w:t>
            </w: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None</w:t>
            </w:r>
          </w:p>
        </w:tc>
      </w:tr>
      <w:tr w:rsidR="008D5698" w:rsidRPr="008D5698" w:rsidTr="008D5698">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t>Affected static and global variables</w:t>
            </w: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Writes to following variables</w:t>
            </w:r>
          </w:p>
        </w:tc>
      </w:tr>
      <w:tr w:rsidR="008D5698" w:rsidRPr="008D5698" w:rsidTr="008D5698">
        <w:trPr>
          <w:trHeight w:val="300"/>
        </w:trPr>
        <w:tc>
          <w:tcPr>
            <w:tcW w:w="2600" w:type="dxa"/>
            <w:vMerge/>
            <w:tcBorders>
              <w:top w:val="nil"/>
              <w:left w:val="single" w:sz="4" w:space="0" w:color="auto"/>
              <w:bottom w:val="single" w:sz="4" w:space="0" w:color="auto"/>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TxBuf</w:t>
            </w:r>
          </w:p>
        </w:tc>
      </w:tr>
      <w:tr w:rsidR="008D5698" w:rsidRPr="008D5698" w:rsidTr="008D5698">
        <w:trPr>
          <w:trHeight w:val="300"/>
        </w:trPr>
        <w:tc>
          <w:tcPr>
            <w:tcW w:w="2600" w:type="dxa"/>
            <w:vMerge/>
            <w:tcBorders>
              <w:top w:val="nil"/>
              <w:left w:val="single" w:sz="4" w:space="0" w:color="auto"/>
              <w:bottom w:val="single" w:sz="4" w:space="0" w:color="auto"/>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RollgCntr</w:t>
            </w:r>
          </w:p>
        </w:tc>
      </w:tr>
      <w:tr w:rsidR="008D5698" w:rsidRPr="008D5698" w:rsidTr="008D5698">
        <w:trPr>
          <w:trHeight w:val="600"/>
        </w:trPr>
        <w:tc>
          <w:tcPr>
            <w:tcW w:w="2600" w:type="dxa"/>
            <w:tcBorders>
              <w:top w:val="nil"/>
              <w:left w:val="single" w:sz="4" w:space="0" w:color="auto"/>
              <w:bottom w:val="nil"/>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t>Affected inter-runnable variable</w:t>
            </w: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None</w:t>
            </w:r>
          </w:p>
        </w:tc>
      </w:tr>
      <w:tr w:rsidR="008D5698" w:rsidRPr="008D5698" w:rsidTr="008D5698">
        <w:trPr>
          <w:trHeight w:val="300"/>
        </w:trPr>
        <w:tc>
          <w:tcPr>
            <w:tcW w:w="2600" w:type="dxa"/>
            <w:tcBorders>
              <w:top w:val="single" w:sz="4" w:space="0" w:color="auto"/>
              <w:left w:val="single" w:sz="4" w:space="0" w:color="auto"/>
              <w:bottom w:val="single" w:sz="4" w:space="0" w:color="auto"/>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t>Exclusive area access</w:t>
            </w: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Needed to update Transmit data buffer</w:t>
            </w:r>
          </w:p>
        </w:tc>
      </w:tr>
      <w:tr w:rsidR="008D5698" w:rsidRPr="008D5698" w:rsidTr="008D5698">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t>Configuration access</w:t>
            </w: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Accesses following configuration data</w:t>
            </w:r>
          </w:p>
        </w:tc>
      </w:tr>
      <w:tr w:rsidR="008D5698" w:rsidRPr="008D5698" w:rsidTr="008D5698">
        <w:trPr>
          <w:trHeight w:val="300"/>
        </w:trPr>
        <w:tc>
          <w:tcPr>
            <w:tcW w:w="2600" w:type="dxa"/>
            <w:vMerge/>
            <w:tcBorders>
              <w:top w:val="nil"/>
              <w:left w:val="single" w:sz="4" w:space="0" w:color="auto"/>
              <w:bottom w:val="single" w:sz="4" w:space="0" w:color="auto"/>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SIGGROUPCONFIG_REC</w:t>
            </w:r>
          </w:p>
        </w:tc>
      </w:tr>
      <w:tr w:rsidR="008D5698" w:rsidRPr="008D5698" w:rsidTr="008D5698">
        <w:trPr>
          <w:trHeight w:val="300"/>
        </w:trPr>
        <w:tc>
          <w:tcPr>
            <w:tcW w:w="2600" w:type="dxa"/>
            <w:vMerge/>
            <w:tcBorders>
              <w:top w:val="nil"/>
              <w:left w:val="single" w:sz="4" w:space="0" w:color="auto"/>
              <w:bottom w:val="single" w:sz="4" w:space="0" w:color="auto"/>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RATEGROUPOFFS_CNT_U08</w:t>
            </w:r>
          </w:p>
        </w:tc>
      </w:tr>
      <w:tr w:rsidR="008D5698" w:rsidRPr="008D5698" w:rsidTr="008D5698">
        <w:trPr>
          <w:trHeight w:val="300"/>
        </w:trPr>
        <w:tc>
          <w:tcPr>
            <w:tcW w:w="2600" w:type="dxa"/>
            <w:vMerge/>
            <w:tcBorders>
              <w:top w:val="nil"/>
              <w:left w:val="single" w:sz="4" w:space="0" w:color="auto"/>
              <w:bottom w:val="single" w:sz="4" w:space="0" w:color="auto"/>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NRSIGGROUPINRATEGROUP_CNT_U08</w:t>
            </w:r>
          </w:p>
        </w:tc>
      </w:tr>
      <w:tr w:rsidR="008D5698" w:rsidRPr="008D5698" w:rsidTr="008D5698">
        <w:trPr>
          <w:trHeight w:val="300"/>
        </w:trPr>
        <w:tc>
          <w:tcPr>
            <w:tcW w:w="2600" w:type="dxa"/>
            <w:tcBorders>
              <w:top w:val="nil"/>
              <w:left w:val="single" w:sz="4" w:space="0" w:color="auto"/>
              <w:bottom w:val="nil"/>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t>Calibration data access</w:t>
            </w: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None</w:t>
            </w:r>
          </w:p>
        </w:tc>
      </w:tr>
      <w:tr w:rsidR="008D5698" w:rsidRPr="008D5698" w:rsidTr="008D5698">
        <w:trPr>
          <w:trHeight w:val="300"/>
        </w:trPr>
        <w:tc>
          <w:tcPr>
            <w:tcW w:w="2600" w:type="dxa"/>
            <w:vMerge w:val="restart"/>
            <w:tcBorders>
              <w:top w:val="single" w:sz="4" w:space="0" w:color="auto"/>
              <w:left w:val="single" w:sz="4" w:space="0" w:color="auto"/>
              <w:bottom w:val="single" w:sz="4" w:space="0" w:color="000000"/>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t>Called local functions</w:t>
            </w: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Calls following local function</w:t>
            </w:r>
          </w:p>
        </w:tc>
      </w:tr>
      <w:tr w:rsidR="008D5698" w:rsidRPr="008D5698" w:rsidTr="008D5698">
        <w:trPr>
          <w:trHeight w:val="300"/>
        </w:trPr>
        <w:tc>
          <w:tcPr>
            <w:tcW w:w="2600" w:type="dxa"/>
            <w:vMerge/>
            <w:tcBorders>
              <w:top w:val="single" w:sz="4" w:space="0" w:color="auto"/>
              <w:left w:val="single" w:sz="4" w:space="0" w:color="auto"/>
              <w:bottom w:val="single" w:sz="4" w:space="0" w:color="000000"/>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CreatSigGroupData</w:t>
            </w:r>
          </w:p>
        </w:tc>
      </w:tr>
      <w:tr w:rsidR="008D5698" w:rsidRPr="008D5698" w:rsidTr="008D5698">
        <w:trPr>
          <w:trHeight w:val="300"/>
        </w:trPr>
        <w:tc>
          <w:tcPr>
            <w:tcW w:w="2600" w:type="dxa"/>
            <w:vMerge w:val="restart"/>
            <w:tcBorders>
              <w:top w:val="nil"/>
              <w:left w:val="single" w:sz="4" w:space="0" w:color="auto"/>
              <w:bottom w:val="single" w:sz="4" w:space="0" w:color="000000"/>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t>External Interface call</w:t>
            </w: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Calls following external function in the sub-functions</w:t>
            </w:r>
          </w:p>
        </w:tc>
      </w:tr>
      <w:tr w:rsidR="008D5698" w:rsidRPr="008D5698" w:rsidTr="008D5698">
        <w:trPr>
          <w:trHeight w:val="300"/>
        </w:trPr>
        <w:tc>
          <w:tcPr>
            <w:tcW w:w="2600" w:type="dxa"/>
            <w:vMerge/>
            <w:tcBorders>
              <w:top w:val="nil"/>
              <w:left w:val="single" w:sz="4" w:space="0" w:color="auto"/>
              <w:bottom w:val="single" w:sz="4" w:space="0" w:color="000000"/>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Crc_CalculateCRC8</w:t>
            </w:r>
          </w:p>
        </w:tc>
      </w:tr>
      <w:tr w:rsidR="008D5698" w:rsidRPr="008D5698" w:rsidTr="008D5698">
        <w:trPr>
          <w:trHeight w:val="1200"/>
        </w:trPr>
        <w:tc>
          <w:tcPr>
            <w:tcW w:w="2600" w:type="dxa"/>
            <w:vMerge w:val="restart"/>
            <w:tcBorders>
              <w:top w:val="nil"/>
              <w:left w:val="single" w:sz="4" w:space="0" w:color="auto"/>
              <w:bottom w:val="single" w:sz="4" w:space="0" w:color="000000"/>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t>Called by</w:t>
            </w: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Called by following functions only when atleast one Signal Group is configured for particular Rate Group</w:t>
            </w:r>
            <w:r w:rsidRPr="008D5698">
              <w:rPr>
                <w:rFonts w:ascii="Calibri" w:hAnsi="Calibri"/>
                <w:color w:val="000000"/>
                <w:sz w:val="22"/>
                <w:szCs w:val="22"/>
              </w:rPr>
              <w:br/>
              <w:t>e.g if no Signal Group configured for 100ms Rate Group then this function will not get called from ImcArbnPer3</w:t>
            </w:r>
          </w:p>
        </w:tc>
      </w:tr>
      <w:tr w:rsidR="008D5698" w:rsidRPr="008D5698" w:rsidTr="008D5698">
        <w:trPr>
          <w:trHeight w:val="300"/>
        </w:trPr>
        <w:tc>
          <w:tcPr>
            <w:tcW w:w="2600" w:type="dxa"/>
            <w:vMerge/>
            <w:tcBorders>
              <w:top w:val="nil"/>
              <w:left w:val="single" w:sz="4" w:space="0" w:color="auto"/>
              <w:bottom w:val="single" w:sz="4" w:space="0" w:color="000000"/>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ImcArbrPer1</w:t>
            </w:r>
          </w:p>
        </w:tc>
      </w:tr>
      <w:tr w:rsidR="008D5698" w:rsidRPr="008D5698" w:rsidTr="008D5698">
        <w:trPr>
          <w:trHeight w:val="300"/>
        </w:trPr>
        <w:tc>
          <w:tcPr>
            <w:tcW w:w="2600" w:type="dxa"/>
            <w:vMerge/>
            <w:tcBorders>
              <w:top w:val="nil"/>
              <w:left w:val="single" w:sz="4" w:space="0" w:color="auto"/>
              <w:bottom w:val="single" w:sz="4" w:space="0" w:color="000000"/>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ImcArbrPer2</w:t>
            </w:r>
          </w:p>
        </w:tc>
      </w:tr>
      <w:tr w:rsidR="008D5698" w:rsidRPr="008D5698" w:rsidTr="008D5698">
        <w:trPr>
          <w:trHeight w:val="300"/>
        </w:trPr>
        <w:tc>
          <w:tcPr>
            <w:tcW w:w="2600" w:type="dxa"/>
            <w:vMerge/>
            <w:tcBorders>
              <w:top w:val="nil"/>
              <w:left w:val="single" w:sz="4" w:space="0" w:color="auto"/>
              <w:bottom w:val="single" w:sz="4" w:space="0" w:color="000000"/>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ImcArbrPer3</w:t>
            </w:r>
          </w:p>
        </w:tc>
      </w:tr>
    </w:tbl>
    <w:p w:rsidR="00487D79" w:rsidRPr="00D51C49" w:rsidRDefault="00487D79" w:rsidP="00487D79"/>
    <w:p w:rsidR="00747B65" w:rsidRPr="00747B65" w:rsidRDefault="00B24963" w:rsidP="00747B65">
      <w:del w:id="834" w:author="Akilan Rathakrishnan" w:date="2017-01-17T17:36:00Z">
        <w:r w:rsidDel="000B1D77">
          <w:object w:dxaOrig="13079" w:dyaOrig="25554">
            <v:shape id="_x0000_i1034" type="#_x0000_t75" style="width:431.5pt;height:843.5pt" o:ole="">
              <v:imagedata r:id="rId27" o:title=""/>
            </v:shape>
            <o:OLEObject Type="Embed" ProgID="Visio.Drawing.11" ShapeID="_x0000_i1034" DrawAspect="Content" ObjectID="_1546252868" r:id="rId28"/>
          </w:object>
        </w:r>
      </w:del>
      <w:ins w:id="835" w:author="Akilan Rathakrishnan" w:date="2017-01-17T17:36:00Z">
        <w:r w:rsidR="004A4670">
          <w:object w:dxaOrig="13079" w:dyaOrig="27894">
            <v:shape id="_x0000_i1113" type="#_x0000_t75" style="width:405pt;height:863.5pt" o:ole="">
              <v:imagedata r:id="rId29" o:title=""/>
            </v:shape>
            <o:OLEObject Type="Embed" ProgID="Visio.Drawing.11" ShapeID="_x0000_i1113" DrawAspect="Content" ObjectID="_1546252869" r:id="rId30"/>
          </w:object>
        </w:r>
      </w:ins>
    </w:p>
    <w:p w:rsidR="003575D5" w:rsidRDefault="002F51EA" w:rsidP="008F59ED">
      <w:pPr>
        <w:pStyle w:val="Heading2"/>
        <w:rPr>
          <w:rFonts w:ascii="Calibri" w:hAnsi="Calibri"/>
        </w:rPr>
      </w:pPr>
      <w:bookmarkStart w:id="836" w:name="_Toc472510863"/>
      <w:r>
        <w:lastRenderedPageBreak/>
        <w:t xml:space="preserve">Sub-Function: </w:t>
      </w:r>
      <w:r w:rsidR="00747B65">
        <w:rPr>
          <w:rFonts w:ascii="Calibri" w:hAnsi="Calibri"/>
        </w:rPr>
        <w:t>ImcArbn</w:t>
      </w:r>
      <w:r w:rsidR="008F59ED" w:rsidRPr="008F59ED">
        <w:rPr>
          <w:rFonts w:ascii="Calibri" w:hAnsi="Calibri"/>
        </w:rPr>
        <w:t>Per1</w:t>
      </w:r>
      <w:bookmarkEnd w:id="836"/>
    </w:p>
    <w:p w:rsidR="003575D5" w:rsidRPr="00967BCF" w:rsidRDefault="003575D5" w:rsidP="003575D5">
      <w:pPr>
        <w:pStyle w:val="Heading3"/>
        <w:rPr>
          <w:rFonts w:ascii="Calibri" w:hAnsi="Calibri"/>
        </w:rPr>
      </w:pPr>
      <w:bookmarkStart w:id="837" w:name="_Toc472510864"/>
      <w:r w:rsidRPr="00967BCF">
        <w:rPr>
          <w:rFonts w:ascii="Calibri" w:hAnsi="Calibri"/>
        </w:rPr>
        <w:t>Hardware Related Design</w:t>
      </w:r>
      <w:bookmarkEnd w:id="837"/>
    </w:p>
    <w:p w:rsidR="005E6201" w:rsidRPr="00C36031" w:rsidRDefault="001E31E7" w:rsidP="003575D5">
      <w:pPr>
        <w:rPr>
          <w:rFonts w:ascii="Calibri" w:hAnsi="Calibri"/>
          <w:color w:val="0000FF"/>
        </w:rPr>
      </w:pPr>
      <w:r w:rsidRPr="001E31E7">
        <w:rPr>
          <w:rFonts w:ascii="Calibri" w:hAnsi="Calibri"/>
        </w:rPr>
        <w:t>None</w:t>
      </w:r>
    </w:p>
    <w:p w:rsidR="003575D5" w:rsidRDefault="003575D5" w:rsidP="003575D5">
      <w:pPr>
        <w:pStyle w:val="Heading3"/>
        <w:rPr>
          <w:rFonts w:ascii="Calibri" w:hAnsi="Calibri"/>
        </w:rPr>
      </w:pPr>
      <w:bookmarkStart w:id="838" w:name="_Toc472510865"/>
      <w:r w:rsidRPr="00967BCF">
        <w:rPr>
          <w:rFonts w:ascii="Calibri" w:hAnsi="Calibri"/>
        </w:rPr>
        <w:t>Software Related Design</w:t>
      </w:r>
      <w:bookmarkEnd w:id="838"/>
    </w:p>
    <w:tbl>
      <w:tblPr>
        <w:tblW w:w="10020" w:type="dxa"/>
        <w:tblInd w:w="113" w:type="dxa"/>
        <w:tblLook w:val="04A0" w:firstRow="1" w:lastRow="0" w:firstColumn="1" w:lastColumn="0" w:noHBand="0" w:noVBand="1"/>
      </w:tblPr>
      <w:tblGrid>
        <w:gridCol w:w="2600"/>
        <w:gridCol w:w="7420"/>
      </w:tblGrid>
      <w:tr w:rsidR="008D5698" w:rsidRPr="008D5698" w:rsidTr="008D5698">
        <w:trPr>
          <w:trHeight w:val="300"/>
        </w:trPr>
        <w:tc>
          <w:tcPr>
            <w:tcW w:w="10020" w:type="dxa"/>
            <w:gridSpan w:val="2"/>
            <w:tcBorders>
              <w:top w:val="single" w:sz="4" w:space="0" w:color="auto"/>
              <w:left w:val="single" w:sz="4" w:space="0" w:color="auto"/>
              <w:bottom w:val="single" w:sz="4" w:space="0" w:color="auto"/>
              <w:right w:val="single" w:sz="4" w:space="0" w:color="auto"/>
            </w:tcBorders>
            <w:shd w:val="clear" w:color="000000" w:fill="A6A6A6"/>
            <w:noWrap/>
            <w:vAlign w:val="bottom"/>
            <w:hideMark/>
          </w:tcPr>
          <w:p w:rsidR="008D5698" w:rsidRPr="008D5698" w:rsidRDefault="008D5698" w:rsidP="008D5698">
            <w:pPr>
              <w:jc w:val="center"/>
              <w:rPr>
                <w:rFonts w:ascii="Calibri" w:hAnsi="Calibri"/>
                <w:b/>
                <w:bCs/>
                <w:color w:val="000000"/>
                <w:sz w:val="22"/>
                <w:szCs w:val="22"/>
              </w:rPr>
            </w:pPr>
            <w:r w:rsidRPr="008D5698">
              <w:rPr>
                <w:rFonts w:ascii="Calibri" w:hAnsi="Calibri"/>
                <w:b/>
                <w:bCs/>
                <w:color w:val="000000"/>
                <w:sz w:val="22"/>
                <w:szCs w:val="22"/>
              </w:rPr>
              <w:t>ImcArbrPer1</w:t>
            </w:r>
          </w:p>
        </w:tc>
      </w:tr>
      <w:tr w:rsidR="008D5698" w:rsidRPr="008D5698" w:rsidTr="008D5698">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t>Function scope</w:t>
            </w: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2ms Periodic, Global</w:t>
            </w:r>
          </w:p>
        </w:tc>
      </w:tr>
      <w:tr w:rsidR="008D5698" w:rsidRPr="008D5698" w:rsidTr="008D5698">
        <w:trPr>
          <w:trHeight w:val="6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t>Description</w:t>
            </w: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Frames transmit data for all Signal Groups configured under 2ms Rate Group and stores in the Transmit data buffer.</w:t>
            </w:r>
          </w:p>
        </w:tc>
      </w:tr>
      <w:tr w:rsidR="008D5698" w:rsidRPr="008D5698" w:rsidTr="008D5698">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t>Parameters</w:t>
            </w: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None</w:t>
            </w:r>
          </w:p>
        </w:tc>
      </w:tr>
      <w:tr w:rsidR="008D5698" w:rsidRPr="008D5698" w:rsidTr="008D5698">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t>Return value</w:t>
            </w: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None</w:t>
            </w:r>
          </w:p>
        </w:tc>
      </w:tr>
      <w:tr w:rsidR="008D5698" w:rsidRPr="008D5698" w:rsidTr="008D5698">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t>Affected static and global variables</w:t>
            </w: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Writes to following variables</w:t>
            </w:r>
          </w:p>
        </w:tc>
      </w:tr>
      <w:tr w:rsidR="008D5698" w:rsidRPr="008D5698" w:rsidTr="008D5698">
        <w:trPr>
          <w:trHeight w:val="300"/>
        </w:trPr>
        <w:tc>
          <w:tcPr>
            <w:tcW w:w="2600" w:type="dxa"/>
            <w:vMerge/>
            <w:tcBorders>
              <w:top w:val="nil"/>
              <w:left w:val="single" w:sz="4" w:space="0" w:color="auto"/>
              <w:bottom w:val="single" w:sz="4" w:space="0" w:color="auto"/>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TxBuf</w:t>
            </w:r>
          </w:p>
        </w:tc>
      </w:tr>
      <w:tr w:rsidR="008D5698" w:rsidRPr="008D5698" w:rsidTr="008D5698">
        <w:trPr>
          <w:trHeight w:val="300"/>
        </w:trPr>
        <w:tc>
          <w:tcPr>
            <w:tcW w:w="2600" w:type="dxa"/>
            <w:vMerge/>
            <w:tcBorders>
              <w:top w:val="nil"/>
              <w:left w:val="single" w:sz="4" w:space="0" w:color="auto"/>
              <w:bottom w:val="single" w:sz="4" w:space="0" w:color="auto"/>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RollgCntr</w:t>
            </w:r>
          </w:p>
        </w:tc>
      </w:tr>
      <w:tr w:rsidR="008D5698" w:rsidRPr="008D5698" w:rsidTr="008D5698">
        <w:trPr>
          <w:trHeight w:val="600"/>
        </w:trPr>
        <w:tc>
          <w:tcPr>
            <w:tcW w:w="2600" w:type="dxa"/>
            <w:tcBorders>
              <w:top w:val="nil"/>
              <w:left w:val="single" w:sz="4" w:space="0" w:color="auto"/>
              <w:bottom w:val="nil"/>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t>Affected inter-runnable variable</w:t>
            </w: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None</w:t>
            </w:r>
          </w:p>
        </w:tc>
      </w:tr>
      <w:tr w:rsidR="008D5698" w:rsidRPr="008D5698" w:rsidTr="008D5698">
        <w:trPr>
          <w:trHeight w:val="300"/>
        </w:trPr>
        <w:tc>
          <w:tcPr>
            <w:tcW w:w="2600" w:type="dxa"/>
            <w:tcBorders>
              <w:top w:val="single" w:sz="4" w:space="0" w:color="auto"/>
              <w:left w:val="single" w:sz="4" w:space="0" w:color="auto"/>
              <w:bottom w:val="single" w:sz="4" w:space="0" w:color="auto"/>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t>Exclusive area access</w:t>
            </w: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Needed to update Transmit data buffer</w:t>
            </w:r>
          </w:p>
        </w:tc>
      </w:tr>
      <w:tr w:rsidR="008D5698" w:rsidRPr="008D5698" w:rsidTr="008D5698">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t>Configuration access</w:t>
            </w: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Accesses following configuration data</w:t>
            </w:r>
          </w:p>
        </w:tc>
      </w:tr>
      <w:tr w:rsidR="008D5698" w:rsidRPr="008D5698" w:rsidTr="008D5698">
        <w:trPr>
          <w:trHeight w:val="300"/>
        </w:trPr>
        <w:tc>
          <w:tcPr>
            <w:tcW w:w="2600" w:type="dxa"/>
            <w:vMerge/>
            <w:tcBorders>
              <w:top w:val="nil"/>
              <w:left w:val="single" w:sz="4" w:space="0" w:color="auto"/>
              <w:bottom w:val="single" w:sz="4" w:space="0" w:color="auto"/>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SIGGROUPCONFIG_REC</w:t>
            </w:r>
          </w:p>
        </w:tc>
      </w:tr>
      <w:tr w:rsidR="008D5698" w:rsidRPr="008D5698" w:rsidTr="008D5698">
        <w:trPr>
          <w:trHeight w:val="300"/>
        </w:trPr>
        <w:tc>
          <w:tcPr>
            <w:tcW w:w="2600" w:type="dxa"/>
            <w:vMerge/>
            <w:tcBorders>
              <w:top w:val="nil"/>
              <w:left w:val="single" w:sz="4" w:space="0" w:color="auto"/>
              <w:bottom w:val="single" w:sz="4" w:space="0" w:color="auto"/>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RATEGROUPOFFS_CNT_U08</w:t>
            </w:r>
          </w:p>
        </w:tc>
      </w:tr>
      <w:tr w:rsidR="008D5698" w:rsidRPr="008D5698" w:rsidTr="008D5698">
        <w:trPr>
          <w:trHeight w:val="300"/>
        </w:trPr>
        <w:tc>
          <w:tcPr>
            <w:tcW w:w="2600" w:type="dxa"/>
            <w:vMerge/>
            <w:tcBorders>
              <w:top w:val="nil"/>
              <w:left w:val="single" w:sz="4" w:space="0" w:color="auto"/>
              <w:bottom w:val="single" w:sz="4" w:space="0" w:color="auto"/>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NRSIGGROUPINRATEGROUP_CNT_U08</w:t>
            </w:r>
          </w:p>
        </w:tc>
      </w:tr>
      <w:tr w:rsidR="008D5698" w:rsidRPr="008D5698" w:rsidTr="008D5698">
        <w:trPr>
          <w:trHeight w:val="300"/>
        </w:trPr>
        <w:tc>
          <w:tcPr>
            <w:tcW w:w="2600" w:type="dxa"/>
            <w:tcBorders>
              <w:top w:val="nil"/>
              <w:left w:val="single" w:sz="4" w:space="0" w:color="auto"/>
              <w:bottom w:val="nil"/>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t>Calibration data access</w:t>
            </w: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None</w:t>
            </w:r>
          </w:p>
        </w:tc>
      </w:tr>
      <w:tr w:rsidR="008D5698" w:rsidRPr="008D5698" w:rsidTr="008D5698">
        <w:trPr>
          <w:trHeight w:val="900"/>
        </w:trPr>
        <w:tc>
          <w:tcPr>
            <w:tcW w:w="2600" w:type="dxa"/>
            <w:vMerge w:val="restart"/>
            <w:tcBorders>
              <w:top w:val="single" w:sz="4" w:space="0" w:color="auto"/>
              <w:left w:val="single" w:sz="4" w:space="0" w:color="auto"/>
              <w:bottom w:val="single" w:sz="4" w:space="0" w:color="000000"/>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t>Called local functions</w:t>
            </w: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Calls following function only when number of Signal Groups configured under the 2ms Rate Group is NOT zero (IMCARBN_NROF2MILLISECRATEGROUP_CNT_U08 != 0)</w:t>
            </w:r>
          </w:p>
        </w:tc>
      </w:tr>
      <w:tr w:rsidR="008D5698" w:rsidRPr="008D5698" w:rsidTr="008D5698">
        <w:trPr>
          <w:trHeight w:val="300"/>
        </w:trPr>
        <w:tc>
          <w:tcPr>
            <w:tcW w:w="2600" w:type="dxa"/>
            <w:vMerge/>
            <w:tcBorders>
              <w:top w:val="single" w:sz="4" w:space="0" w:color="auto"/>
              <w:left w:val="single" w:sz="4" w:space="0" w:color="auto"/>
              <w:bottom w:val="single" w:sz="4" w:space="0" w:color="000000"/>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ImcArbnTx</w:t>
            </w:r>
          </w:p>
        </w:tc>
      </w:tr>
      <w:tr w:rsidR="008D5698" w:rsidRPr="008D5698" w:rsidTr="008D5698">
        <w:trPr>
          <w:trHeight w:val="300"/>
        </w:trPr>
        <w:tc>
          <w:tcPr>
            <w:tcW w:w="2600" w:type="dxa"/>
            <w:vMerge w:val="restart"/>
            <w:tcBorders>
              <w:top w:val="nil"/>
              <w:left w:val="single" w:sz="4" w:space="0" w:color="auto"/>
              <w:bottom w:val="single" w:sz="4" w:space="0" w:color="000000"/>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t>External Interface call</w:t>
            </w: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Calls following external function</w:t>
            </w:r>
          </w:p>
        </w:tc>
      </w:tr>
      <w:tr w:rsidR="008D5698" w:rsidRPr="008D5698" w:rsidTr="008D5698">
        <w:trPr>
          <w:trHeight w:val="300"/>
        </w:trPr>
        <w:tc>
          <w:tcPr>
            <w:tcW w:w="2600" w:type="dxa"/>
            <w:vMerge/>
            <w:tcBorders>
              <w:top w:val="nil"/>
              <w:left w:val="single" w:sz="4" w:space="0" w:color="auto"/>
              <w:bottom w:val="single" w:sz="4" w:space="0" w:color="000000"/>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Crc_CalculateCRC8</w:t>
            </w:r>
          </w:p>
        </w:tc>
      </w:tr>
      <w:tr w:rsidR="008D5698" w:rsidRPr="008D5698" w:rsidTr="008D5698">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t>Called by</w:t>
            </w: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2ms Task</w:t>
            </w:r>
          </w:p>
        </w:tc>
      </w:tr>
    </w:tbl>
    <w:p w:rsidR="00D51C49" w:rsidRPr="00D51C49" w:rsidRDefault="00D51C49" w:rsidP="00D51C49"/>
    <w:p w:rsidR="00930DEE" w:rsidRDefault="008D5698" w:rsidP="0030772A">
      <w:pPr>
        <w:jc w:val="center"/>
        <w:rPr>
          <w:rFonts w:ascii="Calibri" w:hAnsi="Calibri"/>
          <w:color w:val="0000FF"/>
        </w:rPr>
      </w:pPr>
      <w:r>
        <w:object w:dxaOrig="9135" w:dyaOrig="5110">
          <v:shape id="_x0000_i1036" type="#_x0000_t75" style="width:431pt;height:241.5pt" o:ole="">
            <v:imagedata r:id="rId31" o:title=""/>
          </v:shape>
          <o:OLEObject Type="Embed" ProgID="Visio.Drawing.11" ShapeID="_x0000_i1036" DrawAspect="Content" ObjectID="_1546252870" r:id="rId32"/>
        </w:object>
      </w:r>
    </w:p>
    <w:p w:rsidR="00EB6B8E" w:rsidRDefault="00EB6B8E" w:rsidP="00EB6B8E">
      <w:pPr>
        <w:pStyle w:val="Heading2"/>
        <w:rPr>
          <w:rFonts w:ascii="Calibri" w:hAnsi="Calibri"/>
        </w:rPr>
      </w:pPr>
      <w:bookmarkStart w:id="839" w:name="_Toc472510866"/>
      <w:r>
        <w:t xml:space="preserve">Sub-Function: </w:t>
      </w:r>
      <w:r w:rsidR="00747B65">
        <w:rPr>
          <w:rFonts w:ascii="Calibri" w:hAnsi="Calibri"/>
        </w:rPr>
        <w:t>ImcArbn</w:t>
      </w:r>
      <w:r w:rsidRPr="008F59ED">
        <w:rPr>
          <w:rFonts w:ascii="Calibri" w:hAnsi="Calibri"/>
        </w:rPr>
        <w:t>Per</w:t>
      </w:r>
      <w:r>
        <w:rPr>
          <w:rFonts w:ascii="Calibri" w:hAnsi="Calibri"/>
        </w:rPr>
        <w:t>2</w:t>
      </w:r>
      <w:bookmarkEnd w:id="839"/>
    </w:p>
    <w:p w:rsidR="00E9655F" w:rsidRPr="00E9655F" w:rsidRDefault="00E9655F" w:rsidP="00E9655F"/>
    <w:p w:rsidR="00EB6B8E" w:rsidRPr="00967BCF" w:rsidRDefault="00EB6B8E" w:rsidP="00EB6B8E">
      <w:pPr>
        <w:pStyle w:val="Heading3"/>
        <w:rPr>
          <w:rFonts w:ascii="Calibri" w:hAnsi="Calibri"/>
        </w:rPr>
      </w:pPr>
      <w:bookmarkStart w:id="840" w:name="_Toc472510867"/>
      <w:r w:rsidRPr="00967BCF">
        <w:rPr>
          <w:rFonts w:ascii="Calibri" w:hAnsi="Calibri"/>
        </w:rPr>
        <w:t>Hardware Related Design</w:t>
      </w:r>
      <w:bookmarkEnd w:id="840"/>
    </w:p>
    <w:p w:rsidR="00EB6B8E" w:rsidRPr="00C36031" w:rsidRDefault="00EB6B8E" w:rsidP="00EB6B8E">
      <w:pPr>
        <w:rPr>
          <w:rFonts w:ascii="Calibri" w:hAnsi="Calibri"/>
          <w:color w:val="0000FF"/>
        </w:rPr>
      </w:pPr>
      <w:r w:rsidRPr="001E31E7">
        <w:rPr>
          <w:rFonts w:ascii="Calibri" w:hAnsi="Calibri"/>
        </w:rPr>
        <w:t>None</w:t>
      </w:r>
    </w:p>
    <w:p w:rsidR="00EB6B8E" w:rsidRDefault="00EB6B8E" w:rsidP="00EB6B8E">
      <w:pPr>
        <w:pStyle w:val="Heading3"/>
        <w:rPr>
          <w:rFonts w:ascii="Calibri" w:hAnsi="Calibri"/>
        </w:rPr>
      </w:pPr>
      <w:bookmarkStart w:id="841" w:name="_Toc472510868"/>
      <w:r w:rsidRPr="00967BCF">
        <w:rPr>
          <w:rFonts w:ascii="Calibri" w:hAnsi="Calibri"/>
        </w:rPr>
        <w:lastRenderedPageBreak/>
        <w:t>Software Related Design</w:t>
      </w:r>
      <w:bookmarkEnd w:id="841"/>
    </w:p>
    <w:tbl>
      <w:tblPr>
        <w:tblW w:w="10020" w:type="dxa"/>
        <w:tblInd w:w="113" w:type="dxa"/>
        <w:tblLook w:val="04A0" w:firstRow="1" w:lastRow="0" w:firstColumn="1" w:lastColumn="0" w:noHBand="0" w:noVBand="1"/>
      </w:tblPr>
      <w:tblGrid>
        <w:gridCol w:w="2600"/>
        <w:gridCol w:w="7420"/>
      </w:tblGrid>
      <w:tr w:rsidR="008D5698" w:rsidRPr="008D5698" w:rsidTr="008D5698">
        <w:trPr>
          <w:trHeight w:val="300"/>
        </w:trPr>
        <w:tc>
          <w:tcPr>
            <w:tcW w:w="10020" w:type="dxa"/>
            <w:gridSpan w:val="2"/>
            <w:tcBorders>
              <w:top w:val="single" w:sz="4" w:space="0" w:color="auto"/>
              <w:left w:val="single" w:sz="4" w:space="0" w:color="auto"/>
              <w:bottom w:val="single" w:sz="4" w:space="0" w:color="auto"/>
              <w:right w:val="single" w:sz="4" w:space="0" w:color="auto"/>
            </w:tcBorders>
            <w:shd w:val="clear" w:color="000000" w:fill="A6A6A6"/>
            <w:noWrap/>
            <w:vAlign w:val="bottom"/>
            <w:hideMark/>
          </w:tcPr>
          <w:p w:rsidR="008D5698" w:rsidRPr="008D5698" w:rsidRDefault="008D5698" w:rsidP="008D5698">
            <w:pPr>
              <w:jc w:val="center"/>
              <w:rPr>
                <w:rFonts w:ascii="Calibri" w:hAnsi="Calibri"/>
                <w:b/>
                <w:bCs/>
                <w:color w:val="000000"/>
                <w:sz w:val="22"/>
                <w:szCs w:val="22"/>
              </w:rPr>
            </w:pPr>
            <w:r w:rsidRPr="008D5698">
              <w:rPr>
                <w:rFonts w:ascii="Calibri" w:hAnsi="Calibri"/>
                <w:b/>
                <w:bCs/>
                <w:color w:val="000000"/>
                <w:sz w:val="22"/>
                <w:szCs w:val="22"/>
              </w:rPr>
              <w:t>ImcArbrPer2</w:t>
            </w:r>
          </w:p>
        </w:tc>
      </w:tr>
      <w:tr w:rsidR="008D5698" w:rsidRPr="008D5698" w:rsidTr="008D5698">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t>Function scope</w:t>
            </w: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10ms Periodic, Global</w:t>
            </w:r>
          </w:p>
        </w:tc>
      </w:tr>
      <w:tr w:rsidR="008D5698" w:rsidRPr="008D5698" w:rsidTr="008D5698">
        <w:trPr>
          <w:trHeight w:val="6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t>Description</w:t>
            </w: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Frames transmit data for all Signal Groups configured under 10ms Rate Group and stores in the Transmit data buffer.</w:t>
            </w:r>
          </w:p>
        </w:tc>
      </w:tr>
      <w:tr w:rsidR="008D5698" w:rsidRPr="008D5698" w:rsidTr="008D5698">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t>Parameters</w:t>
            </w: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None</w:t>
            </w:r>
          </w:p>
        </w:tc>
      </w:tr>
      <w:tr w:rsidR="008D5698" w:rsidRPr="008D5698" w:rsidTr="008D5698">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t>Return value</w:t>
            </w: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None</w:t>
            </w:r>
          </w:p>
        </w:tc>
      </w:tr>
      <w:tr w:rsidR="008D5698" w:rsidRPr="008D5698" w:rsidTr="008D5698">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t>Affected static and global variables</w:t>
            </w: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Writes to following variables</w:t>
            </w:r>
          </w:p>
        </w:tc>
      </w:tr>
      <w:tr w:rsidR="008D5698" w:rsidRPr="008D5698" w:rsidTr="008D5698">
        <w:trPr>
          <w:trHeight w:val="300"/>
        </w:trPr>
        <w:tc>
          <w:tcPr>
            <w:tcW w:w="2600" w:type="dxa"/>
            <w:vMerge/>
            <w:tcBorders>
              <w:top w:val="nil"/>
              <w:left w:val="single" w:sz="4" w:space="0" w:color="auto"/>
              <w:bottom w:val="single" w:sz="4" w:space="0" w:color="auto"/>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TxBuf</w:t>
            </w:r>
          </w:p>
        </w:tc>
      </w:tr>
      <w:tr w:rsidR="008D5698" w:rsidRPr="008D5698" w:rsidTr="008D5698">
        <w:trPr>
          <w:trHeight w:val="300"/>
        </w:trPr>
        <w:tc>
          <w:tcPr>
            <w:tcW w:w="2600" w:type="dxa"/>
            <w:vMerge/>
            <w:tcBorders>
              <w:top w:val="nil"/>
              <w:left w:val="single" w:sz="4" w:space="0" w:color="auto"/>
              <w:bottom w:val="single" w:sz="4" w:space="0" w:color="auto"/>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RollgCntr</w:t>
            </w:r>
          </w:p>
        </w:tc>
      </w:tr>
      <w:tr w:rsidR="008D5698" w:rsidRPr="008D5698" w:rsidTr="008D5698">
        <w:trPr>
          <w:trHeight w:val="600"/>
        </w:trPr>
        <w:tc>
          <w:tcPr>
            <w:tcW w:w="2600" w:type="dxa"/>
            <w:tcBorders>
              <w:top w:val="nil"/>
              <w:left w:val="single" w:sz="4" w:space="0" w:color="auto"/>
              <w:bottom w:val="nil"/>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t>Affected inter-runnable variable</w:t>
            </w: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None</w:t>
            </w:r>
          </w:p>
        </w:tc>
      </w:tr>
      <w:tr w:rsidR="008D5698" w:rsidRPr="008D5698" w:rsidTr="008D5698">
        <w:trPr>
          <w:trHeight w:val="300"/>
        </w:trPr>
        <w:tc>
          <w:tcPr>
            <w:tcW w:w="2600" w:type="dxa"/>
            <w:tcBorders>
              <w:top w:val="single" w:sz="4" w:space="0" w:color="auto"/>
              <w:left w:val="single" w:sz="4" w:space="0" w:color="auto"/>
              <w:bottom w:val="single" w:sz="4" w:space="0" w:color="auto"/>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t>Exclusive area access</w:t>
            </w: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Needed to update Transmit data buffer</w:t>
            </w:r>
          </w:p>
        </w:tc>
      </w:tr>
      <w:tr w:rsidR="008D5698" w:rsidRPr="008D5698" w:rsidTr="008D5698">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t>Configuration access</w:t>
            </w: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Accesses following configuration data</w:t>
            </w:r>
          </w:p>
        </w:tc>
      </w:tr>
      <w:tr w:rsidR="008D5698" w:rsidRPr="008D5698" w:rsidTr="008D5698">
        <w:trPr>
          <w:trHeight w:val="300"/>
        </w:trPr>
        <w:tc>
          <w:tcPr>
            <w:tcW w:w="2600" w:type="dxa"/>
            <w:vMerge/>
            <w:tcBorders>
              <w:top w:val="nil"/>
              <w:left w:val="single" w:sz="4" w:space="0" w:color="auto"/>
              <w:bottom w:val="single" w:sz="4" w:space="0" w:color="auto"/>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SIGGROUPCONFIG_REC</w:t>
            </w:r>
          </w:p>
        </w:tc>
      </w:tr>
      <w:tr w:rsidR="008D5698" w:rsidRPr="008D5698" w:rsidTr="008D5698">
        <w:trPr>
          <w:trHeight w:val="300"/>
        </w:trPr>
        <w:tc>
          <w:tcPr>
            <w:tcW w:w="2600" w:type="dxa"/>
            <w:vMerge/>
            <w:tcBorders>
              <w:top w:val="nil"/>
              <w:left w:val="single" w:sz="4" w:space="0" w:color="auto"/>
              <w:bottom w:val="single" w:sz="4" w:space="0" w:color="auto"/>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RATEGROUPOFFS_CNT_U08</w:t>
            </w:r>
          </w:p>
        </w:tc>
      </w:tr>
      <w:tr w:rsidR="008D5698" w:rsidRPr="008D5698" w:rsidTr="008D5698">
        <w:trPr>
          <w:trHeight w:val="300"/>
        </w:trPr>
        <w:tc>
          <w:tcPr>
            <w:tcW w:w="2600" w:type="dxa"/>
            <w:vMerge/>
            <w:tcBorders>
              <w:top w:val="nil"/>
              <w:left w:val="single" w:sz="4" w:space="0" w:color="auto"/>
              <w:bottom w:val="single" w:sz="4" w:space="0" w:color="auto"/>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NRSIGGROUPINRATEGROUP_CNT_U08</w:t>
            </w:r>
          </w:p>
        </w:tc>
      </w:tr>
      <w:tr w:rsidR="008D5698" w:rsidRPr="008D5698" w:rsidTr="008D5698">
        <w:trPr>
          <w:trHeight w:val="300"/>
        </w:trPr>
        <w:tc>
          <w:tcPr>
            <w:tcW w:w="2600" w:type="dxa"/>
            <w:tcBorders>
              <w:top w:val="nil"/>
              <w:left w:val="single" w:sz="4" w:space="0" w:color="auto"/>
              <w:bottom w:val="nil"/>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t>Calibration data access</w:t>
            </w: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None</w:t>
            </w:r>
          </w:p>
        </w:tc>
      </w:tr>
      <w:tr w:rsidR="008D5698" w:rsidRPr="008D5698" w:rsidTr="008D5698">
        <w:trPr>
          <w:trHeight w:val="900"/>
        </w:trPr>
        <w:tc>
          <w:tcPr>
            <w:tcW w:w="2600" w:type="dxa"/>
            <w:vMerge w:val="restart"/>
            <w:tcBorders>
              <w:top w:val="single" w:sz="4" w:space="0" w:color="auto"/>
              <w:left w:val="single" w:sz="4" w:space="0" w:color="auto"/>
              <w:bottom w:val="single" w:sz="4" w:space="0" w:color="000000"/>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t>Called local functions</w:t>
            </w: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Calls following function only when number of Signal Groups configured under the 10ms Rate Group is NOT zero (IMCARBN_NROF10MILLISECRATEGROUP_CNT_U08 != 0)</w:t>
            </w:r>
          </w:p>
        </w:tc>
      </w:tr>
      <w:tr w:rsidR="008D5698" w:rsidRPr="008D5698" w:rsidTr="008D5698">
        <w:trPr>
          <w:trHeight w:val="300"/>
        </w:trPr>
        <w:tc>
          <w:tcPr>
            <w:tcW w:w="2600" w:type="dxa"/>
            <w:vMerge/>
            <w:tcBorders>
              <w:top w:val="single" w:sz="4" w:space="0" w:color="auto"/>
              <w:left w:val="single" w:sz="4" w:space="0" w:color="auto"/>
              <w:bottom w:val="single" w:sz="4" w:space="0" w:color="000000"/>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ImcArbnTx</w:t>
            </w:r>
          </w:p>
        </w:tc>
      </w:tr>
      <w:tr w:rsidR="008D5698" w:rsidRPr="008D5698" w:rsidTr="008D5698">
        <w:trPr>
          <w:trHeight w:val="300"/>
        </w:trPr>
        <w:tc>
          <w:tcPr>
            <w:tcW w:w="2600" w:type="dxa"/>
            <w:vMerge w:val="restart"/>
            <w:tcBorders>
              <w:top w:val="nil"/>
              <w:left w:val="single" w:sz="4" w:space="0" w:color="auto"/>
              <w:bottom w:val="single" w:sz="4" w:space="0" w:color="000000"/>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t>External Interface call</w:t>
            </w: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Calls following external function in the sub-functions</w:t>
            </w:r>
          </w:p>
        </w:tc>
      </w:tr>
      <w:tr w:rsidR="008D5698" w:rsidRPr="008D5698" w:rsidTr="008D5698">
        <w:trPr>
          <w:trHeight w:val="300"/>
        </w:trPr>
        <w:tc>
          <w:tcPr>
            <w:tcW w:w="2600" w:type="dxa"/>
            <w:vMerge/>
            <w:tcBorders>
              <w:top w:val="nil"/>
              <w:left w:val="single" w:sz="4" w:space="0" w:color="auto"/>
              <w:bottom w:val="single" w:sz="4" w:space="0" w:color="000000"/>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Crc_CalculateCRC8</w:t>
            </w:r>
          </w:p>
        </w:tc>
      </w:tr>
      <w:tr w:rsidR="008D5698" w:rsidRPr="008D5698" w:rsidTr="008D5698">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t>Called by</w:t>
            </w: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10ms Task</w:t>
            </w:r>
          </w:p>
        </w:tc>
      </w:tr>
    </w:tbl>
    <w:p w:rsidR="00933252" w:rsidRPr="00933252" w:rsidRDefault="00933252" w:rsidP="00933252"/>
    <w:p w:rsidR="007F4DDB" w:rsidRPr="007F4DDB" w:rsidRDefault="008D5698" w:rsidP="007F4DDB">
      <w:r>
        <w:object w:dxaOrig="6384" w:dyaOrig="3599">
          <v:shape id="_x0000_i1037" type="#_x0000_t75" style="width:318.5pt;height:180pt" o:ole="">
            <v:imagedata r:id="rId33" o:title=""/>
          </v:shape>
          <o:OLEObject Type="Embed" ProgID="Visio.Drawing.11" ShapeID="_x0000_i1037" DrawAspect="Content" ObjectID="_1546252871" r:id="rId34"/>
        </w:object>
      </w:r>
    </w:p>
    <w:p w:rsidR="00E01918" w:rsidRDefault="00E01918" w:rsidP="00EB6B8E">
      <w:pPr>
        <w:rPr>
          <w:rFonts w:ascii="Calibri" w:hAnsi="Calibri"/>
        </w:rPr>
      </w:pPr>
    </w:p>
    <w:p w:rsidR="00E01918" w:rsidRDefault="00E01918" w:rsidP="00E01918">
      <w:pPr>
        <w:pStyle w:val="Heading2"/>
      </w:pPr>
      <w:bookmarkStart w:id="842" w:name="_Toc472510869"/>
      <w:r>
        <w:t xml:space="preserve">Sub-Function: </w:t>
      </w:r>
      <w:r w:rsidR="00747B65">
        <w:rPr>
          <w:rFonts w:ascii="Calibri" w:hAnsi="Calibri"/>
        </w:rPr>
        <w:t>ImcArbn</w:t>
      </w:r>
      <w:r w:rsidRPr="008F59ED">
        <w:rPr>
          <w:rFonts w:ascii="Calibri" w:hAnsi="Calibri"/>
        </w:rPr>
        <w:t>Per</w:t>
      </w:r>
      <w:r>
        <w:rPr>
          <w:rFonts w:ascii="Calibri" w:hAnsi="Calibri"/>
        </w:rPr>
        <w:t>3</w:t>
      </w:r>
      <w:bookmarkEnd w:id="842"/>
    </w:p>
    <w:p w:rsidR="00E01918" w:rsidRPr="004016F9" w:rsidRDefault="00E01918" w:rsidP="00E01918">
      <w:pPr>
        <w:rPr>
          <w:rFonts w:ascii="Calibri" w:hAnsi="Calibri"/>
        </w:rPr>
      </w:pPr>
    </w:p>
    <w:p w:rsidR="00E01918" w:rsidRDefault="00E01918" w:rsidP="00E01918">
      <w:pPr>
        <w:rPr>
          <w:rFonts w:ascii="Calibri" w:hAnsi="Calibri"/>
        </w:rPr>
      </w:pPr>
    </w:p>
    <w:p w:rsidR="00E01918" w:rsidRPr="00967BCF" w:rsidRDefault="00E01918" w:rsidP="00E01918">
      <w:pPr>
        <w:pStyle w:val="Heading3"/>
        <w:rPr>
          <w:rFonts w:ascii="Calibri" w:hAnsi="Calibri"/>
        </w:rPr>
      </w:pPr>
      <w:bookmarkStart w:id="843" w:name="_Toc472510870"/>
      <w:r w:rsidRPr="00967BCF">
        <w:rPr>
          <w:rFonts w:ascii="Calibri" w:hAnsi="Calibri"/>
        </w:rPr>
        <w:t>Hardware Related Design</w:t>
      </w:r>
      <w:bookmarkEnd w:id="843"/>
    </w:p>
    <w:p w:rsidR="00E01918" w:rsidRPr="00C36031" w:rsidRDefault="00E01918" w:rsidP="00E01918">
      <w:pPr>
        <w:rPr>
          <w:rFonts w:ascii="Calibri" w:hAnsi="Calibri"/>
          <w:color w:val="0000FF"/>
        </w:rPr>
      </w:pPr>
      <w:r w:rsidRPr="001E31E7">
        <w:rPr>
          <w:rFonts w:ascii="Calibri" w:hAnsi="Calibri"/>
        </w:rPr>
        <w:t>None</w:t>
      </w:r>
    </w:p>
    <w:p w:rsidR="00E01918" w:rsidRDefault="00E01918" w:rsidP="00E01918">
      <w:pPr>
        <w:pStyle w:val="Heading3"/>
        <w:rPr>
          <w:rFonts w:ascii="Calibri" w:hAnsi="Calibri"/>
        </w:rPr>
      </w:pPr>
      <w:bookmarkStart w:id="844" w:name="_Toc472510871"/>
      <w:r w:rsidRPr="00967BCF">
        <w:rPr>
          <w:rFonts w:ascii="Calibri" w:hAnsi="Calibri"/>
        </w:rPr>
        <w:t>Software Related Design</w:t>
      </w:r>
      <w:bookmarkEnd w:id="844"/>
    </w:p>
    <w:p w:rsidR="00E01918" w:rsidRDefault="00E01918" w:rsidP="00E01918"/>
    <w:tbl>
      <w:tblPr>
        <w:tblW w:w="10020" w:type="dxa"/>
        <w:tblInd w:w="113" w:type="dxa"/>
        <w:tblLook w:val="04A0" w:firstRow="1" w:lastRow="0" w:firstColumn="1" w:lastColumn="0" w:noHBand="0" w:noVBand="1"/>
      </w:tblPr>
      <w:tblGrid>
        <w:gridCol w:w="2600"/>
        <w:gridCol w:w="7420"/>
      </w:tblGrid>
      <w:tr w:rsidR="008D5698" w:rsidRPr="008D5698" w:rsidTr="008D5698">
        <w:trPr>
          <w:trHeight w:val="300"/>
        </w:trPr>
        <w:tc>
          <w:tcPr>
            <w:tcW w:w="10020" w:type="dxa"/>
            <w:gridSpan w:val="2"/>
            <w:tcBorders>
              <w:top w:val="single" w:sz="4" w:space="0" w:color="auto"/>
              <w:left w:val="single" w:sz="4" w:space="0" w:color="auto"/>
              <w:bottom w:val="single" w:sz="4" w:space="0" w:color="auto"/>
              <w:right w:val="single" w:sz="4" w:space="0" w:color="auto"/>
            </w:tcBorders>
            <w:shd w:val="clear" w:color="000000" w:fill="A6A6A6"/>
            <w:noWrap/>
            <w:vAlign w:val="bottom"/>
            <w:hideMark/>
          </w:tcPr>
          <w:p w:rsidR="008D5698" w:rsidRPr="008D5698" w:rsidRDefault="008D5698" w:rsidP="008D5698">
            <w:pPr>
              <w:jc w:val="center"/>
              <w:rPr>
                <w:rFonts w:ascii="Calibri" w:hAnsi="Calibri"/>
                <w:b/>
                <w:bCs/>
                <w:color w:val="000000"/>
                <w:sz w:val="22"/>
                <w:szCs w:val="22"/>
              </w:rPr>
            </w:pPr>
            <w:r w:rsidRPr="008D5698">
              <w:rPr>
                <w:rFonts w:ascii="Calibri" w:hAnsi="Calibri"/>
                <w:b/>
                <w:bCs/>
                <w:color w:val="000000"/>
                <w:sz w:val="22"/>
                <w:szCs w:val="22"/>
              </w:rPr>
              <w:t>ImcArbrPer3</w:t>
            </w:r>
          </w:p>
        </w:tc>
      </w:tr>
      <w:tr w:rsidR="008D5698" w:rsidRPr="008D5698" w:rsidTr="008D5698">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t>Function scope</w:t>
            </w: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100ms Periodic, Global</w:t>
            </w:r>
          </w:p>
        </w:tc>
      </w:tr>
      <w:tr w:rsidR="008D5698" w:rsidRPr="008D5698" w:rsidTr="008D5698">
        <w:trPr>
          <w:trHeight w:val="6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t>Description</w:t>
            </w: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Frames transmit data for all Signal Groups configured under 100ms Rate Group and stores in the Transmit data buffer.</w:t>
            </w:r>
          </w:p>
        </w:tc>
      </w:tr>
      <w:tr w:rsidR="008D5698" w:rsidRPr="008D5698" w:rsidTr="008D5698">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t>Parameters</w:t>
            </w: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None</w:t>
            </w:r>
          </w:p>
        </w:tc>
      </w:tr>
      <w:tr w:rsidR="008D5698" w:rsidRPr="008D5698" w:rsidTr="008D5698">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t>Return value</w:t>
            </w: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None</w:t>
            </w:r>
          </w:p>
        </w:tc>
      </w:tr>
      <w:tr w:rsidR="008D5698" w:rsidRPr="008D5698" w:rsidTr="008D5698">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lastRenderedPageBreak/>
              <w:t>Affected static and global variables</w:t>
            </w: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Writes to following variables</w:t>
            </w:r>
          </w:p>
        </w:tc>
      </w:tr>
      <w:tr w:rsidR="008D5698" w:rsidRPr="008D5698" w:rsidTr="008D5698">
        <w:trPr>
          <w:trHeight w:val="300"/>
        </w:trPr>
        <w:tc>
          <w:tcPr>
            <w:tcW w:w="2600" w:type="dxa"/>
            <w:vMerge/>
            <w:tcBorders>
              <w:top w:val="nil"/>
              <w:left w:val="single" w:sz="4" w:space="0" w:color="auto"/>
              <w:bottom w:val="single" w:sz="4" w:space="0" w:color="auto"/>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TxBuf</w:t>
            </w:r>
          </w:p>
        </w:tc>
      </w:tr>
      <w:tr w:rsidR="008D5698" w:rsidRPr="008D5698" w:rsidTr="008D5698">
        <w:trPr>
          <w:trHeight w:val="300"/>
        </w:trPr>
        <w:tc>
          <w:tcPr>
            <w:tcW w:w="2600" w:type="dxa"/>
            <w:vMerge/>
            <w:tcBorders>
              <w:top w:val="nil"/>
              <w:left w:val="single" w:sz="4" w:space="0" w:color="auto"/>
              <w:bottom w:val="single" w:sz="4" w:space="0" w:color="auto"/>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RollgCntr</w:t>
            </w:r>
          </w:p>
        </w:tc>
      </w:tr>
      <w:tr w:rsidR="008D5698" w:rsidRPr="008D5698" w:rsidTr="008D5698">
        <w:trPr>
          <w:trHeight w:val="600"/>
        </w:trPr>
        <w:tc>
          <w:tcPr>
            <w:tcW w:w="2600" w:type="dxa"/>
            <w:tcBorders>
              <w:top w:val="nil"/>
              <w:left w:val="single" w:sz="4" w:space="0" w:color="auto"/>
              <w:bottom w:val="nil"/>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t>Affected inter-runnable variable</w:t>
            </w: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None</w:t>
            </w:r>
          </w:p>
        </w:tc>
      </w:tr>
      <w:tr w:rsidR="008D5698" w:rsidRPr="008D5698" w:rsidTr="008D5698">
        <w:trPr>
          <w:trHeight w:val="300"/>
        </w:trPr>
        <w:tc>
          <w:tcPr>
            <w:tcW w:w="2600" w:type="dxa"/>
            <w:tcBorders>
              <w:top w:val="single" w:sz="4" w:space="0" w:color="auto"/>
              <w:left w:val="single" w:sz="4" w:space="0" w:color="auto"/>
              <w:bottom w:val="single" w:sz="4" w:space="0" w:color="auto"/>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t>Exclusive area access</w:t>
            </w: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Needed to update Transmit data buffer</w:t>
            </w:r>
          </w:p>
        </w:tc>
      </w:tr>
      <w:tr w:rsidR="008D5698" w:rsidRPr="008D5698" w:rsidTr="008D5698">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t>Configuration access</w:t>
            </w: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Accesses following configuration data</w:t>
            </w:r>
          </w:p>
        </w:tc>
      </w:tr>
      <w:tr w:rsidR="008D5698" w:rsidRPr="008D5698" w:rsidTr="008D5698">
        <w:trPr>
          <w:trHeight w:val="300"/>
        </w:trPr>
        <w:tc>
          <w:tcPr>
            <w:tcW w:w="2600" w:type="dxa"/>
            <w:vMerge/>
            <w:tcBorders>
              <w:top w:val="nil"/>
              <w:left w:val="single" w:sz="4" w:space="0" w:color="auto"/>
              <w:bottom w:val="single" w:sz="4" w:space="0" w:color="auto"/>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SIGGROUPCONFIG_REC</w:t>
            </w:r>
          </w:p>
        </w:tc>
      </w:tr>
      <w:tr w:rsidR="008D5698" w:rsidRPr="008D5698" w:rsidTr="008D5698">
        <w:trPr>
          <w:trHeight w:val="300"/>
        </w:trPr>
        <w:tc>
          <w:tcPr>
            <w:tcW w:w="2600" w:type="dxa"/>
            <w:vMerge/>
            <w:tcBorders>
              <w:top w:val="nil"/>
              <w:left w:val="single" w:sz="4" w:space="0" w:color="auto"/>
              <w:bottom w:val="single" w:sz="4" w:space="0" w:color="auto"/>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RATEGROUPOFFS_CNT_U08</w:t>
            </w:r>
          </w:p>
        </w:tc>
      </w:tr>
      <w:tr w:rsidR="008D5698" w:rsidRPr="008D5698" w:rsidTr="008D5698">
        <w:trPr>
          <w:trHeight w:val="300"/>
        </w:trPr>
        <w:tc>
          <w:tcPr>
            <w:tcW w:w="2600" w:type="dxa"/>
            <w:vMerge/>
            <w:tcBorders>
              <w:top w:val="nil"/>
              <w:left w:val="single" w:sz="4" w:space="0" w:color="auto"/>
              <w:bottom w:val="single" w:sz="4" w:space="0" w:color="auto"/>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NRSIGGROUPINRATEGROUP_CNT_U08</w:t>
            </w:r>
          </w:p>
        </w:tc>
      </w:tr>
      <w:tr w:rsidR="008D5698" w:rsidRPr="008D5698" w:rsidTr="008D5698">
        <w:trPr>
          <w:trHeight w:val="300"/>
        </w:trPr>
        <w:tc>
          <w:tcPr>
            <w:tcW w:w="2600" w:type="dxa"/>
            <w:tcBorders>
              <w:top w:val="nil"/>
              <w:left w:val="single" w:sz="4" w:space="0" w:color="auto"/>
              <w:bottom w:val="nil"/>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t>Calibration data access</w:t>
            </w: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None</w:t>
            </w:r>
          </w:p>
        </w:tc>
      </w:tr>
      <w:tr w:rsidR="008D5698" w:rsidRPr="008D5698" w:rsidTr="008D5698">
        <w:trPr>
          <w:trHeight w:val="900"/>
        </w:trPr>
        <w:tc>
          <w:tcPr>
            <w:tcW w:w="2600" w:type="dxa"/>
            <w:vMerge w:val="restart"/>
            <w:tcBorders>
              <w:top w:val="single" w:sz="4" w:space="0" w:color="auto"/>
              <w:left w:val="single" w:sz="4" w:space="0" w:color="auto"/>
              <w:bottom w:val="single" w:sz="4" w:space="0" w:color="000000"/>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t>Called local functions</w:t>
            </w: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Calls following function only when number of Signal Groups configured under the 100ms Rate Group is NOT zero (IMCARBN_NROF100MILLISECRATEGROUP_CNT_U08 != 0)</w:t>
            </w:r>
          </w:p>
        </w:tc>
      </w:tr>
      <w:tr w:rsidR="008D5698" w:rsidRPr="008D5698" w:rsidTr="008D5698">
        <w:trPr>
          <w:trHeight w:val="300"/>
        </w:trPr>
        <w:tc>
          <w:tcPr>
            <w:tcW w:w="2600" w:type="dxa"/>
            <w:vMerge/>
            <w:tcBorders>
              <w:top w:val="single" w:sz="4" w:space="0" w:color="auto"/>
              <w:left w:val="single" w:sz="4" w:space="0" w:color="auto"/>
              <w:bottom w:val="single" w:sz="4" w:space="0" w:color="000000"/>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ImcArbnTx</w:t>
            </w:r>
          </w:p>
        </w:tc>
      </w:tr>
      <w:tr w:rsidR="008D5698" w:rsidRPr="008D5698" w:rsidTr="008D5698">
        <w:trPr>
          <w:trHeight w:val="300"/>
        </w:trPr>
        <w:tc>
          <w:tcPr>
            <w:tcW w:w="2600" w:type="dxa"/>
            <w:vMerge w:val="restart"/>
            <w:tcBorders>
              <w:top w:val="nil"/>
              <w:left w:val="single" w:sz="4" w:space="0" w:color="auto"/>
              <w:bottom w:val="single" w:sz="4" w:space="0" w:color="000000"/>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t>External Interface call</w:t>
            </w: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Calls following external function in the sub-functions</w:t>
            </w:r>
          </w:p>
        </w:tc>
      </w:tr>
      <w:tr w:rsidR="008D5698" w:rsidRPr="008D5698" w:rsidTr="008D5698">
        <w:trPr>
          <w:trHeight w:val="300"/>
        </w:trPr>
        <w:tc>
          <w:tcPr>
            <w:tcW w:w="2600" w:type="dxa"/>
            <w:vMerge/>
            <w:tcBorders>
              <w:top w:val="nil"/>
              <w:left w:val="single" w:sz="4" w:space="0" w:color="auto"/>
              <w:bottom w:val="single" w:sz="4" w:space="0" w:color="000000"/>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Crc_CalculateCRC8</w:t>
            </w:r>
          </w:p>
        </w:tc>
      </w:tr>
      <w:tr w:rsidR="008D5698" w:rsidRPr="008D5698" w:rsidTr="008D5698">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t>Called by</w:t>
            </w:r>
          </w:p>
        </w:tc>
        <w:tc>
          <w:tcPr>
            <w:tcW w:w="742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100ms Task</w:t>
            </w:r>
          </w:p>
        </w:tc>
      </w:tr>
    </w:tbl>
    <w:p w:rsidR="00933252" w:rsidRPr="00114571" w:rsidRDefault="00933252" w:rsidP="00E01918"/>
    <w:p w:rsidR="00E01918" w:rsidRPr="007F4DDB" w:rsidRDefault="008D5698" w:rsidP="00E01918">
      <w:r>
        <w:object w:dxaOrig="6159" w:dyaOrig="3504">
          <v:shape id="_x0000_i1038" type="#_x0000_t75" style="width:308pt;height:174.5pt" o:ole="">
            <v:imagedata r:id="rId35" o:title=""/>
          </v:shape>
          <o:OLEObject Type="Embed" ProgID="Visio.Drawing.11" ShapeID="_x0000_i1038" DrawAspect="Content" ObjectID="_1546252872" r:id="rId36"/>
        </w:object>
      </w:r>
    </w:p>
    <w:p w:rsidR="00673945" w:rsidRDefault="00673945" w:rsidP="00673945">
      <w:pPr>
        <w:pStyle w:val="Heading2"/>
      </w:pPr>
      <w:bookmarkStart w:id="845" w:name="_Toc472510872"/>
      <w:r>
        <w:t xml:space="preserve">Sub-Function: </w:t>
      </w:r>
      <w:r>
        <w:rPr>
          <w:rFonts w:ascii="Calibri" w:hAnsi="Calibri"/>
        </w:rPr>
        <w:t>ImcArbnRx</w:t>
      </w:r>
      <w:bookmarkEnd w:id="845"/>
    </w:p>
    <w:p w:rsidR="00673945" w:rsidRPr="00967BCF" w:rsidRDefault="00673945" w:rsidP="00673945">
      <w:pPr>
        <w:pStyle w:val="Heading3"/>
        <w:rPr>
          <w:rFonts w:ascii="Calibri" w:hAnsi="Calibri"/>
        </w:rPr>
      </w:pPr>
      <w:bookmarkStart w:id="846" w:name="_Toc472510873"/>
      <w:r w:rsidRPr="00967BCF">
        <w:rPr>
          <w:rFonts w:ascii="Calibri" w:hAnsi="Calibri"/>
        </w:rPr>
        <w:t>Hardware Related Design</w:t>
      </w:r>
      <w:bookmarkEnd w:id="846"/>
    </w:p>
    <w:p w:rsidR="00673945" w:rsidRPr="00C36031" w:rsidRDefault="00673945" w:rsidP="00673945">
      <w:pPr>
        <w:rPr>
          <w:rFonts w:ascii="Calibri" w:hAnsi="Calibri"/>
          <w:color w:val="0000FF"/>
        </w:rPr>
      </w:pPr>
      <w:r w:rsidRPr="001E31E7">
        <w:rPr>
          <w:rFonts w:ascii="Calibri" w:hAnsi="Calibri"/>
        </w:rPr>
        <w:t>None</w:t>
      </w:r>
    </w:p>
    <w:p w:rsidR="00673945" w:rsidRDefault="00673945" w:rsidP="00673945">
      <w:pPr>
        <w:pStyle w:val="Heading3"/>
        <w:rPr>
          <w:rFonts w:ascii="Calibri" w:hAnsi="Calibri"/>
        </w:rPr>
      </w:pPr>
      <w:bookmarkStart w:id="847" w:name="_Toc472510874"/>
      <w:r w:rsidRPr="00967BCF">
        <w:rPr>
          <w:rFonts w:ascii="Calibri" w:hAnsi="Calibri"/>
        </w:rPr>
        <w:t>Software Related Design</w:t>
      </w:r>
      <w:bookmarkEnd w:id="847"/>
    </w:p>
    <w:p w:rsidR="003438EA" w:rsidRDefault="003438EA" w:rsidP="003438EA"/>
    <w:p w:rsidR="003438EA" w:rsidRPr="003438EA" w:rsidRDefault="003438EA" w:rsidP="003438EA"/>
    <w:p w:rsidR="00375515" w:rsidRDefault="00375515" w:rsidP="00375515"/>
    <w:tbl>
      <w:tblPr>
        <w:tblW w:w="9937" w:type="dxa"/>
        <w:tblInd w:w="113" w:type="dxa"/>
        <w:tblLook w:val="04A0" w:firstRow="1" w:lastRow="0" w:firstColumn="1" w:lastColumn="0" w:noHBand="0" w:noVBand="1"/>
      </w:tblPr>
      <w:tblGrid>
        <w:gridCol w:w="2306"/>
        <w:gridCol w:w="7631"/>
      </w:tblGrid>
      <w:tr w:rsidR="008D5698" w:rsidRPr="008D5698" w:rsidTr="008D5698">
        <w:trPr>
          <w:trHeight w:val="216"/>
        </w:trPr>
        <w:tc>
          <w:tcPr>
            <w:tcW w:w="9937" w:type="dxa"/>
            <w:gridSpan w:val="2"/>
            <w:tcBorders>
              <w:top w:val="single" w:sz="4" w:space="0" w:color="auto"/>
              <w:left w:val="single" w:sz="4" w:space="0" w:color="auto"/>
              <w:bottom w:val="single" w:sz="4" w:space="0" w:color="auto"/>
              <w:right w:val="single" w:sz="4" w:space="0" w:color="auto"/>
            </w:tcBorders>
            <w:shd w:val="clear" w:color="000000" w:fill="A6A6A6"/>
            <w:noWrap/>
            <w:vAlign w:val="bottom"/>
            <w:hideMark/>
          </w:tcPr>
          <w:p w:rsidR="008D5698" w:rsidRPr="008D5698" w:rsidRDefault="008D5698" w:rsidP="008D5698">
            <w:pPr>
              <w:jc w:val="center"/>
              <w:rPr>
                <w:rFonts w:ascii="Calibri" w:hAnsi="Calibri"/>
                <w:b/>
                <w:bCs/>
                <w:color w:val="000000"/>
                <w:sz w:val="22"/>
                <w:szCs w:val="22"/>
              </w:rPr>
            </w:pPr>
            <w:r w:rsidRPr="008D5698">
              <w:rPr>
                <w:rFonts w:ascii="Calibri" w:hAnsi="Calibri"/>
                <w:b/>
                <w:bCs/>
                <w:color w:val="000000"/>
                <w:sz w:val="22"/>
                <w:szCs w:val="22"/>
              </w:rPr>
              <w:t>ImcArbnRx</w:t>
            </w:r>
          </w:p>
        </w:tc>
      </w:tr>
      <w:tr w:rsidR="008D5698" w:rsidRPr="008D5698" w:rsidTr="008D5698">
        <w:trPr>
          <w:trHeight w:val="216"/>
        </w:trPr>
        <w:tc>
          <w:tcPr>
            <w:tcW w:w="2306" w:type="dxa"/>
            <w:tcBorders>
              <w:top w:val="nil"/>
              <w:left w:val="single" w:sz="4" w:space="0" w:color="auto"/>
              <w:bottom w:val="single" w:sz="4" w:space="0" w:color="auto"/>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t>Function scope</w:t>
            </w:r>
          </w:p>
        </w:tc>
        <w:tc>
          <w:tcPr>
            <w:tcW w:w="763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Local</w:t>
            </w:r>
          </w:p>
        </w:tc>
      </w:tr>
      <w:tr w:rsidR="008D5698" w:rsidRPr="008D5698" w:rsidTr="008D5698">
        <w:trPr>
          <w:trHeight w:val="5912"/>
        </w:trPr>
        <w:tc>
          <w:tcPr>
            <w:tcW w:w="2306" w:type="dxa"/>
            <w:tcBorders>
              <w:top w:val="nil"/>
              <w:left w:val="single" w:sz="4" w:space="0" w:color="auto"/>
              <w:bottom w:val="single" w:sz="4" w:space="0" w:color="auto"/>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lastRenderedPageBreak/>
              <w:t>Description</w:t>
            </w:r>
          </w:p>
        </w:tc>
        <w:tc>
          <w:tcPr>
            <w:tcW w:w="763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1) This sub-function receives signal groups from two Imc Channels: Primary Source and Secondary Source.  It first validates the data from the primary source and if there is any fault found with the Signal Group data, it will switch to the secondary source for that signal.</w:t>
            </w:r>
            <w:r w:rsidRPr="008D5698">
              <w:rPr>
                <w:rFonts w:ascii="Calibri" w:hAnsi="Calibri"/>
                <w:color w:val="000000"/>
                <w:sz w:val="22"/>
                <w:szCs w:val="22"/>
              </w:rPr>
              <w:br/>
              <w:t xml:space="preserve">2) If the Signal Group data has been sourced from primary source, it checks availability of the Signal Group data received via secondary source. If the signal group is available in secondary source buffer, then it sets respective signals defined under signal group to IMCARBNRXEXTDSTS_DATAVLDWITHBACKUP. Otherwise it sets the Signal status to IMCARBNRXEXTDSTS_DATAVLDWITHNOBACKUP. </w:t>
            </w:r>
            <w:r w:rsidRPr="008D5698">
              <w:rPr>
                <w:rFonts w:ascii="Calibri" w:hAnsi="Calibri"/>
                <w:color w:val="000000"/>
                <w:sz w:val="22"/>
                <w:szCs w:val="22"/>
              </w:rPr>
              <w:br/>
              <w:t xml:space="preserve">3) If the signal group data received on primary source found to be invalid, then it switches to secondary source data buffer and evaluates it. If valid, the signal status is set to IMCARBNRXEXTDSTS_DATAVLDWITHNOBACKUP. Otherwise set to IMCARBNRXEXTDSTS_DATAINVLD. </w:t>
            </w:r>
            <w:r w:rsidRPr="008D5698">
              <w:rPr>
                <w:rFonts w:ascii="Calibri" w:hAnsi="Calibri"/>
                <w:color w:val="000000"/>
                <w:sz w:val="22"/>
                <w:szCs w:val="22"/>
              </w:rPr>
              <w:br/>
              <w:t>4) If the Signal Group is not received in any of the channels, then it evaluates  missing and never received conditions and sets signal status to any of the following depends on the conditions: IMCARBNRXEXTDSTS_NEVERRXD, IMCARBNRXEXTDSTS_MISS, IMCARBNRXEXTDSTS_PREVDATA</w:t>
            </w:r>
            <w:r w:rsidRPr="008D5698">
              <w:rPr>
                <w:rFonts w:ascii="Calibri" w:hAnsi="Calibri"/>
                <w:color w:val="000000"/>
                <w:sz w:val="22"/>
                <w:szCs w:val="22"/>
              </w:rPr>
              <w:br/>
              <w:t xml:space="preserve">5) If initial start-up timer is not complete, then signal status is set to IMCARBNRXEXTDSTS_STRTG irrespective of above evaluations. </w:t>
            </w:r>
            <w:r w:rsidRPr="008D5698">
              <w:rPr>
                <w:rFonts w:ascii="Calibri" w:hAnsi="Calibri"/>
                <w:color w:val="000000"/>
                <w:sz w:val="22"/>
                <w:szCs w:val="22"/>
              </w:rPr>
              <w:br/>
              <w:t xml:space="preserve">6) There are a total of two Rx buffers are defined as input to this function:  one for primary source, another one for secondary source. </w:t>
            </w:r>
            <w:r w:rsidRPr="008D5698">
              <w:rPr>
                <w:rFonts w:ascii="Calibri" w:hAnsi="Calibri"/>
                <w:color w:val="000000"/>
                <w:sz w:val="22"/>
                <w:szCs w:val="22"/>
              </w:rPr>
              <w:br/>
              <w:t xml:space="preserve">7) There are three buffers (Signal Data, Signal Status, Signal Source) defined to serve signal data requests from the components which uses signals received via IMC Arbitration component. This function puts processed values into these buffers. </w:t>
            </w:r>
            <w:r w:rsidRPr="008D5698">
              <w:rPr>
                <w:rFonts w:ascii="Calibri" w:hAnsi="Calibri"/>
                <w:color w:val="000000"/>
                <w:sz w:val="22"/>
                <w:szCs w:val="22"/>
              </w:rPr>
              <w:br/>
              <w:t>8) PIM variables are used to track frame faults and log NTC based on threshold.</w:t>
            </w:r>
            <w:r w:rsidRPr="008D5698">
              <w:rPr>
                <w:rFonts w:ascii="Calibri" w:hAnsi="Calibri"/>
                <w:color w:val="000000"/>
                <w:sz w:val="22"/>
                <w:szCs w:val="22"/>
              </w:rPr>
              <w:br/>
              <w:t>9) Following validation steps are carried out  to declare received Signal Group data as valid / invalid:</w:t>
            </w:r>
            <w:r w:rsidRPr="008D5698">
              <w:rPr>
                <w:rFonts w:ascii="Calibri" w:hAnsi="Calibri"/>
                <w:color w:val="000000"/>
                <w:sz w:val="22"/>
                <w:szCs w:val="22"/>
              </w:rPr>
              <w:br/>
              <w:t xml:space="preserve">           a)No Data Received check</w:t>
            </w:r>
            <w:r w:rsidRPr="008D5698">
              <w:rPr>
                <w:rFonts w:ascii="Calibri" w:hAnsi="Calibri"/>
                <w:color w:val="000000"/>
                <w:sz w:val="22"/>
                <w:szCs w:val="22"/>
              </w:rPr>
              <w:br/>
              <w:t xml:space="preserve">           b)CRC Check</w:t>
            </w:r>
            <w:r w:rsidRPr="008D5698">
              <w:rPr>
                <w:rFonts w:ascii="Calibri" w:hAnsi="Calibri"/>
                <w:color w:val="000000"/>
                <w:sz w:val="22"/>
                <w:szCs w:val="22"/>
              </w:rPr>
              <w:br/>
              <w:t xml:space="preserve">           c) Rolling counter check </w:t>
            </w:r>
          </w:p>
        </w:tc>
      </w:tr>
      <w:tr w:rsidR="008D5698" w:rsidRPr="008D5698" w:rsidTr="008D5698">
        <w:trPr>
          <w:trHeight w:val="216"/>
        </w:trPr>
        <w:tc>
          <w:tcPr>
            <w:tcW w:w="2306" w:type="dxa"/>
            <w:vMerge w:val="restart"/>
            <w:tcBorders>
              <w:top w:val="nil"/>
              <w:left w:val="single" w:sz="4" w:space="0" w:color="auto"/>
              <w:bottom w:val="single" w:sz="4" w:space="0" w:color="000000"/>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t>Parameters</w:t>
            </w:r>
          </w:p>
        </w:tc>
        <w:tc>
          <w:tcPr>
            <w:tcW w:w="763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Requires following parameters</w:t>
            </w:r>
          </w:p>
        </w:tc>
      </w:tr>
      <w:tr w:rsidR="008D5698" w:rsidRPr="008D5698" w:rsidTr="008D5698">
        <w:trPr>
          <w:trHeight w:val="867"/>
        </w:trPr>
        <w:tc>
          <w:tcPr>
            <w:tcW w:w="2306" w:type="dxa"/>
            <w:vMerge/>
            <w:tcBorders>
              <w:top w:val="nil"/>
              <w:left w:val="single" w:sz="4" w:space="0" w:color="auto"/>
              <w:bottom w:val="single" w:sz="4" w:space="0" w:color="000000"/>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63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i/>
                <w:iCs/>
                <w:color w:val="0070C0"/>
                <w:sz w:val="22"/>
                <w:szCs w:val="22"/>
              </w:rPr>
              <w:t xml:space="preserve">FrmFltCntr </w:t>
            </w:r>
            <w:r w:rsidRPr="008D5698">
              <w:rPr>
                <w:rFonts w:ascii="Calibri" w:hAnsi="Calibri"/>
                <w:i/>
                <w:iCs/>
                <w:sz w:val="22"/>
                <w:szCs w:val="22"/>
              </w:rPr>
              <w:t>-</w:t>
            </w:r>
            <w:r w:rsidRPr="008D5698">
              <w:rPr>
                <w:rFonts w:ascii="Calibri" w:hAnsi="Calibri"/>
                <w:sz w:val="22"/>
                <w:szCs w:val="22"/>
              </w:rPr>
              <w:t xml:space="preserve"> Pointer to the frame fault counters for the given Rate Group where frame faults to be accounted.</w:t>
            </w:r>
            <w:r w:rsidRPr="008D5698">
              <w:rPr>
                <w:rFonts w:ascii="Calibri" w:hAnsi="Calibri"/>
                <w:sz w:val="22"/>
                <w:szCs w:val="22"/>
              </w:rPr>
              <w:br/>
            </w:r>
            <w:r w:rsidRPr="008D5698">
              <w:rPr>
                <w:rFonts w:ascii="Calibri" w:hAnsi="Calibri"/>
                <w:color w:val="000000"/>
                <w:sz w:val="22"/>
                <w:szCs w:val="22"/>
              </w:rPr>
              <w:t>Type: Ary2D_u8_2_2*</w:t>
            </w:r>
            <w:r w:rsidRPr="008D5698">
              <w:rPr>
                <w:rFonts w:ascii="Calibri" w:hAnsi="Calibri"/>
                <w:color w:val="000000"/>
                <w:sz w:val="22"/>
                <w:szCs w:val="22"/>
              </w:rPr>
              <w:br/>
              <w:t>Valid Range: 0x00000001 to 0xFFFFFFFF</w:t>
            </w:r>
          </w:p>
        </w:tc>
      </w:tr>
      <w:tr w:rsidR="008D5698" w:rsidRPr="008D5698" w:rsidTr="008D5698">
        <w:trPr>
          <w:trHeight w:val="1734"/>
        </w:trPr>
        <w:tc>
          <w:tcPr>
            <w:tcW w:w="2306" w:type="dxa"/>
            <w:vMerge/>
            <w:tcBorders>
              <w:top w:val="nil"/>
              <w:left w:val="single" w:sz="4" w:space="0" w:color="auto"/>
              <w:bottom w:val="single" w:sz="4" w:space="0" w:color="000000"/>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63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i/>
                <w:iCs/>
                <w:color w:val="0070C0"/>
                <w:sz w:val="22"/>
                <w:szCs w:val="22"/>
              </w:rPr>
              <w:t xml:space="preserve">RateGroup </w:t>
            </w:r>
            <w:r w:rsidRPr="008D5698">
              <w:rPr>
                <w:rFonts w:ascii="Calibri" w:hAnsi="Calibri"/>
                <w:i/>
                <w:iCs/>
                <w:sz w:val="22"/>
                <w:szCs w:val="22"/>
              </w:rPr>
              <w:t>-</w:t>
            </w:r>
            <w:r w:rsidRPr="008D5698">
              <w:rPr>
                <w:rFonts w:ascii="Calibri" w:hAnsi="Calibri"/>
                <w:sz w:val="22"/>
                <w:szCs w:val="22"/>
              </w:rPr>
              <w:t xml:space="preserve"> Rate</w:t>
            </w:r>
            <w:r w:rsidRPr="008D5698">
              <w:rPr>
                <w:rFonts w:ascii="Calibri" w:hAnsi="Calibri"/>
                <w:color w:val="000000"/>
                <w:sz w:val="22"/>
                <w:szCs w:val="22"/>
              </w:rPr>
              <w:t xml:space="preserve"> Group Id provided by IMC Arbitration Configuration</w:t>
            </w:r>
            <w:r w:rsidRPr="008D5698">
              <w:rPr>
                <w:rFonts w:ascii="Calibri" w:hAnsi="Calibri"/>
                <w:color w:val="000000"/>
                <w:sz w:val="22"/>
                <w:szCs w:val="22"/>
              </w:rPr>
              <w:br/>
              <w:t>Type: uint8</w:t>
            </w:r>
            <w:r w:rsidRPr="008D5698">
              <w:rPr>
                <w:rFonts w:ascii="Calibri" w:hAnsi="Calibri"/>
                <w:color w:val="000000"/>
                <w:sz w:val="22"/>
                <w:szCs w:val="22"/>
              </w:rPr>
              <w:br/>
              <w:t xml:space="preserve">Range: </w:t>
            </w:r>
            <w:r w:rsidRPr="008D5698">
              <w:rPr>
                <w:rFonts w:ascii="Calibri" w:hAnsi="Calibri"/>
                <w:color w:val="000000"/>
                <w:sz w:val="22"/>
                <w:szCs w:val="22"/>
              </w:rPr>
              <w:br/>
              <w:t>IMCARBN_RATEGROUPID2MILLISEC_CNT_U08     (0U)</w:t>
            </w:r>
            <w:r w:rsidRPr="008D5698">
              <w:rPr>
                <w:rFonts w:ascii="Calibri" w:hAnsi="Calibri"/>
                <w:color w:val="000000"/>
                <w:sz w:val="22"/>
                <w:szCs w:val="22"/>
              </w:rPr>
              <w:br/>
              <w:t>IMCARBN_RATEGROUPID10MILLISEC_CNT_U08    (1U)</w:t>
            </w:r>
            <w:r w:rsidRPr="008D5698">
              <w:rPr>
                <w:rFonts w:ascii="Calibri" w:hAnsi="Calibri"/>
                <w:color w:val="000000"/>
                <w:sz w:val="22"/>
                <w:szCs w:val="22"/>
              </w:rPr>
              <w:br/>
              <w:t>IMCARBN_RATEGROUPID100MILLISEC_CNT_U08   (2U)</w:t>
            </w:r>
            <w:r w:rsidRPr="008D5698">
              <w:rPr>
                <w:rFonts w:ascii="Calibri" w:hAnsi="Calibri"/>
                <w:color w:val="000000"/>
                <w:sz w:val="22"/>
                <w:szCs w:val="22"/>
              </w:rPr>
              <w:br/>
              <w:t>All other values are invalid</w:t>
            </w:r>
          </w:p>
        </w:tc>
      </w:tr>
      <w:tr w:rsidR="008D5698" w:rsidRPr="008D5698" w:rsidTr="008D5698">
        <w:trPr>
          <w:trHeight w:val="867"/>
        </w:trPr>
        <w:tc>
          <w:tcPr>
            <w:tcW w:w="2306" w:type="dxa"/>
            <w:vMerge/>
            <w:tcBorders>
              <w:top w:val="nil"/>
              <w:left w:val="single" w:sz="4" w:space="0" w:color="auto"/>
              <w:bottom w:val="single" w:sz="4" w:space="0" w:color="000000"/>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63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70C0"/>
                <w:sz w:val="22"/>
                <w:szCs w:val="22"/>
              </w:rPr>
              <w:t>IniTiOutChkCmpl</w:t>
            </w:r>
            <w:r w:rsidRPr="008D5698">
              <w:rPr>
                <w:rFonts w:ascii="Calibri" w:hAnsi="Calibri"/>
                <w:color w:val="000000"/>
                <w:sz w:val="22"/>
                <w:szCs w:val="22"/>
              </w:rPr>
              <w:t xml:space="preserve"> -  Initial time-out completion status</w:t>
            </w:r>
            <w:r w:rsidRPr="008D5698">
              <w:rPr>
                <w:rFonts w:ascii="Calibri" w:hAnsi="Calibri"/>
                <w:color w:val="000000"/>
                <w:sz w:val="22"/>
                <w:szCs w:val="22"/>
              </w:rPr>
              <w:br/>
              <w:t xml:space="preserve">Type: boolean </w:t>
            </w:r>
            <w:r w:rsidRPr="008D5698">
              <w:rPr>
                <w:rFonts w:ascii="Calibri" w:hAnsi="Calibri"/>
                <w:color w:val="000000"/>
                <w:sz w:val="22"/>
                <w:szCs w:val="22"/>
              </w:rPr>
              <w:br/>
              <w:t xml:space="preserve">           TRUE – Time-out completed</w:t>
            </w:r>
            <w:r w:rsidRPr="008D5698">
              <w:rPr>
                <w:rFonts w:ascii="Calibri" w:hAnsi="Calibri"/>
                <w:color w:val="000000"/>
                <w:sz w:val="22"/>
                <w:szCs w:val="22"/>
              </w:rPr>
              <w:br/>
              <w:t xml:space="preserve">            FALSE – Time-out not completed</w:t>
            </w:r>
          </w:p>
        </w:tc>
      </w:tr>
      <w:tr w:rsidR="008D5698" w:rsidRPr="008D5698" w:rsidTr="008D5698">
        <w:trPr>
          <w:trHeight w:val="216"/>
        </w:trPr>
        <w:tc>
          <w:tcPr>
            <w:tcW w:w="2306" w:type="dxa"/>
            <w:tcBorders>
              <w:top w:val="nil"/>
              <w:left w:val="single" w:sz="4" w:space="0" w:color="auto"/>
              <w:bottom w:val="single" w:sz="4" w:space="0" w:color="auto"/>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t>Return value</w:t>
            </w:r>
          </w:p>
        </w:tc>
        <w:tc>
          <w:tcPr>
            <w:tcW w:w="763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void</w:t>
            </w:r>
          </w:p>
        </w:tc>
      </w:tr>
      <w:tr w:rsidR="008D5698" w:rsidRPr="008D5698" w:rsidTr="008D5698">
        <w:trPr>
          <w:trHeight w:val="216"/>
        </w:trPr>
        <w:tc>
          <w:tcPr>
            <w:tcW w:w="2306" w:type="dxa"/>
            <w:vMerge w:val="restart"/>
            <w:tcBorders>
              <w:top w:val="nil"/>
              <w:left w:val="single" w:sz="4" w:space="0" w:color="auto"/>
              <w:bottom w:val="single" w:sz="4" w:space="0" w:color="auto"/>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t>Affected static and global variables</w:t>
            </w:r>
          </w:p>
        </w:tc>
        <w:tc>
          <w:tcPr>
            <w:tcW w:w="763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Read and Write  to following variables  in sub-functions</w:t>
            </w:r>
          </w:p>
        </w:tc>
      </w:tr>
      <w:tr w:rsidR="008D5698" w:rsidRPr="008D5698" w:rsidTr="008D5698">
        <w:trPr>
          <w:trHeight w:val="216"/>
        </w:trPr>
        <w:tc>
          <w:tcPr>
            <w:tcW w:w="2306" w:type="dxa"/>
            <w:vMerge/>
            <w:tcBorders>
              <w:top w:val="nil"/>
              <w:left w:val="single" w:sz="4" w:space="0" w:color="auto"/>
              <w:bottom w:val="single" w:sz="4" w:space="0" w:color="auto"/>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63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SigGroupMissCntr</w:t>
            </w:r>
          </w:p>
        </w:tc>
      </w:tr>
      <w:tr w:rsidR="008D5698" w:rsidRPr="008D5698" w:rsidTr="008D5698">
        <w:trPr>
          <w:trHeight w:val="216"/>
        </w:trPr>
        <w:tc>
          <w:tcPr>
            <w:tcW w:w="2306" w:type="dxa"/>
            <w:vMerge/>
            <w:tcBorders>
              <w:top w:val="nil"/>
              <w:left w:val="single" w:sz="4" w:space="0" w:color="auto"/>
              <w:bottom w:val="single" w:sz="4" w:space="0" w:color="auto"/>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63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SigGroupNeverRxd</w:t>
            </w:r>
          </w:p>
        </w:tc>
      </w:tr>
      <w:tr w:rsidR="008D5698" w:rsidRPr="008D5698" w:rsidTr="008D5698">
        <w:trPr>
          <w:trHeight w:val="216"/>
        </w:trPr>
        <w:tc>
          <w:tcPr>
            <w:tcW w:w="2306" w:type="dxa"/>
            <w:vMerge/>
            <w:tcBorders>
              <w:top w:val="nil"/>
              <w:left w:val="single" w:sz="4" w:space="0" w:color="auto"/>
              <w:bottom w:val="single" w:sz="4" w:space="0" w:color="auto"/>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63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RxdSigData</w:t>
            </w:r>
          </w:p>
        </w:tc>
      </w:tr>
      <w:tr w:rsidR="008D5698" w:rsidRPr="008D5698" w:rsidTr="008D5698">
        <w:trPr>
          <w:trHeight w:val="216"/>
        </w:trPr>
        <w:tc>
          <w:tcPr>
            <w:tcW w:w="2306" w:type="dxa"/>
            <w:vMerge/>
            <w:tcBorders>
              <w:top w:val="nil"/>
              <w:left w:val="single" w:sz="4" w:space="0" w:color="auto"/>
              <w:bottom w:val="single" w:sz="4" w:space="0" w:color="auto"/>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63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RxdSigDataExtdSts</w:t>
            </w:r>
          </w:p>
        </w:tc>
      </w:tr>
      <w:tr w:rsidR="008D5698" w:rsidRPr="008D5698" w:rsidTr="008D5698">
        <w:trPr>
          <w:trHeight w:val="216"/>
        </w:trPr>
        <w:tc>
          <w:tcPr>
            <w:tcW w:w="2306" w:type="dxa"/>
            <w:vMerge/>
            <w:tcBorders>
              <w:top w:val="nil"/>
              <w:left w:val="single" w:sz="4" w:space="0" w:color="auto"/>
              <w:bottom w:val="single" w:sz="4" w:space="0" w:color="auto"/>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63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PrevRollgCntrRxd</w:t>
            </w:r>
          </w:p>
        </w:tc>
      </w:tr>
      <w:tr w:rsidR="008D5698" w:rsidRPr="008D5698" w:rsidTr="008D5698">
        <w:trPr>
          <w:trHeight w:val="216"/>
        </w:trPr>
        <w:tc>
          <w:tcPr>
            <w:tcW w:w="2306" w:type="dxa"/>
            <w:vMerge/>
            <w:tcBorders>
              <w:top w:val="nil"/>
              <w:left w:val="single" w:sz="4" w:space="0" w:color="auto"/>
              <w:bottom w:val="single" w:sz="4" w:space="0" w:color="auto"/>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63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PrimSrcRxBuf</w:t>
            </w:r>
          </w:p>
        </w:tc>
      </w:tr>
      <w:tr w:rsidR="008D5698" w:rsidRPr="008D5698" w:rsidTr="008D5698">
        <w:trPr>
          <w:trHeight w:val="216"/>
        </w:trPr>
        <w:tc>
          <w:tcPr>
            <w:tcW w:w="2306" w:type="dxa"/>
            <w:vMerge/>
            <w:tcBorders>
              <w:top w:val="nil"/>
              <w:left w:val="single" w:sz="4" w:space="0" w:color="auto"/>
              <w:bottom w:val="single" w:sz="4" w:space="0" w:color="auto"/>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63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SecdrySrcRxBuf</w:t>
            </w:r>
          </w:p>
        </w:tc>
      </w:tr>
      <w:tr w:rsidR="008D5698" w:rsidRPr="008D5698" w:rsidTr="008D5698">
        <w:trPr>
          <w:trHeight w:val="216"/>
        </w:trPr>
        <w:tc>
          <w:tcPr>
            <w:tcW w:w="2306" w:type="dxa"/>
            <w:vMerge/>
            <w:tcBorders>
              <w:top w:val="nil"/>
              <w:left w:val="single" w:sz="4" w:space="0" w:color="auto"/>
              <w:bottom w:val="single" w:sz="4" w:space="0" w:color="auto"/>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63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RxdSigDataSrc</w:t>
            </w:r>
          </w:p>
        </w:tc>
      </w:tr>
      <w:tr w:rsidR="008D5698" w:rsidRPr="008D5698" w:rsidTr="008D5698">
        <w:trPr>
          <w:trHeight w:val="216"/>
        </w:trPr>
        <w:tc>
          <w:tcPr>
            <w:tcW w:w="2306" w:type="dxa"/>
            <w:vMerge/>
            <w:tcBorders>
              <w:top w:val="nil"/>
              <w:left w:val="single" w:sz="4" w:space="0" w:color="auto"/>
              <w:bottom w:val="single" w:sz="4" w:space="0" w:color="auto"/>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63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SigGroupSkipCntr</w:t>
            </w:r>
          </w:p>
        </w:tc>
      </w:tr>
      <w:tr w:rsidR="008D5698" w:rsidRPr="008D5698" w:rsidTr="008D5698">
        <w:trPr>
          <w:trHeight w:val="216"/>
        </w:trPr>
        <w:tc>
          <w:tcPr>
            <w:tcW w:w="2306" w:type="dxa"/>
            <w:vMerge/>
            <w:tcBorders>
              <w:top w:val="nil"/>
              <w:left w:val="single" w:sz="4" w:space="0" w:color="auto"/>
              <w:bottom w:val="single" w:sz="4" w:space="0" w:color="auto"/>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63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PrimSrcResyncCntr</w:t>
            </w:r>
          </w:p>
        </w:tc>
      </w:tr>
      <w:tr w:rsidR="008D5698" w:rsidRPr="008D5698" w:rsidTr="008D5698">
        <w:trPr>
          <w:trHeight w:val="216"/>
        </w:trPr>
        <w:tc>
          <w:tcPr>
            <w:tcW w:w="2306" w:type="dxa"/>
            <w:vMerge/>
            <w:tcBorders>
              <w:top w:val="nil"/>
              <w:left w:val="single" w:sz="4" w:space="0" w:color="auto"/>
              <w:bottom w:val="single" w:sz="4" w:space="0" w:color="auto"/>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63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SecdrySrcResyncCntr</w:t>
            </w:r>
          </w:p>
        </w:tc>
      </w:tr>
      <w:tr w:rsidR="008D5698" w:rsidRPr="008D5698" w:rsidTr="008D5698">
        <w:trPr>
          <w:trHeight w:val="216"/>
        </w:trPr>
        <w:tc>
          <w:tcPr>
            <w:tcW w:w="2306" w:type="dxa"/>
            <w:vMerge/>
            <w:tcBorders>
              <w:top w:val="nil"/>
              <w:left w:val="single" w:sz="4" w:space="0" w:color="auto"/>
              <w:bottom w:val="single" w:sz="4" w:space="0" w:color="auto"/>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63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ResyncOnPrimActv</w:t>
            </w:r>
          </w:p>
        </w:tc>
      </w:tr>
      <w:tr w:rsidR="008D5698" w:rsidRPr="008D5698" w:rsidTr="008D5698">
        <w:trPr>
          <w:trHeight w:val="216"/>
        </w:trPr>
        <w:tc>
          <w:tcPr>
            <w:tcW w:w="2306" w:type="dxa"/>
            <w:vMerge/>
            <w:tcBorders>
              <w:top w:val="nil"/>
              <w:left w:val="single" w:sz="4" w:space="0" w:color="auto"/>
              <w:bottom w:val="single" w:sz="4" w:space="0" w:color="auto"/>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63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ResyncOnSecdryActv</w:t>
            </w:r>
          </w:p>
        </w:tc>
      </w:tr>
      <w:tr w:rsidR="008D5698" w:rsidRPr="008D5698" w:rsidTr="008D5698">
        <w:trPr>
          <w:trHeight w:val="216"/>
        </w:trPr>
        <w:tc>
          <w:tcPr>
            <w:tcW w:w="2306" w:type="dxa"/>
            <w:vMerge/>
            <w:tcBorders>
              <w:top w:val="nil"/>
              <w:left w:val="single" w:sz="4" w:space="0" w:color="auto"/>
              <w:bottom w:val="single" w:sz="4" w:space="0" w:color="auto"/>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63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SigGroupDataSrc</w:t>
            </w:r>
          </w:p>
        </w:tc>
      </w:tr>
      <w:tr w:rsidR="008D5698" w:rsidRPr="008D5698" w:rsidTr="008D5698">
        <w:trPr>
          <w:trHeight w:val="216"/>
        </w:trPr>
        <w:tc>
          <w:tcPr>
            <w:tcW w:w="2306" w:type="dxa"/>
            <w:vMerge/>
            <w:tcBorders>
              <w:top w:val="nil"/>
              <w:left w:val="single" w:sz="4" w:space="0" w:color="auto"/>
              <w:bottom w:val="single" w:sz="4" w:space="0" w:color="auto"/>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63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PrimSrcRollgCntrResync</w:t>
            </w:r>
          </w:p>
        </w:tc>
      </w:tr>
      <w:tr w:rsidR="008D5698" w:rsidRPr="008D5698" w:rsidTr="008D5698">
        <w:trPr>
          <w:trHeight w:val="216"/>
        </w:trPr>
        <w:tc>
          <w:tcPr>
            <w:tcW w:w="2306" w:type="dxa"/>
            <w:vMerge/>
            <w:tcBorders>
              <w:top w:val="nil"/>
              <w:left w:val="single" w:sz="4" w:space="0" w:color="auto"/>
              <w:bottom w:val="single" w:sz="4" w:space="0" w:color="auto"/>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63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SecdrySrcRollgCntrResync</w:t>
            </w:r>
          </w:p>
        </w:tc>
      </w:tr>
      <w:tr w:rsidR="008D5698" w:rsidRPr="008D5698" w:rsidTr="008D5698">
        <w:trPr>
          <w:trHeight w:val="216"/>
        </w:trPr>
        <w:tc>
          <w:tcPr>
            <w:tcW w:w="2306" w:type="dxa"/>
            <w:vMerge/>
            <w:tcBorders>
              <w:top w:val="nil"/>
              <w:left w:val="single" w:sz="4" w:space="0" w:color="auto"/>
              <w:bottom w:val="single" w:sz="4" w:space="0" w:color="auto"/>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63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FrmFltCntr2MilliSec</w:t>
            </w:r>
          </w:p>
        </w:tc>
      </w:tr>
      <w:tr w:rsidR="008D5698" w:rsidRPr="008D5698" w:rsidTr="008D5698">
        <w:trPr>
          <w:trHeight w:val="216"/>
        </w:trPr>
        <w:tc>
          <w:tcPr>
            <w:tcW w:w="2306" w:type="dxa"/>
            <w:vMerge/>
            <w:tcBorders>
              <w:top w:val="nil"/>
              <w:left w:val="single" w:sz="4" w:space="0" w:color="auto"/>
              <w:bottom w:val="single" w:sz="4" w:space="0" w:color="auto"/>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63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FrmFltCntr10MilliSec</w:t>
            </w:r>
          </w:p>
        </w:tc>
      </w:tr>
      <w:tr w:rsidR="008D5698" w:rsidRPr="008D5698" w:rsidTr="008D5698">
        <w:trPr>
          <w:trHeight w:val="216"/>
        </w:trPr>
        <w:tc>
          <w:tcPr>
            <w:tcW w:w="2306" w:type="dxa"/>
            <w:vMerge/>
            <w:tcBorders>
              <w:top w:val="nil"/>
              <w:left w:val="single" w:sz="4" w:space="0" w:color="auto"/>
              <w:bottom w:val="single" w:sz="4" w:space="0" w:color="auto"/>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63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FrmFltCntr100MilliSec</w:t>
            </w:r>
          </w:p>
        </w:tc>
      </w:tr>
      <w:tr w:rsidR="008D5698" w:rsidRPr="008D5698" w:rsidTr="008D5698">
        <w:trPr>
          <w:trHeight w:val="433"/>
        </w:trPr>
        <w:tc>
          <w:tcPr>
            <w:tcW w:w="2306" w:type="dxa"/>
            <w:vMerge w:val="restart"/>
            <w:tcBorders>
              <w:top w:val="nil"/>
              <w:left w:val="single" w:sz="4" w:space="0" w:color="auto"/>
              <w:bottom w:val="single" w:sz="4" w:space="0" w:color="000000"/>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t>Affected inter-runnable variable</w:t>
            </w:r>
          </w:p>
        </w:tc>
        <w:tc>
          <w:tcPr>
            <w:tcW w:w="763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Reads following interunnable variable</w:t>
            </w:r>
          </w:p>
        </w:tc>
      </w:tr>
      <w:tr w:rsidR="008D5698" w:rsidRPr="008D5698" w:rsidTr="008D5698">
        <w:trPr>
          <w:trHeight w:val="216"/>
        </w:trPr>
        <w:tc>
          <w:tcPr>
            <w:tcW w:w="2306" w:type="dxa"/>
            <w:vMerge/>
            <w:tcBorders>
              <w:top w:val="nil"/>
              <w:left w:val="single" w:sz="4" w:space="0" w:color="auto"/>
              <w:bottom w:val="single" w:sz="4" w:space="0" w:color="000000"/>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63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IniTiOutChkCmpl</w:t>
            </w:r>
          </w:p>
        </w:tc>
      </w:tr>
      <w:tr w:rsidR="008D5698" w:rsidRPr="008D5698" w:rsidTr="008D5698">
        <w:trPr>
          <w:trHeight w:val="433"/>
        </w:trPr>
        <w:tc>
          <w:tcPr>
            <w:tcW w:w="2306" w:type="dxa"/>
            <w:tcBorders>
              <w:top w:val="nil"/>
              <w:left w:val="single" w:sz="4" w:space="0" w:color="auto"/>
              <w:bottom w:val="single" w:sz="4" w:space="0" w:color="auto"/>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t>Exclusive area access</w:t>
            </w:r>
          </w:p>
        </w:tc>
        <w:tc>
          <w:tcPr>
            <w:tcW w:w="763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Needed to read received Signal Group data buffers and to write Imc Signal data, Signal Status and Signal source buffers.</w:t>
            </w:r>
          </w:p>
        </w:tc>
      </w:tr>
      <w:tr w:rsidR="008D5698" w:rsidRPr="008D5698" w:rsidTr="008D5698">
        <w:trPr>
          <w:trHeight w:val="216"/>
        </w:trPr>
        <w:tc>
          <w:tcPr>
            <w:tcW w:w="2306" w:type="dxa"/>
            <w:vMerge w:val="restart"/>
            <w:tcBorders>
              <w:top w:val="nil"/>
              <w:left w:val="single" w:sz="4" w:space="0" w:color="auto"/>
              <w:bottom w:val="single" w:sz="4" w:space="0" w:color="auto"/>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t>Configuration access</w:t>
            </w:r>
          </w:p>
        </w:tc>
        <w:tc>
          <w:tcPr>
            <w:tcW w:w="763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Accesses following configuration data in the sub-functions call</w:t>
            </w:r>
          </w:p>
        </w:tc>
      </w:tr>
      <w:tr w:rsidR="008D5698" w:rsidRPr="008D5698" w:rsidTr="008D5698">
        <w:trPr>
          <w:trHeight w:val="216"/>
        </w:trPr>
        <w:tc>
          <w:tcPr>
            <w:tcW w:w="2306" w:type="dxa"/>
            <w:vMerge/>
            <w:tcBorders>
              <w:top w:val="nil"/>
              <w:left w:val="single" w:sz="4" w:space="0" w:color="auto"/>
              <w:bottom w:val="single" w:sz="4" w:space="0" w:color="auto"/>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63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SIGGROUPCONFIG_REC</w:t>
            </w:r>
          </w:p>
        </w:tc>
      </w:tr>
      <w:tr w:rsidR="008D5698" w:rsidRPr="008D5698" w:rsidTr="008D5698">
        <w:trPr>
          <w:trHeight w:val="216"/>
        </w:trPr>
        <w:tc>
          <w:tcPr>
            <w:tcW w:w="2306" w:type="dxa"/>
            <w:vMerge/>
            <w:tcBorders>
              <w:top w:val="nil"/>
              <w:left w:val="single" w:sz="4" w:space="0" w:color="auto"/>
              <w:bottom w:val="single" w:sz="4" w:space="0" w:color="auto"/>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63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RATEGROUPOFFS_CNT_U08</w:t>
            </w:r>
          </w:p>
        </w:tc>
      </w:tr>
      <w:tr w:rsidR="008D5698" w:rsidRPr="008D5698" w:rsidTr="008D5698">
        <w:trPr>
          <w:trHeight w:val="216"/>
        </w:trPr>
        <w:tc>
          <w:tcPr>
            <w:tcW w:w="2306" w:type="dxa"/>
            <w:vMerge/>
            <w:tcBorders>
              <w:top w:val="nil"/>
              <w:left w:val="single" w:sz="4" w:space="0" w:color="auto"/>
              <w:bottom w:val="single" w:sz="4" w:space="0" w:color="auto"/>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63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NRSIGGROUPINRATEGROUP_CNT_U08</w:t>
            </w:r>
          </w:p>
        </w:tc>
      </w:tr>
      <w:tr w:rsidR="008D5698" w:rsidRPr="008D5698" w:rsidTr="008D5698">
        <w:trPr>
          <w:trHeight w:val="216"/>
        </w:trPr>
        <w:tc>
          <w:tcPr>
            <w:tcW w:w="2306" w:type="dxa"/>
            <w:vMerge/>
            <w:tcBorders>
              <w:top w:val="nil"/>
              <w:left w:val="single" w:sz="4" w:space="0" w:color="auto"/>
              <w:bottom w:val="single" w:sz="4" w:space="0" w:color="auto"/>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63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MISSSIGGROUPTIOUT_CNT_U08</w:t>
            </w:r>
          </w:p>
        </w:tc>
      </w:tr>
      <w:tr w:rsidR="008D5698" w:rsidRPr="008D5698" w:rsidTr="008D5698">
        <w:trPr>
          <w:trHeight w:val="216"/>
        </w:trPr>
        <w:tc>
          <w:tcPr>
            <w:tcW w:w="2306" w:type="dxa"/>
            <w:vMerge w:val="restart"/>
            <w:tcBorders>
              <w:top w:val="nil"/>
              <w:left w:val="single" w:sz="4" w:space="0" w:color="auto"/>
              <w:bottom w:val="single" w:sz="4" w:space="0" w:color="000000"/>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t>Calibration data access</w:t>
            </w:r>
          </w:p>
        </w:tc>
        <w:tc>
          <w:tcPr>
            <w:tcW w:w="763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Accesses following calibration value in the sub-functions call</w:t>
            </w:r>
          </w:p>
        </w:tc>
      </w:tr>
      <w:tr w:rsidR="008D5698" w:rsidRPr="008D5698" w:rsidTr="008D5698">
        <w:trPr>
          <w:trHeight w:val="216"/>
        </w:trPr>
        <w:tc>
          <w:tcPr>
            <w:tcW w:w="2306" w:type="dxa"/>
            <w:vMerge/>
            <w:tcBorders>
              <w:top w:val="nil"/>
              <w:left w:val="single" w:sz="4" w:space="0" w:color="auto"/>
              <w:bottom w:val="single" w:sz="4" w:space="0" w:color="000000"/>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63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ImcArbnFrmFltThd</w:t>
            </w:r>
          </w:p>
        </w:tc>
      </w:tr>
      <w:tr w:rsidR="008D5698" w:rsidRPr="008D5698" w:rsidTr="008D5698">
        <w:trPr>
          <w:trHeight w:val="216"/>
        </w:trPr>
        <w:tc>
          <w:tcPr>
            <w:tcW w:w="2306" w:type="dxa"/>
            <w:vMerge w:val="restart"/>
            <w:tcBorders>
              <w:top w:val="nil"/>
              <w:left w:val="single" w:sz="4" w:space="0" w:color="auto"/>
              <w:bottom w:val="single" w:sz="4" w:space="0" w:color="000000"/>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t>Called local functions</w:t>
            </w:r>
          </w:p>
        </w:tc>
        <w:tc>
          <w:tcPr>
            <w:tcW w:w="763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Calls following local function</w:t>
            </w:r>
          </w:p>
        </w:tc>
      </w:tr>
      <w:tr w:rsidR="008D5698" w:rsidRPr="008D5698" w:rsidTr="008D5698">
        <w:trPr>
          <w:trHeight w:val="216"/>
        </w:trPr>
        <w:tc>
          <w:tcPr>
            <w:tcW w:w="2306" w:type="dxa"/>
            <w:vMerge/>
            <w:tcBorders>
              <w:top w:val="nil"/>
              <w:left w:val="single" w:sz="4" w:space="0" w:color="auto"/>
              <w:bottom w:val="single" w:sz="4" w:space="0" w:color="000000"/>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63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RxFrmVldChk</w:t>
            </w:r>
          </w:p>
        </w:tc>
      </w:tr>
      <w:tr w:rsidR="008D5698" w:rsidRPr="008D5698" w:rsidTr="008D5698">
        <w:trPr>
          <w:trHeight w:val="216"/>
        </w:trPr>
        <w:tc>
          <w:tcPr>
            <w:tcW w:w="2306" w:type="dxa"/>
            <w:vMerge/>
            <w:tcBorders>
              <w:top w:val="nil"/>
              <w:left w:val="single" w:sz="4" w:space="0" w:color="auto"/>
              <w:bottom w:val="single" w:sz="4" w:space="0" w:color="000000"/>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63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DecodSigGroupData</w:t>
            </w:r>
          </w:p>
        </w:tc>
      </w:tr>
      <w:tr w:rsidR="008D5698" w:rsidRPr="008D5698" w:rsidTr="008D5698">
        <w:trPr>
          <w:trHeight w:val="216"/>
        </w:trPr>
        <w:tc>
          <w:tcPr>
            <w:tcW w:w="2306" w:type="dxa"/>
            <w:vMerge/>
            <w:tcBorders>
              <w:top w:val="nil"/>
              <w:left w:val="single" w:sz="4" w:space="0" w:color="auto"/>
              <w:bottom w:val="single" w:sz="4" w:space="0" w:color="000000"/>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63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NoDataHndlg</w:t>
            </w:r>
          </w:p>
        </w:tc>
      </w:tr>
      <w:tr w:rsidR="008D5698" w:rsidRPr="008D5698" w:rsidTr="008D5698">
        <w:trPr>
          <w:trHeight w:val="216"/>
        </w:trPr>
        <w:tc>
          <w:tcPr>
            <w:tcW w:w="2306" w:type="dxa"/>
            <w:vMerge/>
            <w:tcBorders>
              <w:top w:val="nil"/>
              <w:left w:val="single" w:sz="4" w:space="0" w:color="auto"/>
              <w:bottom w:val="single" w:sz="4" w:space="0" w:color="000000"/>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63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OvrdSigStsDurgStrtUp</w:t>
            </w:r>
          </w:p>
        </w:tc>
      </w:tr>
      <w:tr w:rsidR="008D5698" w:rsidRPr="008D5698" w:rsidTr="008D5698">
        <w:trPr>
          <w:trHeight w:val="216"/>
        </w:trPr>
        <w:tc>
          <w:tcPr>
            <w:tcW w:w="2306" w:type="dxa"/>
            <w:vMerge/>
            <w:tcBorders>
              <w:top w:val="nil"/>
              <w:left w:val="single" w:sz="4" w:space="0" w:color="auto"/>
              <w:bottom w:val="single" w:sz="4" w:space="0" w:color="000000"/>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63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NoDataRxd</w:t>
            </w:r>
          </w:p>
        </w:tc>
      </w:tr>
      <w:tr w:rsidR="008D5698" w:rsidRPr="008D5698" w:rsidTr="008D5698">
        <w:trPr>
          <w:trHeight w:val="216"/>
        </w:trPr>
        <w:tc>
          <w:tcPr>
            <w:tcW w:w="2306" w:type="dxa"/>
            <w:vMerge w:val="restart"/>
            <w:tcBorders>
              <w:top w:val="nil"/>
              <w:left w:val="single" w:sz="4" w:space="0" w:color="auto"/>
              <w:bottom w:val="single" w:sz="4" w:space="0" w:color="000000"/>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t>External Interface call</w:t>
            </w:r>
          </w:p>
        </w:tc>
        <w:tc>
          <w:tcPr>
            <w:tcW w:w="763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Calls following external function</w:t>
            </w:r>
          </w:p>
        </w:tc>
      </w:tr>
      <w:tr w:rsidR="008D5698" w:rsidRPr="008D5698" w:rsidTr="008D5698">
        <w:trPr>
          <w:trHeight w:val="216"/>
        </w:trPr>
        <w:tc>
          <w:tcPr>
            <w:tcW w:w="2306" w:type="dxa"/>
            <w:vMerge/>
            <w:tcBorders>
              <w:top w:val="nil"/>
              <w:left w:val="single" w:sz="4" w:space="0" w:color="auto"/>
              <w:bottom w:val="single" w:sz="4" w:space="0" w:color="000000"/>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63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Crc_CalculateCRC8</w:t>
            </w:r>
          </w:p>
        </w:tc>
      </w:tr>
      <w:tr w:rsidR="008D5698" w:rsidRPr="008D5698" w:rsidTr="008D5698">
        <w:trPr>
          <w:trHeight w:val="867"/>
        </w:trPr>
        <w:tc>
          <w:tcPr>
            <w:tcW w:w="2306" w:type="dxa"/>
            <w:vMerge w:val="restart"/>
            <w:tcBorders>
              <w:top w:val="nil"/>
              <w:left w:val="single" w:sz="4" w:space="0" w:color="auto"/>
              <w:bottom w:val="single" w:sz="4" w:space="0" w:color="000000"/>
              <w:right w:val="single" w:sz="4" w:space="0" w:color="auto"/>
            </w:tcBorders>
            <w:shd w:val="clear" w:color="000000" w:fill="A6A6A6"/>
            <w:vAlign w:val="bottom"/>
            <w:hideMark/>
          </w:tcPr>
          <w:p w:rsidR="008D5698" w:rsidRPr="008D5698" w:rsidRDefault="008D5698" w:rsidP="008D5698">
            <w:pPr>
              <w:rPr>
                <w:rFonts w:ascii="Calibri" w:hAnsi="Calibri"/>
                <w:b/>
                <w:bCs/>
                <w:color w:val="000000"/>
                <w:sz w:val="22"/>
                <w:szCs w:val="22"/>
              </w:rPr>
            </w:pPr>
            <w:r w:rsidRPr="008D5698">
              <w:rPr>
                <w:rFonts w:ascii="Calibri" w:hAnsi="Calibri"/>
                <w:b/>
                <w:bCs/>
                <w:color w:val="000000"/>
                <w:sz w:val="22"/>
                <w:szCs w:val="22"/>
              </w:rPr>
              <w:t>Called by</w:t>
            </w:r>
          </w:p>
        </w:tc>
        <w:tc>
          <w:tcPr>
            <w:tcW w:w="763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color w:val="000000"/>
                <w:sz w:val="22"/>
                <w:szCs w:val="22"/>
              </w:rPr>
            </w:pPr>
            <w:r w:rsidRPr="008D5698">
              <w:rPr>
                <w:rFonts w:ascii="Calibri" w:hAnsi="Calibri"/>
                <w:color w:val="000000"/>
                <w:sz w:val="22"/>
                <w:szCs w:val="22"/>
              </w:rPr>
              <w:t>Called by following functions only when atleast one Signal Group is configured for particular Rate Group</w:t>
            </w:r>
            <w:r w:rsidRPr="008D5698">
              <w:rPr>
                <w:rFonts w:ascii="Calibri" w:hAnsi="Calibri"/>
                <w:color w:val="000000"/>
                <w:sz w:val="22"/>
                <w:szCs w:val="22"/>
              </w:rPr>
              <w:br/>
              <w:t>e.g if no Signal Group configured for 100ms Rate Group then this function will not get called from ImcArbnPer6.</w:t>
            </w:r>
          </w:p>
        </w:tc>
      </w:tr>
      <w:tr w:rsidR="008D5698" w:rsidRPr="008D5698" w:rsidTr="008D5698">
        <w:trPr>
          <w:trHeight w:val="216"/>
        </w:trPr>
        <w:tc>
          <w:tcPr>
            <w:tcW w:w="2306" w:type="dxa"/>
            <w:vMerge/>
            <w:tcBorders>
              <w:top w:val="nil"/>
              <w:left w:val="single" w:sz="4" w:space="0" w:color="auto"/>
              <w:bottom w:val="single" w:sz="4" w:space="0" w:color="000000"/>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63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ImcArbrPer4</w:t>
            </w:r>
          </w:p>
        </w:tc>
      </w:tr>
      <w:tr w:rsidR="008D5698" w:rsidRPr="008D5698" w:rsidTr="008D5698">
        <w:trPr>
          <w:trHeight w:val="216"/>
        </w:trPr>
        <w:tc>
          <w:tcPr>
            <w:tcW w:w="2306" w:type="dxa"/>
            <w:vMerge/>
            <w:tcBorders>
              <w:top w:val="nil"/>
              <w:left w:val="single" w:sz="4" w:space="0" w:color="auto"/>
              <w:bottom w:val="single" w:sz="4" w:space="0" w:color="000000"/>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63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ImcArbrPer5</w:t>
            </w:r>
          </w:p>
        </w:tc>
      </w:tr>
      <w:tr w:rsidR="008D5698" w:rsidRPr="008D5698" w:rsidTr="008D5698">
        <w:trPr>
          <w:trHeight w:val="216"/>
        </w:trPr>
        <w:tc>
          <w:tcPr>
            <w:tcW w:w="2306" w:type="dxa"/>
            <w:vMerge/>
            <w:tcBorders>
              <w:top w:val="nil"/>
              <w:left w:val="single" w:sz="4" w:space="0" w:color="auto"/>
              <w:bottom w:val="single" w:sz="4" w:space="0" w:color="000000"/>
              <w:right w:val="single" w:sz="4" w:space="0" w:color="auto"/>
            </w:tcBorders>
            <w:vAlign w:val="center"/>
            <w:hideMark/>
          </w:tcPr>
          <w:p w:rsidR="008D5698" w:rsidRPr="008D5698" w:rsidRDefault="008D5698" w:rsidP="008D5698">
            <w:pPr>
              <w:rPr>
                <w:rFonts w:ascii="Calibri" w:hAnsi="Calibri"/>
                <w:b/>
                <w:bCs/>
                <w:color w:val="000000"/>
                <w:sz w:val="22"/>
                <w:szCs w:val="22"/>
              </w:rPr>
            </w:pPr>
          </w:p>
        </w:tc>
        <w:tc>
          <w:tcPr>
            <w:tcW w:w="7630" w:type="dxa"/>
            <w:tcBorders>
              <w:top w:val="nil"/>
              <w:left w:val="nil"/>
              <w:bottom w:val="single" w:sz="4" w:space="0" w:color="auto"/>
              <w:right w:val="single" w:sz="4" w:space="0" w:color="auto"/>
            </w:tcBorders>
            <w:shd w:val="clear" w:color="auto" w:fill="auto"/>
            <w:vAlign w:val="bottom"/>
            <w:hideMark/>
          </w:tcPr>
          <w:p w:rsidR="008D5698" w:rsidRPr="008D5698" w:rsidRDefault="008D5698" w:rsidP="008D5698">
            <w:pPr>
              <w:rPr>
                <w:rFonts w:ascii="Calibri" w:hAnsi="Calibri"/>
                <w:i/>
                <w:iCs/>
                <w:color w:val="0070C0"/>
                <w:sz w:val="22"/>
                <w:szCs w:val="22"/>
              </w:rPr>
            </w:pPr>
            <w:r w:rsidRPr="008D5698">
              <w:rPr>
                <w:rFonts w:ascii="Calibri" w:hAnsi="Calibri"/>
                <w:i/>
                <w:iCs/>
                <w:color w:val="0070C0"/>
                <w:sz w:val="22"/>
                <w:szCs w:val="22"/>
              </w:rPr>
              <w:t>ImcArbrPer6</w:t>
            </w:r>
          </w:p>
        </w:tc>
      </w:tr>
    </w:tbl>
    <w:p w:rsidR="00375515" w:rsidRDefault="00375515" w:rsidP="00375515"/>
    <w:p w:rsidR="00375515" w:rsidRDefault="00375515" w:rsidP="00375515"/>
    <w:p w:rsidR="00375515" w:rsidRDefault="00375515" w:rsidP="00375515"/>
    <w:p w:rsidR="00375515" w:rsidRDefault="009C42FF" w:rsidP="00375515">
      <w:r>
        <w:object w:dxaOrig="7776" w:dyaOrig="23105">
          <v:shape id="_x0000_i1039" type="#_x0000_t75" style="width:290pt;height:863pt" o:ole="">
            <v:imagedata r:id="rId37" o:title=""/>
          </v:shape>
          <o:OLEObject Type="Embed" ProgID="Visio.Drawing.11" ShapeID="_x0000_i1039" DrawAspect="Content" ObjectID="_1546252873" r:id="rId38"/>
        </w:object>
      </w:r>
    </w:p>
    <w:p w:rsidR="002E3E94" w:rsidRDefault="002E3E94" w:rsidP="002E3E94">
      <w:pPr>
        <w:pStyle w:val="Heading2"/>
      </w:pPr>
      <w:bookmarkStart w:id="848" w:name="_Toc472510875"/>
      <w:r>
        <w:lastRenderedPageBreak/>
        <w:t xml:space="preserve">Sub-Function: </w:t>
      </w:r>
      <w:r w:rsidR="00747B65">
        <w:rPr>
          <w:rFonts w:ascii="Calibri" w:hAnsi="Calibri"/>
        </w:rPr>
        <w:t>ImcArbn</w:t>
      </w:r>
      <w:r w:rsidRPr="008F59ED">
        <w:rPr>
          <w:rFonts w:ascii="Calibri" w:hAnsi="Calibri"/>
        </w:rPr>
        <w:t>Per</w:t>
      </w:r>
      <w:r>
        <w:rPr>
          <w:rFonts w:ascii="Calibri" w:hAnsi="Calibri"/>
        </w:rPr>
        <w:t>4</w:t>
      </w:r>
      <w:bookmarkEnd w:id="848"/>
    </w:p>
    <w:p w:rsidR="002E3E94" w:rsidRDefault="002E3E94" w:rsidP="002E3E94">
      <w:pPr>
        <w:rPr>
          <w:rFonts w:ascii="Calibri" w:hAnsi="Calibri"/>
        </w:rPr>
      </w:pPr>
    </w:p>
    <w:p w:rsidR="002E3E94" w:rsidRPr="00967BCF" w:rsidRDefault="002E3E94" w:rsidP="002E3E94">
      <w:pPr>
        <w:pStyle w:val="Heading3"/>
        <w:rPr>
          <w:rFonts w:ascii="Calibri" w:hAnsi="Calibri"/>
        </w:rPr>
      </w:pPr>
      <w:bookmarkStart w:id="849" w:name="_Toc472510876"/>
      <w:r w:rsidRPr="00967BCF">
        <w:rPr>
          <w:rFonts w:ascii="Calibri" w:hAnsi="Calibri"/>
        </w:rPr>
        <w:t>Hardware Related Design</w:t>
      </w:r>
      <w:bookmarkEnd w:id="849"/>
    </w:p>
    <w:p w:rsidR="002E3E94" w:rsidRPr="00C36031" w:rsidRDefault="002E3E94" w:rsidP="002E3E94">
      <w:pPr>
        <w:rPr>
          <w:rFonts w:ascii="Calibri" w:hAnsi="Calibri"/>
          <w:color w:val="0000FF"/>
        </w:rPr>
      </w:pPr>
      <w:r w:rsidRPr="001E31E7">
        <w:rPr>
          <w:rFonts w:ascii="Calibri" w:hAnsi="Calibri"/>
        </w:rPr>
        <w:t>None</w:t>
      </w:r>
    </w:p>
    <w:p w:rsidR="002E3E94" w:rsidRDefault="002E3E94" w:rsidP="002E3E94">
      <w:pPr>
        <w:pStyle w:val="Heading3"/>
        <w:rPr>
          <w:rFonts w:ascii="Calibri" w:hAnsi="Calibri"/>
        </w:rPr>
      </w:pPr>
      <w:bookmarkStart w:id="850" w:name="_Toc472510877"/>
      <w:r w:rsidRPr="00967BCF">
        <w:rPr>
          <w:rFonts w:ascii="Calibri" w:hAnsi="Calibri"/>
        </w:rPr>
        <w:t>Software Related Design</w:t>
      </w:r>
      <w:bookmarkEnd w:id="850"/>
    </w:p>
    <w:p w:rsidR="002E3E94" w:rsidRDefault="002E3E94" w:rsidP="002E3E94"/>
    <w:tbl>
      <w:tblPr>
        <w:tblW w:w="10020" w:type="dxa"/>
        <w:tblInd w:w="113" w:type="dxa"/>
        <w:tblLook w:val="04A0" w:firstRow="1" w:lastRow="0" w:firstColumn="1" w:lastColumn="0" w:noHBand="0" w:noVBand="1"/>
      </w:tblPr>
      <w:tblGrid>
        <w:gridCol w:w="2600"/>
        <w:gridCol w:w="7420"/>
      </w:tblGrid>
      <w:tr w:rsidR="009C42FF" w:rsidRPr="009C42FF" w:rsidTr="009C42FF">
        <w:trPr>
          <w:trHeight w:val="300"/>
        </w:trPr>
        <w:tc>
          <w:tcPr>
            <w:tcW w:w="10020" w:type="dxa"/>
            <w:gridSpan w:val="2"/>
            <w:tcBorders>
              <w:top w:val="single" w:sz="4" w:space="0" w:color="auto"/>
              <w:left w:val="single" w:sz="4" w:space="0" w:color="auto"/>
              <w:bottom w:val="single" w:sz="4" w:space="0" w:color="auto"/>
              <w:right w:val="single" w:sz="4" w:space="0" w:color="auto"/>
            </w:tcBorders>
            <w:shd w:val="clear" w:color="000000" w:fill="A6A6A6"/>
            <w:noWrap/>
            <w:vAlign w:val="bottom"/>
            <w:hideMark/>
          </w:tcPr>
          <w:p w:rsidR="009C42FF" w:rsidRPr="009C42FF" w:rsidRDefault="009C42FF" w:rsidP="009C42FF">
            <w:pPr>
              <w:jc w:val="center"/>
              <w:rPr>
                <w:rFonts w:ascii="Calibri" w:hAnsi="Calibri"/>
                <w:b/>
                <w:bCs/>
                <w:color w:val="000000"/>
                <w:sz w:val="22"/>
                <w:szCs w:val="22"/>
              </w:rPr>
            </w:pPr>
            <w:r w:rsidRPr="009C42FF">
              <w:rPr>
                <w:rFonts w:ascii="Calibri" w:hAnsi="Calibri"/>
                <w:b/>
                <w:bCs/>
                <w:color w:val="000000"/>
                <w:sz w:val="22"/>
                <w:szCs w:val="22"/>
              </w:rPr>
              <w:t>ImcArbrPer4</w:t>
            </w:r>
          </w:p>
        </w:tc>
      </w:tr>
      <w:tr w:rsidR="009C42FF" w:rsidRPr="009C42FF" w:rsidTr="009C42FF">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Function scope</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2ms Periodic, Global</w:t>
            </w:r>
          </w:p>
        </w:tc>
      </w:tr>
      <w:tr w:rsidR="009C42FF" w:rsidRPr="009C42FF" w:rsidTr="009C42FF">
        <w:trPr>
          <w:trHeight w:val="9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Description</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Processes  received Signal Group data via IMC Channels for all Signal Groups configured under 2ms Rate Group and stores validated Signal data,  Signal Status and Signal source in respective buffers.</w:t>
            </w:r>
          </w:p>
        </w:tc>
      </w:tr>
      <w:tr w:rsidR="009C42FF" w:rsidRPr="009C42FF" w:rsidTr="009C42FF">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Parameters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None</w:t>
            </w:r>
          </w:p>
        </w:tc>
      </w:tr>
      <w:tr w:rsidR="009C42FF" w:rsidRPr="009C42FF" w:rsidTr="009C42FF">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Return value</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None</w:t>
            </w:r>
          </w:p>
        </w:tc>
      </w:tr>
      <w:tr w:rsidR="009C42FF" w:rsidRPr="009C42FF" w:rsidTr="009C42FF">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Affected static and global variables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Read and Write  to following variables  in sub-functions</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SigGroupMissCntr</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SigGroupNeverRxd</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RxdSigData</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RxdSigDataExtdSts</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PrevRollgCntrRxd</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PrimSrcRxBuf</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SecdrySrcRxBuf</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FrmFltCntr2MilliSec</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RxdSigDataSrc</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SigGroupSkipCntr</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PrimSrcResyncCntr</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SecdrySrcResyncCntr</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ResyncOnPrimActv</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ResyncOnSecdryActv</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SigGroupDataSrc</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PrimSrcRollgCntrResync</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SecdrySrcRollgCntrResync</w:t>
            </w:r>
          </w:p>
        </w:tc>
      </w:tr>
      <w:tr w:rsidR="009C42FF" w:rsidRPr="009C42FF" w:rsidTr="009C42FF">
        <w:trPr>
          <w:trHeight w:val="600"/>
        </w:trPr>
        <w:tc>
          <w:tcPr>
            <w:tcW w:w="2600" w:type="dxa"/>
            <w:vMerge w:val="restart"/>
            <w:tcBorders>
              <w:top w:val="nil"/>
              <w:left w:val="single" w:sz="4" w:space="0" w:color="auto"/>
              <w:bottom w:val="single" w:sz="4" w:space="0" w:color="000000"/>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Affected inter-runnable variable</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Reads following inter</w:t>
            </w:r>
            <w:r w:rsidR="0036679A">
              <w:rPr>
                <w:rFonts w:ascii="Calibri" w:hAnsi="Calibri"/>
                <w:color w:val="000000"/>
                <w:sz w:val="22"/>
                <w:szCs w:val="22"/>
              </w:rPr>
              <w:t>-r</w:t>
            </w:r>
            <w:r w:rsidRPr="009C42FF">
              <w:rPr>
                <w:rFonts w:ascii="Calibri" w:hAnsi="Calibri"/>
                <w:color w:val="000000"/>
                <w:sz w:val="22"/>
                <w:szCs w:val="22"/>
              </w:rPr>
              <w:t>unnable variable</w:t>
            </w:r>
          </w:p>
        </w:tc>
      </w:tr>
      <w:tr w:rsidR="009C42FF" w:rsidRPr="009C42FF" w:rsidTr="009C42FF">
        <w:trPr>
          <w:trHeight w:val="300"/>
        </w:trPr>
        <w:tc>
          <w:tcPr>
            <w:tcW w:w="2600" w:type="dxa"/>
            <w:vMerge/>
            <w:tcBorders>
              <w:top w:val="nil"/>
              <w:left w:val="single" w:sz="4" w:space="0" w:color="auto"/>
              <w:bottom w:val="single" w:sz="4" w:space="0" w:color="000000"/>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IniTiOutChkCmpl</w:t>
            </w:r>
          </w:p>
        </w:tc>
      </w:tr>
      <w:tr w:rsidR="009C42FF" w:rsidRPr="009C42FF" w:rsidTr="009C42FF">
        <w:trPr>
          <w:trHeight w:val="6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Exclusive area access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Needed to read received Signal Group data buffers and write to Imc Signal data, Signal Status and Signal source buffers</w:t>
            </w:r>
          </w:p>
        </w:tc>
      </w:tr>
      <w:tr w:rsidR="009C42FF" w:rsidRPr="009C42FF" w:rsidTr="009C42FF">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Configuration access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Accesses following configuration data in the sub-functions call</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SIGGROUPCONFIG_REC</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RATEGROUPOFFS_CNT_U08</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NRSIGGROUPINRATEGROUP_CNT_U08</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MISSSIGGROUPTIOUT_CNT_U08</w:t>
            </w:r>
          </w:p>
        </w:tc>
      </w:tr>
      <w:tr w:rsidR="009C42FF" w:rsidRPr="009C42FF" w:rsidTr="009C42FF">
        <w:trPr>
          <w:trHeight w:val="300"/>
        </w:trPr>
        <w:tc>
          <w:tcPr>
            <w:tcW w:w="2600" w:type="dxa"/>
            <w:vMerge w:val="restart"/>
            <w:tcBorders>
              <w:top w:val="nil"/>
              <w:left w:val="single" w:sz="4" w:space="0" w:color="auto"/>
              <w:bottom w:val="single" w:sz="4" w:space="0" w:color="000000"/>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Calibration data access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Accesses following calibration value in the sub-functions call</w:t>
            </w:r>
          </w:p>
        </w:tc>
      </w:tr>
      <w:tr w:rsidR="009C42FF" w:rsidRPr="009C42FF" w:rsidTr="009C42FF">
        <w:trPr>
          <w:trHeight w:val="300"/>
        </w:trPr>
        <w:tc>
          <w:tcPr>
            <w:tcW w:w="2600" w:type="dxa"/>
            <w:vMerge/>
            <w:tcBorders>
              <w:top w:val="nil"/>
              <w:left w:val="single" w:sz="4" w:space="0" w:color="auto"/>
              <w:bottom w:val="single" w:sz="4" w:space="0" w:color="000000"/>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ImcArbnFrmFltThd</w:t>
            </w:r>
          </w:p>
        </w:tc>
      </w:tr>
      <w:tr w:rsidR="009C42FF" w:rsidRPr="009C42FF" w:rsidTr="009C42FF">
        <w:trPr>
          <w:trHeight w:val="900"/>
        </w:trPr>
        <w:tc>
          <w:tcPr>
            <w:tcW w:w="2600" w:type="dxa"/>
            <w:vMerge w:val="restart"/>
            <w:tcBorders>
              <w:top w:val="nil"/>
              <w:left w:val="single" w:sz="4" w:space="0" w:color="auto"/>
              <w:bottom w:val="single" w:sz="4" w:space="0" w:color="000000"/>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Called local functions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Calls following function only when number of Signal Groups configured under the 2ms Rate Group is NOT zero (IMCARBN_NROF2MILLISECRATEGROUP_CNT_U08 != 0)</w:t>
            </w:r>
          </w:p>
        </w:tc>
      </w:tr>
      <w:tr w:rsidR="009C42FF" w:rsidRPr="009C42FF" w:rsidTr="009C42FF">
        <w:trPr>
          <w:trHeight w:val="300"/>
        </w:trPr>
        <w:tc>
          <w:tcPr>
            <w:tcW w:w="2600" w:type="dxa"/>
            <w:vMerge/>
            <w:tcBorders>
              <w:top w:val="nil"/>
              <w:left w:val="single" w:sz="4" w:space="0" w:color="auto"/>
              <w:bottom w:val="single" w:sz="4" w:space="0" w:color="000000"/>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ImcArbnRx</w:t>
            </w:r>
          </w:p>
        </w:tc>
      </w:tr>
      <w:tr w:rsidR="009C42FF" w:rsidRPr="009C42FF" w:rsidTr="009C42FF">
        <w:trPr>
          <w:trHeight w:val="300"/>
        </w:trPr>
        <w:tc>
          <w:tcPr>
            <w:tcW w:w="2600" w:type="dxa"/>
            <w:vMerge w:val="restart"/>
            <w:tcBorders>
              <w:top w:val="nil"/>
              <w:left w:val="single" w:sz="4" w:space="0" w:color="auto"/>
              <w:bottom w:val="single" w:sz="4" w:space="0" w:color="000000"/>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External Interface call</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Calls following external function</w:t>
            </w:r>
          </w:p>
        </w:tc>
      </w:tr>
      <w:tr w:rsidR="009C42FF" w:rsidRPr="009C42FF" w:rsidTr="009C42FF">
        <w:trPr>
          <w:trHeight w:val="300"/>
        </w:trPr>
        <w:tc>
          <w:tcPr>
            <w:tcW w:w="2600" w:type="dxa"/>
            <w:vMerge/>
            <w:tcBorders>
              <w:top w:val="nil"/>
              <w:left w:val="single" w:sz="4" w:space="0" w:color="auto"/>
              <w:bottom w:val="single" w:sz="4" w:space="0" w:color="000000"/>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Crc_CalculateCRC8</w:t>
            </w:r>
          </w:p>
        </w:tc>
      </w:tr>
      <w:tr w:rsidR="009C42FF" w:rsidRPr="009C42FF" w:rsidTr="009C42FF">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Called by</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2ms Task</w:t>
            </w:r>
          </w:p>
        </w:tc>
      </w:tr>
    </w:tbl>
    <w:p w:rsidR="00933252" w:rsidRDefault="00933252" w:rsidP="002E3E94"/>
    <w:p w:rsidR="00933252" w:rsidRDefault="00933252" w:rsidP="002E3E94">
      <w:pPr>
        <w:rPr>
          <w:rFonts w:ascii="Calibri" w:hAnsi="Calibri"/>
          <w:b/>
        </w:rPr>
      </w:pPr>
    </w:p>
    <w:p w:rsidR="00933252" w:rsidRPr="009D35A9" w:rsidRDefault="009C42FF" w:rsidP="002E3E94">
      <w:pPr>
        <w:rPr>
          <w:rFonts w:ascii="Calibri" w:hAnsi="Calibri"/>
          <w:b/>
        </w:rPr>
      </w:pPr>
      <w:r>
        <w:object w:dxaOrig="6114" w:dyaOrig="4224">
          <v:shape id="_x0000_i1040" type="#_x0000_t75" style="width:305.5pt;height:211pt" o:ole="">
            <v:imagedata r:id="rId39" o:title=""/>
          </v:shape>
          <o:OLEObject Type="Embed" ProgID="Visio.Drawing.11" ShapeID="_x0000_i1040" DrawAspect="Content" ObjectID="_1546252874" r:id="rId40"/>
        </w:object>
      </w:r>
    </w:p>
    <w:p w:rsidR="002E3E94" w:rsidRPr="007F4DDB" w:rsidRDefault="002E3E94" w:rsidP="002E3E94"/>
    <w:p w:rsidR="00E474CB" w:rsidRDefault="00E474CB" w:rsidP="00E474CB">
      <w:pPr>
        <w:pStyle w:val="Heading2"/>
      </w:pPr>
      <w:bookmarkStart w:id="851" w:name="_Toc472510878"/>
      <w:r>
        <w:t xml:space="preserve">Sub-Function: </w:t>
      </w:r>
      <w:r w:rsidR="00747B65">
        <w:rPr>
          <w:rFonts w:ascii="Calibri" w:hAnsi="Calibri"/>
        </w:rPr>
        <w:t>ImcArbn</w:t>
      </w:r>
      <w:r w:rsidRPr="008F59ED">
        <w:rPr>
          <w:rFonts w:ascii="Calibri" w:hAnsi="Calibri"/>
        </w:rPr>
        <w:t>Per</w:t>
      </w:r>
      <w:r>
        <w:rPr>
          <w:rFonts w:ascii="Calibri" w:hAnsi="Calibri"/>
        </w:rPr>
        <w:t>5</w:t>
      </w:r>
      <w:bookmarkEnd w:id="851"/>
    </w:p>
    <w:p w:rsidR="00E474CB" w:rsidRDefault="00E474CB" w:rsidP="00E474CB">
      <w:pPr>
        <w:rPr>
          <w:rFonts w:ascii="Calibri" w:hAnsi="Calibri"/>
        </w:rPr>
      </w:pPr>
    </w:p>
    <w:p w:rsidR="00E474CB" w:rsidRPr="00967BCF" w:rsidRDefault="00E474CB" w:rsidP="00E474CB">
      <w:pPr>
        <w:pStyle w:val="Heading3"/>
        <w:rPr>
          <w:rFonts w:ascii="Calibri" w:hAnsi="Calibri"/>
        </w:rPr>
      </w:pPr>
      <w:bookmarkStart w:id="852" w:name="_Toc472510879"/>
      <w:r w:rsidRPr="00967BCF">
        <w:rPr>
          <w:rFonts w:ascii="Calibri" w:hAnsi="Calibri"/>
        </w:rPr>
        <w:t>Hardware Related Design</w:t>
      </w:r>
      <w:bookmarkEnd w:id="852"/>
    </w:p>
    <w:p w:rsidR="00E474CB" w:rsidRPr="00C36031" w:rsidRDefault="00E474CB" w:rsidP="00E474CB">
      <w:pPr>
        <w:rPr>
          <w:rFonts w:ascii="Calibri" w:hAnsi="Calibri"/>
          <w:color w:val="0000FF"/>
        </w:rPr>
      </w:pPr>
      <w:r w:rsidRPr="001E31E7">
        <w:rPr>
          <w:rFonts w:ascii="Calibri" w:hAnsi="Calibri"/>
        </w:rPr>
        <w:t>None</w:t>
      </w:r>
    </w:p>
    <w:p w:rsidR="00E474CB" w:rsidRDefault="00E474CB" w:rsidP="00E474CB">
      <w:pPr>
        <w:pStyle w:val="Heading3"/>
        <w:rPr>
          <w:rFonts w:ascii="Calibri" w:hAnsi="Calibri"/>
        </w:rPr>
      </w:pPr>
      <w:bookmarkStart w:id="853" w:name="_Toc472510880"/>
      <w:r w:rsidRPr="00967BCF">
        <w:rPr>
          <w:rFonts w:ascii="Calibri" w:hAnsi="Calibri"/>
        </w:rPr>
        <w:t>Software Related Design</w:t>
      </w:r>
      <w:bookmarkEnd w:id="853"/>
    </w:p>
    <w:p w:rsidR="00E474CB" w:rsidRDefault="00E474CB" w:rsidP="00E474CB"/>
    <w:tbl>
      <w:tblPr>
        <w:tblW w:w="10020" w:type="dxa"/>
        <w:tblInd w:w="113" w:type="dxa"/>
        <w:tblLook w:val="04A0" w:firstRow="1" w:lastRow="0" w:firstColumn="1" w:lastColumn="0" w:noHBand="0" w:noVBand="1"/>
      </w:tblPr>
      <w:tblGrid>
        <w:gridCol w:w="2600"/>
        <w:gridCol w:w="7420"/>
      </w:tblGrid>
      <w:tr w:rsidR="009C42FF" w:rsidRPr="009C42FF" w:rsidTr="009C42FF">
        <w:trPr>
          <w:trHeight w:val="300"/>
        </w:trPr>
        <w:tc>
          <w:tcPr>
            <w:tcW w:w="10020" w:type="dxa"/>
            <w:gridSpan w:val="2"/>
            <w:tcBorders>
              <w:top w:val="single" w:sz="4" w:space="0" w:color="auto"/>
              <w:left w:val="single" w:sz="4" w:space="0" w:color="auto"/>
              <w:bottom w:val="single" w:sz="4" w:space="0" w:color="auto"/>
              <w:right w:val="single" w:sz="4" w:space="0" w:color="auto"/>
            </w:tcBorders>
            <w:shd w:val="clear" w:color="000000" w:fill="A6A6A6"/>
            <w:noWrap/>
            <w:vAlign w:val="bottom"/>
            <w:hideMark/>
          </w:tcPr>
          <w:p w:rsidR="009C42FF" w:rsidRPr="009C42FF" w:rsidRDefault="009C42FF" w:rsidP="009C42FF">
            <w:pPr>
              <w:jc w:val="center"/>
              <w:rPr>
                <w:rFonts w:ascii="Calibri" w:hAnsi="Calibri"/>
                <w:b/>
                <w:bCs/>
                <w:color w:val="000000"/>
                <w:sz w:val="22"/>
                <w:szCs w:val="22"/>
              </w:rPr>
            </w:pPr>
            <w:r w:rsidRPr="009C42FF">
              <w:rPr>
                <w:rFonts w:ascii="Calibri" w:hAnsi="Calibri"/>
                <w:b/>
                <w:bCs/>
                <w:color w:val="000000"/>
                <w:sz w:val="22"/>
                <w:szCs w:val="22"/>
              </w:rPr>
              <w:t>ImcArbrPer5</w:t>
            </w:r>
          </w:p>
        </w:tc>
      </w:tr>
      <w:tr w:rsidR="009C42FF" w:rsidRPr="009C42FF" w:rsidTr="009C42FF">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Function scope</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10ms Periodic, Global</w:t>
            </w:r>
          </w:p>
        </w:tc>
      </w:tr>
      <w:tr w:rsidR="009C42FF" w:rsidRPr="009C42FF" w:rsidTr="009C42FF">
        <w:trPr>
          <w:trHeight w:val="9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Description</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Processes  received Signal Group data via IMC Channels for all Signal Groups configured under 10ms Rate Group and stores validated Signal data,  Signal Status and Signal source in respective buffers.</w:t>
            </w:r>
          </w:p>
        </w:tc>
      </w:tr>
      <w:tr w:rsidR="009C42FF" w:rsidRPr="009C42FF" w:rsidTr="009C42FF">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Parameters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None</w:t>
            </w:r>
          </w:p>
        </w:tc>
      </w:tr>
      <w:tr w:rsidR="009C42FF" w:rsidRPr="009C42FF" w:rsidTr="009C42FF">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Return value</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None</w:t>
            </w:r>
          </w:p>
        </w:tc>
      </w:tr>
      <w:tr w:rsidR="009C42FF" w:rsidRPr="009C42FF" w:rsidTr="009C42FF">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Affected static and global variables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Read and Write  to following variables  in sub-functions</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SigGroupMissCntr</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SigGroupNeverRxd</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RxdSigData</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RxdSigDataExtdSts</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PrevRollgCntrRxd</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PrimSrcRxBuf</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SecdrySrcRxBuf</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FrmFltCntr10MilliSec</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RxdSigDataSrc</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SigGroupSkipCntr</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PrimSrcResyncCntr</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SecdrySrcResyncCntr</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ResyncOnPrimActv</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ResyncOnSecdryActv</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SigGroupDataSrc</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PrimSrcRollgCntrResync</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SecdrySrcRollgCntrResync</w:t>
            </w:r>
          </w:p>
        </w:tc>
      </w:tr>
      <w:tr w:rsidR="009C42FF" w:rsidRPr="009C42FF" w:rsidTr="009C42FF">
        <w:trPr>
          <w:trHeight w:val="600"/>
        </w:trPr>
        <w:tc>
          <w:tcPr>
            <w:tcW w:w="2600" w:type="dxa"/>
            <w:vMerge w:val="restart"/>
            <w:tcBorders>
              <w:top w:val="nil"/>
              <w:left w:val="single" w:sz="4" w:space="0" w:color="auto"/>
              <w:bottom w:val="single" w:sz="4" w:space="0" w:color="000000"/>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Affected inter-runnable variable</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Reads following inter</w:t>
            </w:r>
            <w:r w:rsidR="0036679A">
              <w:rPr>
                <w:rFonts w:ascii="Calibri" w:hAnsi="Calibri"/>
                <w:color w:val="000000"/>
                <w:sz w:val="22"/>
                <w:szCs w:val="22"/>
              </w:rPr>
              <w:t>-r</w:t>
            </w:r>
            <w:r w:rsidRPr="009C42FF">
              <w:rPr>
                <w:rFonts w:ascii="Calibri" w:hAnsi="Calibri"/>
                <w:color w:val="000000"/>
                <w:sz w:val="22"/>
                <w:szCs w:val="22"/>
              </w:rPr>
              <w:t>unnable variable</w:t>
            </w:r>
          </w:p>
        </w:tc>
      </w:tr>
      <w:tr w:rsidR="009C42FF" w:rsidRPr="009C42FF" w:rsidTr="009C42FF">
        <w:trPr>
          <w:trHeight w:val="300"/>
        </w:trPr>
        <w:tc>
          <w:tcPr>
            <w:tcW w:w="2600" w:type="dxa"/>
            <w:vMerge/>
            <w:tcBorders>
              <w:top w:val="nil"/>
              <w:left w:val="single" w:sz="4" w:space="0" w:color="auto"/>
              <w:bottom w:val="single" w:sz="4" w:space="0" w:color="000000"/>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IniTiOutChkCmpl</w:t>
            </w:r>
          </w:p>
        </w:tc>
      </w:tr>
      <w:tr w:rsidR="009C42FF" w:rsidRPr="009C42FF" w:rsidTr="009C42FF">
        <w:trPr>
          <w:trHeight w:val="6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Exclusive area access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Needed to read rece</w:t>
            </w:r>
            <w:r w:rsidR="0036679A">
              <w:rPr>
                <w:rFonts w:ascii="Calibri" w:hAnsi="Calibri"/>
                <w:color w:val="000000"/>
                <w:sz w:val="22"/>
                <w:szCs w:val="22"/>
              </w:rPr>
              <w:t xml:space="preserve">ived Signal Group data buffers </w:t>
            </w:r>
            <w:r w:rsidRPr="009C42FF">
              <w:rPr>
                <w:rFonts w:ascii="Calibri" w:hAnsi="Calibri"/>
                <w:color w:val="000000"/>
                <w:sz w:val="22"/>
                <w:szCs w:val="22"/>
              </w:rPr>
              <w:t>and write to Imc Signal data, Signal Status and Signal source buffers</w:t>
            </w:r>
          </w:p>
        </w:tc>
      </w:tr>
      <w:tr w:rsidR="009C42FF" w:rsidRPr="009C42FF" w:rsidTr="009C42FF">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Configuration access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Accesses following configuration data in the sub-functions call</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SIGGROUPCONFIG_REC</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RATEGROUPOFFS_CNT_U08</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NRSIGGROUPINRATEGROUP_CNT_U08</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MISSSIGGROUPTIOUT_CNT_U08</w:t>
            </w:r>
          </w:p>
        </w:tc>
      </w:tr>
      <w:tr w:rsidR="009C42FF" w:rsidRPr="009C42FF" w:rsidTr="009C42FF">
        <w:trPr>
          <w:trHeight w:val="300"/>
        </w:trPr>
        <w:tc>
          <w:tcPr>
            <w:tcW w:w="2600" w:type="dxa"/>
            <w:vMerge w:val="restart"/>
            <w:tcBorders>
              <w:top w:val="nil"/>
              <w:left w:val="single" w:sz="4" w:space="0" w:color="auto"/>
              <w:bottom w:val="single" w:sz="4" w:space="0" w:color="000000"/>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Calibration data access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Accesses following calibration value in the sub-functions call</w:t>
            </w:r>
          </w:p>
        </w:tc>
      </w:tr>
      <w:tr w:rsidR="009C42FF" w:rsidRPr="009C42FF" w:rsidTr="009C42FF">
        <w:trPr>
          <w:trHeight w:val="300"/>
        </w:trPr>
        <w:tc>
          <w:tcPr>
            <w:tcW w:w="2600" w:type="dxa"/>
            <w:vMerge/>
            <w:tcBorders>
              <w:top w:val="nil"/>
              <w:left w:val="single" w:sz="4" w:space="0" w:color="auto"/>
              <w:bottom w:val="single" w:sz="4" w:space="0" w:color="000000"/>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ImcArbnFrmFltThd</w:t>
            </w:r>
          </w:p>
        </w:tc>
      </w:tr>
      <w:tr w:rsidR="009C42FF" w:rsidRPr="009C42FF" w:rsidTr="009C42FF">
        <w:trPr>
          <w:trHeight w:val="900"/>
        </w:trPr>
        <w:tc>
          <w:tcPr>
            <w:tcW w:w="2600" w:type="dxa"/>
            <w:vMerge w:val="restart"/>
            <w:tcBorders>
              <w:top w:val="nil"/>
              <w:left w:val="single" w:sz="4" w:space="0" w:color="auto"/>
              <w:bottom w:val="single" w:sz="4" w:space="0" w:color="000000"/>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Called local functions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Calls following function only when number of Signal Groups configured under the 10ms Rate Group is NOT zero (IMCARBN_NROF10MILLISECRATEGROUP_CNT_U08 != 0)</w:t>
            </w:r>
          </w:p>
        </w:tc>
      </w:tr>
      <w:tr w:rsidR="009C42FF" w:rsidRPr="009C42FF" w:rsidTr="009C42FF">
        <w:trPr>
          <w:trHeight w:val="300"/>
        </w:trPr>
        <w:tc>
          <w:tcPr>
            <w:tcW w:w="2600" w:type="dxa"/>
            <w:vMerge/>
            <w:tcBorders>
              <w:top w:val="nil"/>
              <w:left w:val="single" w:sz="4" w:space="0" w:color="auto"/>
              <w:bottom w:val="single" w:sz="4" w:space="0" w:color="000000"/>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ImcArbnRx</w:t>
            </w:r>
          </w:p>
        </w:tc>
      </w:tr>
      <w:tr w:rsidR="009C42FF" w:rsidRPr="009C42FF" w:rsidTr="009C42FF">
        <w:trPr>
          <w:trHeight w:val="300"/>
        </w:trPr>
        <w:tc>
          <w:tcPr>
            <w:tcW w:w="2600" w:type="dxa"/>
            <w:vMerge w:val="restart"/>
            <w:tcBorders>
              <w:top w:val="nil"/>
              <w:left w:val="single" w:sz="4" w:space="0" w:color="auto"/>
              <w:bottom w:val="single" w:sz="4" w:space="0" w:color="000000"/>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External Interface call</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Calls following external function</w:t>
            </w:r>
          </w:p>
        </w:tc>
      </w:tr>
      <w:tr w:rsidR="009C42FF" w:rsidRPr="009C42FF" w:rsidTr="009C42FF">
        <w:trPr>
          <w:trHeight w:val="300"/>
        </w:trPr>
        <w:tc>
          <w:tcPr>
            <w:tcW w:w="2600" w:type="dxa"/>
            <w:vMerge/>
            <w:tcBorders>
              <w:top w:val="nil"/>
              <w:left w:val="single" w:sz="4" w:space="0" w:color="auto"/>
              <w:bottom w:val="single" w:sz="4" w:space="0" w:color="000000"/>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Crc_CalculateCRC8</w:t>
            </w:r>
          </w:p>
        </w:tc>
      </w:tr>
      <w:tr w:rsidR="009C42FF" w:rsidRPr="009C42FF" w:rsidTr="009C42FF">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Called by</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10ms Task</w:t>
            </w:r>
          </w:p>
        </w:tc>
      </w:tr>
    </w:tbl>
    <w:p w:rsidR="00933252" w:rsidRDefault="00933252" w:rsidP="00E474CB"/>
    <w:p w:rsidR="00933252" w:rsidRDefault="00933252" w:rsidP="00E474CB"/>
    <w:p w:rsidR="00933252" w:rsidRDefault="00933252" w:rsidP="00E474CB"/>
    <w:p w:rsidR="00933252" w:rsidRPr="009D35A9" w:rsidRDefault="00933252" w:rsidP="00E474CB">
      <w:pPr>
        <w:rPr>
          <w:rFonts w:ascii="Calibri" w:hAnsi="Calibri"/>
          <w:b/>
        </w:rPr>
      </w:pPr>
    </w:p>
    <w:p w:rsidR="00E474CB" w:rsidRPr="007F4DDB" w:rsidRDefault="009C42FF" w:rsidP="00E474CB">
      <w:r>
        <w:object w:dxaOrig="6114" w:dyaOrig="4314">
          <v:shape id="_x0000_i1041" type="#_x0000_t75" style="width:305.5pt;height:215.5pt" o:ole="">
            <v:imagedata r:id="rId41" o:title=""/>
          </v:shape>
          <o:OLEObject Type="Embed" ProgID="Visio.Drawing.11" ShapeID="_x0000_i1041" DrawAspect="Content" ObjectID="_1546252875" r:id="rId42"/>
        </w:object>
      </w:r>
    </w:p>
    <w:p w:rsidR="00B24C95" w:rsidRDefault="00B24C95" w:rsidP="00B24C95">
      <w:pPr>
        <w:pStyle w:val="Heading2"/>
      </w:pPr>
      <w:bookmarkStart w:id="854" w:name="_Toc472510881"/>
      <w:r>
        <w:t xml:space="preserve">Sub-Function: </w:t>
      </w:r>
      <w:r w:rsidR="00747B65">
        <w:rPr>
          <w:rFonts w:ascii="Calibri" w:hAnsi="Calibri"/>
        </w:rPr>
        <w:t>ImcArbn</w:t>
      </w:r>
      <w:r w:rsidRPr="008F59ED">
        <w:rPr>
          <w:rFonts w:ascii="Calibri" w:hAnsi="Calibri"/>
        </w:rPr>
        <w:t>Per</w:t>
      </w:r>
      <w:r>
        <w:rPr>
          <w:rFonts w:ascii="Calibri" w:hAnsi="Calibri"/>
        </w:rPr>
        <w:t>6</w:t>
      </w:r>
      <w:bookmarkEnd w:id="854"/>
    </w:p>
    <w:p w:rsidR="0040733B" w:rsidRDefault="0040733B" w:rsidP="00B24C95">
      <w:pPr>
        <w:rPr>
          <w:rFonts w:ascii="Calibri" w:hAnsi="Calibri"/>
        </w:rPr>
      </w:pPr>
    </w:p>
    <w:p w:rsidR="00B24C95" w:rsidRPr="00967BCF" w:rsidRDefault="00B24C95" w:rsidP="00B24C95">
      <w:pPr>
        <w:pStyle w:val="Heading3"/>
        <w:rPr>
          <w:rFonts w:ascii="Calibri" w:hAnsi="Calibri"/>
        </w:rPr>
      </w:pPr>
      <w:bookmarkStart w:id="855" w:name="_Toc472510882"/>
      <w:r w:rsidRPr="00967BCF">
        <w:rPr>
          <w:rFonts w:ascii="Calibri" w:hAnsi="Calibri"/>
        </w:rPr>
        <w:t>Hardware Related Design</w:t>
      </w:r>
      <w:bookmarkEnd w:id="855"/>
    </w:p>
    <w:p w:rsidR="00B24C95" w:rsidRDefault="00B24C95" w:rsidP="00B24C95">
      <w:pPr>
        <w:rPr>
          <w:rFonts w:ascii="Calibri" w:hAnsi="Calibri"/>
        </w:rPr>
      </w:pPr>
      <w:r w:rsidRPr="001E31E7">
        <w:rPr>
          <w:rFonts w:ascii="Calibri" w:hAnsi="Calibri"/>
        </w:rPr>
        <w:t>None</w:t>
      </w:r>
    </w:p>
    <w:p w:rsidR="00B24C95" w:rsidRDefault="00B24C95" w:rsidP="00B24C95">
      <w:pPr>
        <w:pStyle w:val="Heading3"/>
        <w:rPr>
          <w:rFonts w:ascii="Calibri" w:hAnsi="Calibri"/>
        </w:rPr>
      </w:pPr>
      <w:bookmarkStart w:id="856" w:name="_Toc472510883"/>
      <w:r w:rsidRPr="00967BCF">
        <w:rPr>
          <w:rFonts w:ascii="Calibri" w:hAnsi="Calibri"/>
        </w:rPr>
        <w:t>Software Related Design</w:t>
      </w:r>
      <w:bookmarkEnd w:id="856"/>
    </w:p>
    <w:p w:rsidR="007C5EEB" w:rsidRPr="007C5EEB" w:rsidRDefault="007C5EEB" w:rsidP="007C5EEB"/>
    <w:p w:rsidR="00933252" w:rsidRPr="00933252" w:rsidRDefault="00933252" w:rsidP="00933252"/>
    <w:tbl>
      <w:tblPr>
        <w:tblW w:w="10020" w:type="dxa"/>
        <w:tblInd w:w="113" w:type="dxa"/>
        <w:tblLook w:val="04A0" w:firstRow="1" w:lastRow="0" w:firstColumn="1" w:lastColumn="0" w:noHBand="0" w:noVBand="1"/>
      </w:tblPr>
      <w:tblGrid>
        <w:gridCol w:w="2600"/>
        <w:gridCol w:w="7420"/>
      </w:tblGrid>
      <w:tr w:rsidR="009C42FF" w:rsidRPr="009C42FF" w:rsidTr="009C42FF">
        <w:trPr>
          <w:trHeight w:val="300"/>
        </w:trPr>
        <w:tc>
          <w:tcPr>
            <w:tcW w:w="10020" w:type="dxa"/>
            <w:gridSpan w:val="2"/>
            <w:tcBorders>
              <w:top w:val="single" w:sz="4" w:space="0" w:color="auto"/>
              <w:left w:val="single" w:sz="4" w:space="0" w:color="auto"/>
              <w:bottom w:val="single" w:sz="4" w:space="0" w:color="auto"/>
              <w:right w:val="single" w:sz="4" w:space="0" w:color="auto"/>
            </w:tcBorders>
            <w:shd w:val="clear" w:color="000000" w:fill="A6A6A6"/>
            <w:noWrap/>
            <w:vAlign w:val="bottom"/>
            <w:hideMark/>
          </w:tcPr>
          <w:p w:rsidR="009C42FF" w:rsidRPr="009C42FF" w:rsidRDefault="009C42FF" w:rsidP="009C42FF">
            <w:pPr>
              <w:jc w:val="center"/>
              <w:rPr>
                <w:rFonts w:ascii="Calibri" w:hAnsi="Calibri"/>
                <w:b/>
                <w:bCs/>
                <w:color w:val="000000"/>
                <w:sz w:val="22"/>
                <w:szCs w:val="22"/>
              </w:rPr>
            </w:pPr>
            <w:r w:rsidRPr="009C42FF">
              <w:rPr>
                <w:rFonts w:ascii="Calibri" w:hAnsi="Calibri"/>
                <w:b/>
                <w:bCs/>
                <w:color w:val="000000"/>
                <w:sz w:val="22"/>
                <w:szCs w:val="22"/>
              </w:rPr>
              <w:t>ImcArbrPer6</w:t>
            </w:r>
          </w:p>
        </w:tc>
      </w:tr>
      <w:tr w:rsidR="009C42FF" w:rsidRPr="009C42FF" w:rsidTr="009C42FF">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Function scope</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100ms Periodic, Global</w:t>
            </w:r>
          </w:p>
        </w:tc>
      </w:tr>
      <w:tr w:rsidR="009C42FF" w:rsidRPr="009C42FF" w:rsidTr="009C42FF">
        <w:trPr>
          <w:trHeight w:val="27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Description</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 xml:space="preserve">1. Evaluates initial start-up time out and sets IniTiOutChkCmpl flag once start-up exceeded ECU initialization timeout ImcArbnEcuIninTiOutThd.  IniTiOutChkCmpl would be used across all Rx periodics to set signal status IMCARBNRXEXTDSTS_STRTG. </w:t>
            </w:r>
            <w:r w:rsidRPr="009C42FF">
              <w:rPr>
                <w:rFonts w:ascii="Calibri" w:hAnsi="Calibri"/>
                <w:color w:val="000000"/>
                <w:sz w:val="22"/>
                <w:szCs w:val="22"/>
              </w:rPr>
              <w:br/>
              <w:t>2. Processes received Signal Group data via IMC Channels for all Signal Groups configured under 100ms Rate Group and stores validated Signal data, Signal Status and Signal source in respective buffers.</w:t>
            </w:r>
            <w:r w:rsidRPr="009C42FF">
              <w:rPr>
                <w:rFonts w:ascii="Calibri" w:hAnsi="Calibri"/>
                <w:color w:val="000000"/>
                <w:sz w:val="22"/>
                <w:szCs w:val="22"/>
              </w:rPr>
              <w:br/>
              <w:t>3. Logs NTCNR_0X03F if any of Frame Fault counters exceeds ImcArbnFrmFltThd.</w:t>
            </w:r>
          </w:p>
        </w:tc>
      </w:tr>
      <w:tr w:rsidR="009C42FF" w:rsidRPr="009C42FF" w:rsidTr="009C42FF">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Parameters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None</w:t>
            </w:r>
          </w:p>
        </w:tc>
      </w:tr>
      <w:tr w:rsidR="009C42FF" w:rsidRPr="009C42FF" w:rsidTr="009C42FF">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Return value</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None</w:t>
            </w:r>
          </w:p>
        </w:tc>
      </w:tr>
      <w:tr w:rsidR="009C42FF" w:rsidRPr="009C42FF" w:rsidTr="009C42FF">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Affected static and global variables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Read and Write to following variables in sub-functions</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Read and Write to following variables in sub-functions</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SigGroupMissCntr</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SigGroupNeverRxd</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RxdSigData</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RxdSigDataExtdSts</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PrevRollgCntrRxd</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PrimSrcRxBuf</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SecdrySrcRxBuf</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FrmFltCntr100MilliSec</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RxdSigDataSrc</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SigGroupSkipCntr</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PrimSrcResyncCntr</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SecdrySrcResyncCntr</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ResyncOnPrimActv</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ResyncOnSecdryActv</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SigGroupDataSrc</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PrimSrcRollgCntrResync</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SecdrySrcRollgCntrResync</w:t>
            </w:r>
          </w:p>
        </w:tc>
      </w:tr>
      <w:tr w:rsidR="009C42FF" w:rsidRPr="009C42FF" w:rsidTr="009C42FF">
        <w:trPr>
          <w:trHeight w:val="600"/>
        </w:trPr>
        <w:tc>
          <w:tcPr>
            <w:tcW w:w="2600" w:type="dxa"/>
            <w:vMerge w:val="restart"/>
            <w:tcBorders>
              <w:top w:val="nil"/>
              <w:left w:val="single" w:sz="4" w:space="0" w:color="auto"/>
              <w:bottom w:val="single" w:sz="4" w:space="0" w:color="000000"/>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Affected inter-runnable variable</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Reads /Writes following inter</w:t>
            </w:r>
            <w:r w:rsidR="0036679A">
              <w:rPr>
                <w:rFonts w:ascii="Calibri" w:hAnsi="Calibri"/>
                <w:color w:val="000000"/>
                <w:sz w:val="22"/>
                <w:szCs w:val="22"/>
              </w:rPr>
              <w:t>-r</w:t>
            </w:r>
            <w:r w:rsidRPr="009C42FF">
              <w:rPr>
                <w:rFonts w:ascii="Calibri" w:hAnsi="Calibri"/>
                <w:color w:val="000000"/>
                <w:sz w:val="22"/>
                <w:szCs w:val="22"/>
              </w:rPr>
              <w:t>unnable variable</w:t>
            </w:r>
          </w:p>
        </w:tc>
      </w:tr>
      <w:tr w:rsidR="009C42FF" w:rsidRPr="009C42FF" w:rsidTr="009C42FF">
        <w:trPr>
          <w:trHeight w:val="300"/>
        </w:trPr>
        <w:tc>
          <w:tcPr>
            <w:tcW w:w="2600" w:type="dxa"/>
            <w:vMerge/>
            <w:tcBorders>
              <w:top w:val="nil"/>
              <w:left w:val="single" w:sz="4" w:space="0" w:color="auto"/>
              <w:bottom w:val="single" w:sz="4" w:space="0" w:color="000000"/>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IniTiOutChkCmpl</w:t>
            </w:r>
          </w:p>
        </w:tc>
      </w:tr>
      <w:tr w:rsidR="009C42FF" w:rsidRPr="009C42FF" w:rsidTr="009C42FF">
        <w:trPr>
          <w:trHeight w:val="6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Exclusive area access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Needed to read received Signal Group data buffers and write to Imc Signal data, Signal Status and Signal source buffers</w:t>
            </w:r>
          </w:p>
        </w:tc>
      </w:tr>
      <w:tr w:rsidR="009C42FF" w:rsidRPr="009C42FF" w:rsidTr="009C42FF">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Configuration access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Accesses following configuration data in the sub-functions call</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SIGGROUPCONFIG_REC</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RATEGROUPOFFS_CNT_U08</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NRSIGGROUPINRATEGROUP_CNT_U08</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MISSSIGGROUPTIOUT_CNT_U08</w:t>
            </w:r>
          </w:p>
        </w:tc>
      </w:tr>
      <w:tr w:rsidR="009C42FF" w:rsidRPr="009C42FF" w:rsidTr="009C42FF">
        <w:trPr>
          <w:trHeight w:val="300"/>
        </w:trPr>
        <w:tc>
          <w:tcPr>
            <w:tcW w:w="2600" w:type="dxa"/>
            <w:vMerge w:val="restart"/>
            <w:tcBorders>
              <w:top w:val="nil"/>
              <w:left w:val="single" w:sz="4" w:space="0" w:color="auto"/>
              <w:bottom w:val="single" w:sz="4" w:space="0" w:color="000000"/>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Calibration data access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Accesses following calibration value in the sub-functions call</w:t>
            </w:r>
          </w:p>
        </w:tc>
      </w:tr>
      <w:tr w:rsidR="009C42FF" w:rsidRPr="009C42FF" w:rsidTr="009C42FF">
        <w:trPr>
          <w:trHeight w:val="300"/>
        </w:trPr>
        <w:tc>
          <w:tcPr>
            <w:tcW w:w="2600" w:type="dxa"/>
            <w:vMerge/>
            <w:tcBorders>
              <w:top w:val="nil"/>
              <w:left w:val="single" w:sz="4" w:space="0" w:color="auto"/>
              <w:bottom w:val="single" w:sz="4" w:space="0" w:color="000000"/>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ImcArbnEcuIninTiOutThd</w:t>
            </w:r>
          </w:p>
        </w:tc>
      </w:tr>
      <w:tr w:rsidR="009C42FF" w:rsidRPr="009C42FF" w:rsidTr="009C42FF">
        <w:trPr>
          <w:trHeight w:val="300"/>
        </w:trPr>
        <w:tc>
          <w:tcPr>
            <w:tcW w:w="2600" w:type="dxa"/>
            <w:vMerge/>
            <w:tcBorders>
              <w:top w:val="nil"/>
              <w:left w:val="single" w:sz="4" w:space="0" w:color="auto"/>
              <w:bottom w:val="single" w:sz="4" w:space="0" w:color="000000"/>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ImcArbnFrmFltThd</w:t>
            </w:r>
          </w:p>
        </w:tc>
      </w:tr>
      <w:tr w:rsidR="009C42FF" w:rsidRPr="009C42FF" w:rsidTr="009C42FF">
        <w:trPr>
          <w:trHeight w:val="300"/>
        </w:trPr>
        <w:tc>
          <w:tcPr>
            <w:tcW w:w="2600" w:type="dxa"/>
            <w:vMerge w:val="restart"/>
            <w:tcBorders>
              <w:top w:val="nil"/>
              <w:left w:val="single" w:sz="4" w:space="0" w:color="auto"/>
              <w:bottom w:val="single" w:sz="4" w:space="0" w:color="000000"/>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Called local functions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Calls following local function</w:t>
            </w:r>
          </w:p>
        </w:tc>
      </w:tr>
      <w:tr w:rsidR="009C42FF" w:rsidRPr="009C42FF" w:rsidTr="009C42FF">
        <w:trPr>
          <w:trHeight w:val="300"/>
        </w:trPr>
        <w:tc>
          <w:tcPr>
            <w:tcW w:w="2600" w:type="dxa"/>
            <w:vMerge/>
            <w:tcBorders>
              <w:top w:val="nil"/>
              <w:left w:val="single" w:sz="4" w:space="0" w:color="auto"/>
              <w:bottom w:val="single" w:sz="4" w:space="0" w:color="000000"/>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GetImcFltParamByte</w:t>
            </w:r>
          </w:p>
        </w:tc>
      </w:tr>
      <w:tr w:rsidR="009C42FF" w:rsidRPr="009C42FF" w:rsidTr="009C42FF">
        <w:trPr>
          <w:trHeight w:val="900"/>
        </w:trPr>
        <w:tc>
          <w:tcPr>
            <w:tcW w:w="2600" w:type="dxa"/>
            <w:vMerge/>
            <w:tcBorders>
              <w:top w:val="nil"/>
              <w:left w:val="single" w:sz="4" w:space="0" w:color="auto"/>
              <w:bottom w:val="single" w:sz="4" w:space="0" w:color="000000"/>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Calls following function only when number of Signal Groups configured under the 100ms Rate Group is NOT zero (IMCARBN_NROF100MILLISECRATEGROUP_CNT_U08 != 0)</w:t>
            </w:r>
          </w:p>
        </w:tc>
      </w:tr>
      <w:tr w:rsidR="009C42FF" w:rsidRPr="009C42FF" w:rsidTr="009C42FF">
        <w:trPr>
          <w:trHeight w:val="300"/>
        </w:trPr>
        <w:tc>
          <w:tcPr>
            <w:tcW w:w="2600" w:type="dxa"/>
            <w:vMerge/>
            <w:tcBorders>
              <w:top w:val="nil"/>
              <w:left w:val="single" w:sz="4" w:space="0" w:color="auto"/>
              <w:bottom w:val="single" w:sz="4" w:space="0" w:color="000000"/>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ImcArbnRx</w:t>
            </w:r>
          </w:p>
        </w:tc>
      </w:tr>
      <w:tr w:rsidR="009C42FF" w:rsidRPr="009C42FF" w:rsidTr="009C42FF">
        <w:trPr>
          <w:trHeight w:val="300"/>
        </w:trPr>
        <w:tc>
          <w:tcPr>
            <w:tcW w:w="2600" w:type="dxa"/>
            <w:vMerge w:val="restart"/>
            <w:tcBorders>
              <w:top w:val="nil"/>
              <w:left w:val="single" w:sz="4" w:space="0" w:color="auto"/>
              <w:bottom w:val="single" w:sz="4" w:space="0" w:color="000000"/>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External Interface call</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Calls following external function</w:t>
            </w:r>
          </w:p>
        </w:tc>
      </w:tr>
      <w:tr w:rsidR="009C42FF" w:rsidRPr="009C42FF" w:rsidTr="009C42FF">
        <w:trPr>
          <w:trHeight w:val="300"/>
        </w:trPr>
        <w:tc>
          <w:tcPr>
            <w:tcW w:w="2600" w:type="dxa"/>
            <w:vMerge/>
            <w:tcBorders>
              <w:top w:val="nil"/>
              <w:left w:val="single" w:sz="4" w:space="0" w:color="auto"/>
              <w:bottom w:val="single" w:sz="4" w:space="0" w:color="000000"/>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GetTiSpan100MicroSec32bit</w:t>
            </w:r>
          </w:p>
        </w:tc>
      </w:tr>
      <w:tr w:rsidR="009C42FF" w:rsidRPr="009C42FF" w:rsidTr="009C42FF">
        <w:trPr>
          <w:trHeight w:val="300"/>
        </w:trPr>
        <w:tc>
          <w:tcPr>
            <w:tcW w:w="2600" w:type="dxa"/>
            <w:vMerge/>
            <w:tcBorders>
              <w:top w:val="nil"/>
              <w:left w:val="single" w:sz="4" w:space="0" w:color="auto"/>
              <w:bottom w:val="single" w:sz="4" w:space="0" w:color="000000"/>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SetNtcSts</w:t>
            </w:r>
          </w:p>
        </w:tc>
      </w:tr>
      <w:tr w:rsidR="009C42FF" w:rsidRPr="009C42FF" w:rsidTr="009C42FF">
        <w:trPr>
          <w:trHeight w:val="300"/>
        </w:trPr>
        <w:tc>
          <w:tcPr>
            <w:tcW w:w="2600" w:type="dxa"/>
            <w:vMerge/>
            <w:tcBorders>
              <w:top w:val="nil"/>
              <w:left w:val="single" w:sz="4" w:space="0" w:color="auto"/>
              <w:bottom w:val="single" w:sz="4" w:space="0" w:color="000000"/>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Crc_CalculateCRC8</w:t>
            </w:r>
          </w:p>
        </w:tc>
      </w:tr>
      <w:tr w:rsidR="009C42FF" w:rsidRPr="009C42FF" w:rsidTr="009C42FF">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Called by</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100ms Task</w:t>
            </w:r>
          </w:p>
        </w:tc>
      </w:tr>
    </w:tbl>
    <w:p w:rsidR="004F64EB" w:rsidRDefault="004F64EB" w:rsidP="004F64EB"/>
    <w:p w:rsidR="00B24C95" w:rsidRPr="007F4DDB" w:rsidRDefault="00B24C95" w:rsidP="00B24C95"/>
    <w:p w:rsidR="00EB6B8E" w:rsidRPr="00967BCF" w:rsidRDefault="009C42FF" w:rsidP="003575D5">
      <w:pPr>
        <w:rPr>
          <w:rFonts w:ascii="Calibri" w:hAnsi="Calibri"/>
        </w:rPr>
      </w:pPr>
      <w:r>
        <w:object w:dxaOrig="11964" w:dyaOrig="15890">
          <v:shape id="_x0000_i1042" type="#_x0000_t75" style="width:6in;height:573.5pt" o:ole="">
            <v:imagedata r:id="rId43" o:title=""/>
          </v:shape>
          <o:OLEObject Type="Embed" ProgID="Visio.Drawing.11" ShapeID="_x0000_i1042" DrawAspect="Content" ObjectID="_1546252876" r:id="rId44"/>
        </w:object>
      </w:r>
    </w:p>
    <w:p w:rsidR="003575D5" w:rsidRDefault="00C47A8A" w:rsidP="00673945">
      <w:pPr>
        <w:pStyle w:val="Heading2"/>
      </w:pPr>
      <w:bookmarkStart w:id="857" w:name="_Toc472510884"/>
      <w:r>
        <w:t>Sub-Function</w:t>
      </w:r>
      <w:r w:rsidR="002F51EA">
        <w:t xml:space="preserve">: </w:t>
      </w:r>
      <w:r>
        <w:t xml:space="preserve"> </w:t>
      </w:r>
      <w:r w:rsidR="00673945" w:rsidRPr="00673945">
        <w:rPr>
          <w:rFonts w:ascii="Calibri" w:hAnsi="Calibri"/>
        </w:rPr>
        <w:t>SetRxSigGroup</w:t>
      </w:r>
      <w:bookmarkEnd w:id="857"/>
    </w:p>
    <w:p w:rsidR="00F52DD1" w:rsidRPr="00967BCF" w:rsidRDefault="00F52DD1" w:rsidP="00F52DD1">
      <w:pPr>
        <w:pStyle w:val="Heading3"/>
        <w:rPr>
          <w:rFonts w:ascii="Calibri" w:hAnsi="Calibri"/>
        </w:rPr>
      </w:pPr>
      <w:bookmarkStart w:id="858" w:name="_Toc472510885"/>
      <w:r w:rsidRPr="00967BCF">
        <w:rPr>
          <w:rFonts w:ascii="Calibri" w:hAnsi="Calibri"/>
        </w:rPr>
        <w:t>Hardware Related Design</w:t>
      </w:r>
      <w:bookmarkEnd w:id="858"/>
    </w:p>
    <w:p w:rsidR="00F52DD1" w:rsidRPr="00C36031" w:rsidRDefault="00F52DD1" w:rsidP="00F52DD1">
      <w:pPr>
        <w:rPr>
          <w:rFonts w:ascii="Calibri" w:hAnsi="Calibri"/>
          <w:color w:val="0000FF"/>
        </w:rPr>
      </w:pPr>
      <w:r w:rsidRPr="001E31E7">
        <w:rPr>
          <w:rFonts w:ascii="Calibri" w:hAnsi="Calibri"/>
        </w:rPr>
        <w:t>None</w:t>
      </w:r>
    </w:p>
    <w:p w:rsidR="00F52DD1" w:rsidRDefault="00F52DD1" w:rsidP="00F52DD1">
      <w:pPr>
        <w:pStyle w:val="Heading3"/>
        <w:rPr>
          <w:rFonts w:ascii="Calibri" w:hAnsi="Calibri"/>
        </w:rPr>
      </w:pPr>
      <w:bookmarkStart w:id="859" w:name="_Toc472510886"/>
      <w:r w:rsidRPr="00967BCF">
        <w:rPr>
          <w:rFonts w:ascii="Calibri" w:hAnsi="Calibri"/>
        </w:rPr>
        <w:t>Software Related Design</w:t>
      </w:r>
      <w:bookmarkEnd w:id="859"/>
    </w:p>
    <w:p w:rsidR="005401BC" w:rsidRDefault="005401BC" w:rsidP="005401BC"/>
    <w:tbl>
      <w:tblPr>
        <w:tblW w:w="10020" w:type="dxa"/>
        <w:tblInd w:w="113" w:type="dxa"/>
        <w:tblLook w:val="04A0" w:firstRow="1" w:lastRow="0" w:firstColumn="1" w:lastColumn="0" w:noHBand="0" w:noVBand="1"/>
      </w:tblPr>
      <w:tblGrid>
        <w:gridCol w:w="2600"/>
        <w:gridCol w:w="7420"/>
      </w:tblGrid>
      <w:tr w:rsidR="009C42FF" w:rsidRPr="009C42FF" w:rsidTr="009C42FF">
        <w:trPr>
          <w:trHeight w:val="300"/>
        </w:trPr>
        <w:tc>
          <w:tcPr>
            <w:tcW w:w="10020" w:type="dxa"/>
            <w:gridSpan w:val="2"/>
            <w:tcBorders>
              <w:top w:val="single" w:sz="4" w:space="0" w:color="auto"/>
              <w:left w:val="single" w:sz="4" w:space="0" w:color="auto"/>
              <w:bottom w:val="single" w:sz="4" w:space="0" w:color="auto"/>
              <w:right w:val="single" w:sz="4" w:space="0" w:color="auto"/>
            </w:tcBorders>
            <w:shd w:val="clear" w:color="000000" w:fill="A6A6A6"/>
            <w:noWrap/>
            <w:vAlign w:val="bottom"/>
            <w:hideMark/>
          </w:tcPr>
          <w:p w:rsidR="009C42FF" w:rsidRPr="009C42FF" w:rsidRDefault="009C42FF" w:rsidP="009C42FF">
            <w:pPr>
              <w:jc w:val="center"/>
              <w:rPr>
                <w:rFonts w:ascii="Calibri" w:hAnsi="Calibri"/>
                <w:b/>
                <w:bCs/>
                <w:color w:val="000000"/>
                <w:sz w:val="22"/>
                <w:szCs w:val="22"/>
              </w:rPr>
            </w:pPr>
            <w:r w:rsidRPr="009C42FF">
              <w:rPr>
                <w:rFonts w:ascii="Calibri" w:hAnsi="Calibri"/>
                <w:b/>
                <w:bCs/>
                <w:color w:val="000000"/>
                <w:sz w:val="22"/>
                <w:szCs w:val="22"/>
              </w:rPr>
              <w:t>SetRxSigGroup</w:t>
            </w:r>
          </w:p>
        </w:tc>
      </w:tr>
      <w:tr w:rsidR="009C42FF" w:rsidRPr="009C42FF" w:rsidTr="009C42FF">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Function scope</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Server Runnable, Global</w:t>
            </w:r>
          </w:p>
        </w:tc>
      </w:tr>
      <w:tr w:rsidR="009C42FF" w:rsidRPr="009C42FF" w:rsidTr="009C42FF">
        <w:trPr>
          <w:trHeight w:val="6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Description</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 xml:space="preserve">This server function is called by primary / secondary source Rx layers to store signal group data that have been received over IMC channels. </w:t>
            </w:r>
          </w:p>
        </w:tc>
      </w:tr>
      <w:tr w:rsidR="009C42FF" w:rsidRPr="009C42FF" w:rsidTr="009C42FF">
        <w:trPr>
          <w:trHeight w:val="300"/>
        </w:trPr>
        <w:tc>
          <w:tcPr>
            <w:tcW w:w="2600" w:type="dxa"/>
            <w:vMerge w:val="restart"/>
            <w:tcBorders>
              <w:top w:val="nil"/>
              <w:left w:val="single" w:sz="4" w:space="0" w:color="auto"/>
              <w:bottom w:val="single" w:sz="4" w:space="0" w:color="000000"/>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Parameters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Requires following parameters</w:t>
            </w:r>
          </w:p>
        </w:tc>
      </w:tr>
      <w:tr w:rsidR="009C42FF" w:rsidRPr="009C42FF" w:rsidTr="009C42FF">
        <w:trPr>
          <w:trHeight w:val="900"/>
        </w:trPr>
        <w:tc>
          <w:tcPr>
            <w:tcW w:w="2600" w:type="dxa"/>
            <w:vMerge/>
            <w:tcBorders>
              <w:top w:val="nil"/>
              <w:left w:val="single" w:sz="4" w:space="0" w:color="auto"/>
              <w:bottom w:val="single" w:sz="4" w:space="0" w:color="000000"/>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i/>
                <w:iCs/>
                <w:color w:val="0070C0"/>
                <w:sz w:val="22"/>
                <w:szCs w:val="22"/>
              </w:rPr>
              <w:t xml:space="preserve">SigGroup </w:t>
            </w:r>
            <w:r w:rsidRPr="009C42FF">
              <w:rPr>
                <w:rFonts w:ascii="Calibri" w:hAnsi="Calibri"/>
                <w:i/>
                <w:iCs/>
                <w:sz w:val="22"/>
                <w:szCs w:val="22"/>
              </w:rPr>
              <w:t>-</w:t>
            </w:r>
            <w:r w:rsidRPr="009C42FF">
              <w:rPr>
                <w:rFonts w:ascii="Calibri" w:hAnsi="Calibri"/>
                <w:sz w:val="22"/>
                <w:szCs w:val="22"/>
              </w:rPr>
              <w:t xml:space="preserve"> </w:t>
            </w:r>
            <w:r w:rsidRPr="009C42FF">
              <w:rPr>
                <w:rFonts w:ascii="Calibri" w:hAnsi="Calibri"/>
                <w:color w:val="000000"/>
                <w:sz w:val="22"/>
                <w:szCs w:val="22"/>
              </w:rPr>
              <w:t>Signal Group Id provided by IMC Arbitration Configuration</w:t>
            </w:r>
            <w:r w:rsidRPr="009C42FF">
              <w:rPr>
                <w:rFonts w:ascii="Calibri" w:hAnsi="Calibri"/>
                <w:color w:val="000000"/>
                <w:sz w:val="22"/>
                <w:szCs w:val="22"/>
              </w:rPr>
              <w:br/>
              <w:t>Type: uint8</w:t>
            </w:r>
            <w:r w:rsidRPr="009C42FF">
              <w:rPr>
                <w:rFonts w:ascii="Calibri" w:hAnsi="Calibri"/>
                <w:color w:val="000000"/>
                <w:sz w:val="22"/>
                <w:szCs w:val="22"/>
              </w:rPr>
              <w:br/>
              <w:t>Range: 0 to 255</w:t>
            </w:r>
          </w:p>
        </w:tc>
      </w:tr>
      <w:tr w:rsidR="009C42FF" w:rsidRPr="009C42FF" w:rsidTr="009C42FF">
        <w:trPr>
          <w:trHeight w:val="2100"/>
        </w:trPr>
        <w:tc>
          <w:tcPr>
            <w:tcW w:w="2600" w:type="dxa"/>
            <w:vMerge/>
            <w:tcBorders>
              <w:top w:val="nil"/>
              <w:left w:val="single" w:sz="4" w:space="0" w:color="auto"/>
              <w:bottom w:val="single" w:sz="4" w:space="0" w:color="000000"/>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i/>
                <w:iCs/>
                <w:color w:val="0070C0"/>
                <w:sz w:val="22"/>
                <w:szCs w:val="22"/>
              </w:rPr>
              <w:t xml:space="preserve">DataSrc </w:t>
            </w:r>
            <w:r w:rsidRPr="009C42FF">
              <w:rPr>
                <w:rFonts w:ascii="Calibri" w:hAnsi="Calibri"/>
                <w:i/>
                <w:iCs/>
                <w:sz w:val="22"/>
                <w:szCs w:val="22"/>
              </w:rPr>
              <w:t>-</w:t>
            </w:r>
            <w:r w:rsidRPr="009C42FF">
              <w:rPr>
                <w:rFonts w:ascii="Calibri" w:hAnsi="Calibri"/>
                <w:sz w:val="22"/>
                <w:szCs w:val="22"/>
              </w:rPr>
              <w:t xml:space="preserve"> Imc Channel ID from which </w:t>
            </w:r>
            <w:r w:rsidRPr="009C42FF">
              <w:rPr>
                <w:rFonts w:ascii="Calibri" w:hAnsi="Calibri"/>
                <w:color w:val="000000"/>
                <w:sz w:val="22"/>
                <w:szCs w:val="22"/>
              </w:rPr>
              <w:t>the server runnable called</w:t>
            </w:r>
            <w:r w:rsidRPr="009C42FF">
              <w:rPr>
                <w:rFonts w:ascii="Calibri" w:hAnsi="Calibri"/>
                <w:color w:val="000000"/>
                <w:sz w:val="22"/>
                <w:szCs w:val="22"/>
              </w:rPr>
              <w:br/>
            </w:r>
            <w:r w:rsidRPr="009C42FF">
              <w:rPr>
                <w:rFonts w:ascii="Calibri" w:hAnsi="Calibri"/>
                <w:sz w:val="22"/>
                <w:szCs w:val="22"/>
              </w:rPr>
              <w:t>Type: ImcArbnRxDataSrc1</w:t>
            </w:r>
            <w:r w:rsidRPr="009C42FF">
              <w:rPr>
                <w:rFonts w:ascii="Calibri" w:hAnsi="Calibri"/>
                <w:color w:val="000000"/>
                <w:sz w:val="22"/>
                <w:szCs w:val="22"/>
              </w:rPr>
              <w:br/>
              <w:t xml:space="preserve">Range:  </w:t>
            </w:r>
            <w:r w:rsidRPr="009C42FF">
              <w:rPr>
                <w:rFonts w:ascii="Calibri" w:hAnsi="Calibri"/>
                <w:color w:val="000000"/>
                <w:sz w:val="22"/>
                <w:szCs w:val="22"/>
              </w:rPr>
              <w:br/>
            </w:r>
            <w:r w:rsidRPr="009C42FF">
              <w:rPr>
                <w:rFonts w:ascii="Calibri" w:hAnsi="Calibri"/>
                <w:sz w:val="22"/>
                <w:szCs w:val="22"/>
              </w:rPr>
              <w:t xml:space="preserve"> IMCARBNRXDATASRC_PRIM (0U)</w:t>
            </w:r>
            <w:r w:rsidRPr="009C42FF">
              <w:rPr>
                <w:rFonts w:ascii="Calibri" w:hAnsi="Calibri"/>
                <w:sz w:val="22"/>
                <w:szCs w:val="22"/>
              </w:rPr>
              <w:br/>
              <w:t xml:space="preserve"> IMCARBNRXDATASRC_SECDRY (1U)</w:t>
            </w:r>
            <w:r w:rsidRPr="009C42FF">
              <w:rPr>
                <w:rFonts w:ascii="Calibri" w:hAnsi="Calibri"/>
                <w:sz w:val="22"/>
                <w:szCs w:val="22"/>
              </w:rPr>
              <w:br/>
              <w:t xml:space="preserve"> IMCARBNRXDATASRC_NOSRC (2U)</w:t>
            </w:r>
            <w:r w:rsidRPr="009C42FF">
              <w:rPr>
                <w:rFonts w:ascii="Calibri" w:hAnsi="Calibri"/>
                <w:sz w:val="22"/>
                <w:szCs w:val="22"/>
              </w:rPr>
              <w:br/>
              <w:t>All other values are invalid</w:t>
            </w:r>
          </w:p>
        </w:tc>
      </w:tr>
      <w:tr w:rsidR="009C42FF" w:rsidRPr="009C42FF" w:rsidTr="009C42FF">
        <w:trPr>
          <w:trHeight w:val="900"/>
        </w:trPr>
        <w:tc>
          <w:tcPr>
            <w:tcW w:w="2600" w:type="dxa"/>
            <w:vMerge/>
            <w:tcBorders>
              <w:top w:val="nil"/>
              <w:left w:val="single" w:sz="4" w:space="0" w:color="auto"/>
              <w:bottom w:val="single" w:sz="4" w:space="0" w:color="000000"/>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i/>
                <w:iCs/>
                <w:color w:val="0070C0"/>
                <w:sz w:val="22"/>
                <w:szCs w:val="22"/>
              </w:rPr>
              <w:t xml:space="preserve">Buf </w:t>
            </w:r>
            <w:r w:rsidRPr="009C42FF">
              <w:rPr>
                <w:rFonts w:ascii="Calibri" w:hAnsi="Calibri"/>
                <w:i/>
                <w:iCs/>
                <w:sz w:val="22"/>
                <w:szCs w:val="22"/>
              </w:rPr>
              <w:t>-</w:t>
            </w:r>
            <w:r w:rsidRPr="009C42FF">
              <w:rPr>
                <w:rFonts w:ascii="Calibri" w:hAnsi="Calibri"/>
                <w:sz w:val="22"/>
                <w:szCs w:val="22"/>
              </w:rPr>
              <w:t xml:space="preserve"> Pointer to the received Signal Group data buffer</w:t>
            </w:r>
            <w:r w:rsidRPr="009C42FF">
              <w:rPr>
                <w:rFonts w:ascii="Calibri" w:hAnsi="Calibri"/>
                <w:sz w:val="22"/>
                <w:szCs w:val="22"/>
              </w:rPr>
              <w:br/>
            </w:r>
            <w:r w:rsidRPr="009C42FF">
              <w:rPr>
                <w:rFonts w:ascii="Calibri" w:hAnsi="Calibri"/>
                <w:color w:val="000000"/>
                <w:sz w:val="22"/>
                <w:szCs w:val="22"/>
              </w:rPr>
              <w:t xml:space="preserve">Type: </w:t>
            </w:r>
            <w:del w:id="860" w:author="Akilan Rathakrishnan" w:date="2017-01-17T16:52:00Z">
              <w:r w:rsidRPr="009C42FF" w:rsidDel="00C80423">
                <w:rPr>
                  <w:rFonts w:ascii="Calibri" w:hAnsi="Calibri"/>
                  <w:color w:val="000000"/>
                  <w:sz w:val="22"/>
                  <w:szCs w:val="22"/>
                </w:rPr>
                <w:delText>uint8*</w:delText>
              </w:r>
            </w:del>
            <w:ins w:id="861" w:author="Akilan Rathakrishnan" w:date="2017-01-17T16:52:00Z">
              <w:r w:rsidR="00C80423">
                <w:rPr>
                  <w:rFonts w:ascii="Calibri" w:hAnsi="Calibri"/>
                  <w:color w:val="000000"/>
                  <w:sz w:val="22"/>
                  <w:szCs w:val="22"/>
                </w:rPr>
                <w:t>Ary1D_u8_8*</w:t>
              </w:r>
            </w:ins>
            <w:r w:rsidRPr="009C42FF">
              <w:rPr>
                <w:rFonts w:ascii="Calibri" w:hAnsi="Calibri"/>
                <w:color w:val="000000"/>
                <w:sz w:val="22"/>
                <w:szCs w:val="22"/>
              </w:rPr>
              <w:br/>
              <w:t>Valid Range: 0x00000001 to 0xFFFFFFFF</w:t>
            </w:r>
          </w:p>
        </w:tc>
      </w:tr>
      <w:tr w:rsidR="009C42FF" w:rsidRPr="009C42FF" w:rsidTr="009C42FF">
        <w:trPr>
          <w:trHeight w:val="300"/>
        </w:trPr>
        <w:tc>
          <w:tcPr>
            <w:tcW w:w="2600" w:type="dxa"/>
            <w:vMerge w:val="restart"/>
            <w:tcBorders>
              <w:top w:val="nil"/>
              <w:left w:val="single" w:sz="4" w:space="0" w:color="auto"/>
              <w:bottom w:val="single" w:sz="4" w:space="0" w:color="000000"/>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Return value</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Returns following value</w:t>
            </w:r>
          </w:p>
        </w:tc>
      </w:tr>
      <w:tr w:rsidR="009C42FF" w:rsidRPr="009C42FF" w:rsidTr="009C42FF">
        <w:trPr>
          <w:trHeight w:val="1200"/>
        </w:trPr>
        <w:tc>
          <w:tcPr>
            <w:tcW w:w="2600" w:type="dxa"/>
            <w:vMerge/>
            <w:tcBorders>
              <w:top w:val="nil"/>
              <w:left w:val="single" w:sz="4" w:space="0" w:color="auto"/>
              <w:bottom w:val="single" w:sz="4" w:space="0" w:color="000000"/>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70C0"/>
                <w:sz w:val="22"/>
                <w:szCs w:val="22"/>
              </w:rPr>
              <w:t>ErrCod</w:t>
            </w:r>
            <w:r w:rsidRPr="009C42FF">
              <w:rPr>
                <w:rFonts w:ascii="Calibri" w:hAnsi="Calibri"/>
                <w:color w:val="000000"/>
                <w:sz w:val="22"/>
                <w:szCs w:val="22"/>
              </w:rPr>
              <w:t xml:space="preserve"> - Informs the caller about status of the operation</w:t>
            </w:r>
            <w:r w:rsidRPr="009C42FF">
              <w:rPr>
                <w:rFonts w:ascii="Calibri" w:hAnsi="Calibri"/>
                <w:color w:val="000000"/>
                <w:sz w:val="22"/>
                <w:szCs w:val="22"/>
              </w:rPr>
              <w:br/>
              <w:t>Type: Std_ReturnType</w:t>
            </w:r>
            <w:r w:rsidRPr="009C42FF">
              <w:rPr>
                <w:rFonts w:ascii="Calibri" w:hAnsi="Calibri"/>
                <w:color w:val="000000"/>
                <w:sz w:val="22"/>
                <w:szCs w:val="22"/>
              </w:rPr>
              <w:br/>
              <w:t>Range: E_OK (0)</w:t>
            </w:r>
            <w:r w:rsidRPr="009C42FF">
              <w:rPr>
                <w:rFonts w:ascii="Calibri" w:hAnsi="Calibri"/>
                <w:color w:val="000000"/>
                <w:sz w:val="22"/>
                <w:szCs w:val="22"/>
              </w:rPr>
              <w:br/>
              <w:t>E_NOT_OK (1)</w:t>
            </w:r>
          </w:p>
        </w:tc>
      </w:tr>
      <w:tr w:rsidR="009C42FF" w:rsidRPr="009C42FF" w:rsidTr="009C42FF">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Affected static and global variables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Writes to following variables in sub-functions</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PrimSrcRxBuf</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SecdrySrcRxBuf</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SigGroupNeverRxd</w:t>
            </w:r>
          </w:p>
        </w:tc>
      </w:tr>
      <w:tr w:rsidR="009C42FF" w:rsidRPr="009C42FF" w:rsidTr="009C42FF">
        <w:trPr>
          <w:trHeight w:val="600"/>
        </w:trPr>
        <w:tc>
          <w:tcPr>
            <w:tcW w:w="2600" w:type="dxa"/>
            <w:tcBorders>
              <w:top w:val="nil"/>
              <w:left w:val="single" w:sz="4" w:space="0" w:color="auto"/>
              <w:bottom w:val="nil"/>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Affected inter-runnable variable</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None</w:t>
            </w:r>
          </w:p>
        </w:tc>
      </w:tr>
      <w:tr w:rsidR="009C42FF" w:rsidRPr="009C42FF" w:rsidTr="009C42FF">
        <w:trPr>
          <w:trHeight w:val="300"/>
        </w:trPr>
        <w:tc>
          <w:tcPr>
            <w:tcW w:w="2600" w:type="dxa"/>
            <w:tcBorders>
              <w:top w:val="single" w:sz="4" w:space="0" w:color="auto"/>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Exclusive area access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Needed to write primary and secondary source received data buffers.</w:t>
            </w:r>
          </w:p>
        </w:tc>
      </w:tr>
      <w:tr w:rsidR="009C42FF" w:rsidRPr="009C42FF" w:rsidTr="009C42FF">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Configuration access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None</w:t>
            </w:r>
          </w:p>
        </w:tc>
      </w:tr>
      <w:tr w:rsidR="009C42FF" w:rsidRPr="009C42FF" w:rsidTr="009C42FF">
        <w:trPr>
          <w:trHeight w:val="300"/>
        </w:trPr>
        <w:tc>
          <w:tcPr>
            <w:tcW w:w="2600" w:type="dxa"/>
            <w:tcBorders>
              <w:top w:val="nil"/>
              <w:left w:val="single" w:sz="4" w:space="0" w:color="auto"/>
              <w:bottom w:val="nil"/>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Calibration data access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None</w:t>
            </w:r>
          </w:p>
        </w:tc>
      </w:tr>
      <w:tr w:rsidR="009C42FF" w:rsidRPr="009C42FF" w:rsidTr="009C42FF">
        <w:trPr>
          <w:trHeight w:val="300"/>
        </w:trPr>
        <w:tc>
          <w:tcPr>
            <w:tcW w:w="2600" w:type="dxa"/>
            <w:tcBorders>
              <w:top w:val="single" w:sz="4" w:space="0" w:color="auto"/>
              <w:left w:val="single" w:sz="4" w:space="0" w:color="auto"/>
              <w:bottom w:val="nil"/>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Called local functions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None</w:t>
            </w:r>
          </w:p>
        </w:tc>
      </w:tr>
      <w:tr w:rsidR="009C42FF" w:rsidRPr="009C42FF" w:rsidTr="009C42FF">
        <w:trPr>
          <w:trHeight w:val="300"/>
        </w:trPr>
        <w:tc>
          <w:tcPr>
            <w:tcW w:w="2600" w:type="dxa"/>
            <w:tcBorders>
              <w:top w:val="single" w:sz="4" w:space="0" w:color="auto"/>
              <w:left w:val="single" w:sz="4" w:space="0" w:color="auto"/>
              <w:bottom w:val="nil"/>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External Interface call</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None</w:t>
            </w:r>
          </w:p>
        </w:tc>
      </w:tr>
      <w:tr w:rsidR="009C42FF" w:rsidRPr="009C42FF" w:rsidTr="009C42FF">
        <w:trPr>
          <w:trHeight w:val="300"/>
        </w:trPr>
        <w:tc>
          <w:tcPr>
            <w:tcW w:w="2600" w:type="dxa"/>
            <w:tcBorders>
              <w:top w:val="single" w:sz="4" w:space="0" w:color="auto"/>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Called by</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Primary and Secondary Source drivers</w:t>
            </w:r>
          </w:p>
        </w:tc>
      </w:tr>
    </w:tbl>
    <w:p w:rsidR="009C42FF" w:rsidRDefault="009C42FF" w:rsidP="005401BC"/>
    <w:p w:rsidR="007C5EEB" w:rsidRDefault="009C42FF" w:rsidP="005401BC">
      <w:r>
        <w:object w:dxaOrig="12853" w:dyaOrig="20582">
          <v:shape id="_x0000_i1043" type="#_x0000_t75" style="width:6in;height:691.5pt" o:ole="">
            <v:imagedata r:id="rId45" o:title=""/>
          </v:shape>
          <o:OLEObject Type="Embed" ProgID="Visio.Drawing.11" ShapeID="_x0000_i1043" DrawAspect="Content" ObjectID="_1546252877" r:id="rId46"/>
        </w:object>
      </w:r>
    </w:p>
    <w:p w:rsidR="007C5EEB" w:rsidRPr="005401BC" w:rsidRDefault="007C5EEB" w:rsidP="005401BC"/>
    <w:p w:rsidR="00673945" w:rsidRDefault="00673945" w:rsidP="00673945">
      <w:pPr>
        <w:pStyle w:val="Heading2"/>
      </w:pPr>
      <w:bookmarkStart w:id="862" w:name="_Toc472510887"/>
      <w:r>
        <w:t xml:space="preserve">Sub-Function:  </w:t>
      </w:r>
      <w:r w:rsidRPr="00673945">
        <w:rPr>
          <w:rFonts w:ascii="Calibri" w:hAnsi="Calibri"/>
        </w:rPr>
        <w:t>GetTxSigGroup</w:t>
      </w:r>
      <w:bookmarkEnd w:id="862"/>
    </w:p>
    <w:p w:rsidR="00673945" w:rsidRPr="00967BCF" w:rsidRDefault="00673945" w:rsidP="00673945">
      <w:pPr>
        <w:pStyle w:val="Heading3"/>
        <w:rPr>
          <w:rFonts w:ascii="Calibri" w:hAnsi="Calibri"/>
        </w:rPr>
      </w:pPr>
      <w:bookmarkStart w:id="863" w:name="_Toc472510888"/>
      <w:r w:rsidRPr="00967BCF">
        <w:rPr>
          <w:rFonts w:ascii="Calibri" w:hAnsi="Calibri"/>
        </w:rPr>
        <w:t>Hardware Related Design</w:t>
      </w:r>
      <w:bookmarkEnd w:id="863"/>
    </w:p>
    <w:p w:rsidR="00673945" w:rsidRPr="00C36031" w:rsidRDefault="00673945" w:rsidP="00673945">
      <w:pPr>
        <w:rPr>
          <w:rFonts w:ascii="Calibri" w:hAnsi="Calibri"/>
          <w:color w:val="0000FF"/>
        </w:rPr>
      </w:pPr>
      <w:r w:rsidRPr="001E31E7">
        <w:rPr>
          <w:rFonts w:ascii="Calibri" w:hAnsi="Calibri"/>
        </w:rPr>
        <w:t>None</w:t>
      </w:r>
    </w:p>
    <w:p w:rsidR="00673945" w:rsidRDefault="00673945" w:rsidP="00673945">
      <w:pPr>
        <w:pStyle w:val="Heading3"/>
        <w:rPr>
          <w:rFonts w:ascii="Calibri" w:hAnsi="Calibri"/>
        </w:rPr>
      </w:pPr>
      <w:bookmarkStart w:id="864" w:name="_Toc472510889"/>
      <w:r w:rsidRPr="00967BCF">
        <w:rPr>
          <w:rFonts w:ascii="Calibri" w:hAnsi="Calibri"/>
        </w:rPr>
        <w:t>Software Related Design</w:t>
      </w:r>
      <w:bookmarkEnd w:id="864"/>
    </w:p>
    <w:p w:rsidR="00673945" w:rsidRDefault="00673945" w:rsidP="00673945">
      <w:pPr>
        <w:jc w:val="center"/>
        <w:rPr>
          <w:rFonts w:ascii="Calibri" w:hAnsi="Calibri"/>
          <w:color w:val="0000FF"/>
        </w:rPr>
      </w:pPr>
    </w:p>
    <w:p w:rsidR="009C42FF" w:rsidRDefault="009C42FF" w:rsidP="00673945">
      <w:pPr>
        <w:jc w:val="center"/>
        <w:rPr>
          <w:rFonts w:ascii="Calibri" w:hAnsi="Calibri"/>
          <w:color w:val="0000FF"/>
        </w:rPr>
      </w:pPr>
    </w:p>
    <w:tbl>
      <w:tblPr>
        <w:tblW w:w="10020" w:type="dxa"/>
        <w:tblInd w:w="113" w:type="dxa"/>
        <w:tblLook w:val="04A0" w:firstRow="1" w:lastRow="0" w:firstColumn="1" w:lastColumn="0" w:noHBand="0" w:noVBand="1"/>
      </w:tblPr>
      <w:tblGrid>
        <w:gridCol w:w="2600"/>
        <w:gridCol w:w="7420"/>
      </w:tblGrid>
      <w:tr w:rsidR="009C42FF" w:rsidRPr="009C42FF" w:rsidTr="009C42FF">
        <w:trPr>
          <w:trHeight w:val="300"/>
        </w:trPr>
        <w:tc>
          <w:tcPr>
            <w:tcW w:w="10020" w:type="dxa"/>
            <w:gridSpan w:val="2"/>
            <w:tcBorders>
              <w:top w:val="single" w:sz="4" w:space="0" w:color="auto"/>
              <w:left w:val="single" w:sz="4" w:space="0" w:color="auto"/>
              <w:bottom w:val="single" w:sz="4" w:space="0" w:color="auto"/>
              <w:right w:val="single" w:sz="4" w:space="0" w:color="auto"/>
            </w:tcBorders>
            <w:shd w:val="clear" w:color="000000" w:fill="A6A6A6"/>
            <w:noWrap/>
            <w:vAlign w:val="bottom"/>
            <w:hideMark/>
          </w:tcPr>
          <w:p w:rsidR="009C42FF" w:rsidRPr="009C42FF" w:rsidRDefault="009C42FF" w:rsidP="009C42FF">
            <w:pPr>
              <w:jc w:val="center"/>
              <w:rPr>
                <w:rFonts w:ascii="Calibri" w:hAnsi="Calibri"/>
                <w:b/>
                <w:bCs/>
                <w:color w:val="000000"/>
                <w:sz w:val="22"/>
                <w:szCs w:val="22"/>
              </w:rPr>
            </w:pPr>
            <w:r w:rsidRPr="009C42FF">
              <w:rPr>
                <w:rFonts w:ascii="Calibri" w:hAnsi="Calibri"/>
                <w:b/>
                <w:bCs/>
                <w:color w:val="000000"/>
                <w:sz w:val="22"/>
                <w:szCs w:val="22"/>
              </w:rPr>
              <w:lastRenderedPageBreak/>
              <w:t>GetTxSigGroup</w:t>
            </w:r>
          </w:p>
        </w:tc>
      </w:tr>
      <w:tr w:rsidR="009C42FF" w:rsidRPr="009C42FF" w:rsidTr="009C42FF">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Function scope</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Server Runnable, Global</w:t>
            </w:r>
          </w:p>
        </w:tc>
      </w:tr>
      <w:tr w:rsidR="009C42FF" w:rsidRPr="009C42FF" w:rsidTr="009C42FF">
        <w:trPr>
          <w:trHeight w:val="6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Description</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 xml:space="preserve">This server function is called by primary / secondary source Tx layers to get signal group data to transmit over IMC channels. </w:t>
            </w:r>
          </w:p>
        </w:tc>
      </w:tr>
      <w:tr w:rsidR="009C42FF" w:rsidRPr="009C42FF" w:rsidTr="009C42FF">
        <w:trPr>
          <w:trHeight w:val="300"/>
        </w:trPr>
        <w:tc>
          <w:tcPr>
            <w:tcW w:w="2600" w:type="dxa"/>
            <w:vMerge w:val="restart"/>
            <w:tcBorders>
              <w:top w:val="nil"/>
              <w:left w:val="single" w:sz="4" w:space="0" w:color="auto"/>
              <w:bottom w:val="single" w:sz="4" w:space="0" w:color="000000"/>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Parameters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Requires following parameters</w:t>
            </w:r>
          </w:p>
        </w:tc>
      </w:tr>
      <w:tr w:rsidR="009C42FF" w:rsidRPr="009C42FF" w:rsidTr="009C42FF">
        <w:trPr>
          <w:trHeight w:val="900"/>
        </w:trPr>
        <w:tc>
          <w:tcPr>
            <w:tcW w:w="2600" w:type="dxa"/>
            <w:vMerge/>
            <w:tcBorders>
              <w:top w:val="nil"/>
              <w:left w:val="single" w:sz="4" w:space="0" w:color="auto"/>
              <w:bottom w:val="single" w:sz="4" w:space="0" w:color="000000"/>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i/>
                <w:iCs/>
                <w:color w:val="0070C0"/>
                <w:sz w:val="22"/>
                <w:szCs w:val="22"/>
              </w:rPr>
              <w:t xml:space="preserve">SigGroupId </w:t>
            </w:r>
            <w:r w:rsidRPr="009C42FF">
              <w:rPr>
                <w:rFonts w:ascii="Calibri" w:hAnsi="Calibri"/>
                <w:i/>
                <w:iCs/>
                <w:sz w:val="22"/>
                <w:szCs w:val="22"/>
              </w:rPr>
              <w:t>-</w:t>
            </w:r>
            <w:r w:rsidRPr="009C42FF">
              <w:rPr>
                <w:rFonts w:ascii="Calibri" w:hAnsi="Calibri"/>
                <w:sz w:val="22"/>
                <w:szCs w:val="22"/>
              </w:rPr>
              <w:t xml:space="preserve"> </w:t>
            </w:r>
            <w:r w:rsidRPr="009C42FF">
              <w:rPr>
                <w:rFonts w:ascii="Calibri" w:hAnsi="Calibri"/>
                <w:color w:val="000000"/>
                <w:sz w:val="22"/>
                <w:szCs w:val="22"/>
              </w:rPr>
              <w:t>Signal Group Id provided by IMC Arbitration Configuration</w:t>
            </w:r>
            <w:r w:rsidRPr="009C42FF">
              <w:rPr>
                <w:rFonts w:ascii="Calibri" w:hAnsi="Calibri"/>
                <w:color w:val="000000"/>
                <w:sz w:val="22"/>
                <w:szCs w:val="22"/>
              </w:rPr>
              <w:br/>
              <w:t>Type: uint8</w:t>
            </w:r>
            <w:r w:rsidRPr="009C42FF">
              <w:rPr>
                <w:rFonts w:ascii="Calibri" w:hAnsi="Calibri"/>
                <w:color w:val="000000"/>
                <w:sz w:val="22"/>
                <w:szCs w:val="22"/>
              </w:rPr>
              <w:br/>
              <w:t>Range: 0 to 255</w:t>
            </w:r>
          </w:p>
        </w:tc>
      </w:tr>
      <w:tr w:rsidR="009C42FF" w:rsidRPr="009C42FF" w:rsidTr="009C42FF">
        <w:trPr>
          <w:trHeight w:val="900"/>
        </w:trPr>
        <w:tc>
          <w:tcPr>
            <w:tcW w:w="2600" w:type="dxa"/>
            <w:vMerge/>
            <w:tcBorders>
              <w:top w:val="nil"/>
              <w:left w:val="single" w:sz="4" w:space="0" w:color="auto"/>
              <w:bottom w:val="single" w:sz="4" w:space="0" w:color="000000"/>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i/>
                <w:iCs/>
                <w:color w:val="0070C0"/>
                <w:sz w:val="22"/>
                <w:szCs w:val="22"/>
              </w:rPr>
              <w:t xml:space="preserve">Buf </w:t>
            </w:r>
            <w:r w:rsidRPr="009C42FF">
              <w:rPr>
                <w:rFonts w:ascii="Calibri" w:hAnsi="Calibri"/>
                <w:i/>
                <w:iCs/>
                <w:sz w:val="22"/>
                <w:szCs w:val="22"/>
              </w:rPr>
              <w:t>-</w:t>
            </w:r>
            <w:r w:rsidRPr="009C42FF">
              <w:rPr>
                <w:rFonts w:ascii="Calibri" w:hAnsi="Calibri"/>
                <w:sz w:val="22"/>
                <w:szCs w:val="22"/>
              </w:rPr>
              <w:t xml:space="preserve"> Pointer to the buffer where transmit data to be copied</w:t>
            </w:r>
            <w:r w:rsidRPr="009C42FF">
              <w:rPr>
                <w:rFonts w:ascii="Calibri" w:hAnsi="Calibri"/>
                <w:sz w:val="22"/>
                <w:szCs w:val="22"/>
              </w:rPr>
              <w:br/>
            </w:r>
            <w:r w:rsidRPr="009C42FF">
              <w:rPr>
                <w:rFonts w:ascii="Calibri" w:hAnsi="Calibri"/>
                <w:color w:val="000000"/>
                <w:sz w:val="22"/>
                <w:szCs w:val="22"/>
              </w:rPr>
              <w:t>Type: uint8*</w:t>
            </w:r>
            <w:r w:rsidRPr="009C42FF">
              <w:rPr>
                <w:rFonts w:ascii="Calibri" w:hAnsi="Calibri"/>
                <w:color w:val="000000"/>
                <w:sz w:val="22"/>
                <w:szCs w:val="22"/>
              </w:rPr>
              <w:br/>
              <w:t>Valid Range: 0x00000001 to 0xFFFFFFFF</w:t>
            </w:r>
          </w:p>
        </w:tc>
      </w:tr>
      <w:tr w:rsidR="009C42FF" w:rsidRPr="009C42FF" w:rsidTr="009C42FF">
        <w:trPr>
          <w:trHeight w:val="300"/>
        </w:trPr>
        <w:tc>
          <w:tcPr>
            <w:tcW w:w="2600" w:type="dxa"/>
            <w:vMerge w:val="restart"/>
            <w:tcBorders>
              <w:top w:val="nil"/>
              <w:left w:val="single" w:sz="4" w:space="0" w:color="auto"/>
              <w:bottom w:val="single" w:sz="4" w:space="0" w:color="000000"/>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Return value</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Returns following value</w:t>
            </w:r>
          </w:p>
        </w:tc>
      </w:tr>
      <w:tr w:rsidR="009C42FF" w:rsidRPr="009C42FF" w:rsidTr="009C42FF">
        <w:trPr>
          <w:trHeight w:val="1200"/>
        </w:trPr>
        <w:tc>
          <w:tcPr>
            <w:tcW w:w="2600" w:type="dxa"/>
            <w:vMerge/>
            <w:tcBorders>
              <w:top w:val="nil"/>
              <w:left w:val="single" w:sz="4" w:space="0" w:color="auto"/>
              <w:bottom w:val="single" w:sz="4" w:space="0" w:color="000000"/>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70C0"/>
                <w:sz w:val="22"/>
                <w:szCs w:val="22"/>
              </w:rPr>
              <w:t>ErrCod</w:t>
            </w:r>
            <w:r w:rsidRPr="009C42FF">
              <w:rPr>
                <w:rFonts w:ascii="Calibri" w:hAnsi="Calibri"/>
                <w:color w:val="000000"/>
                <w:sz w:val="22"/>
                <w:szCs w:val="22"/>
              </w:rPr>
              <w:t xml:space="preserve"> - Informs the caller about status of the operation</w:t>
            </w:r>
            <w:r w:rsidRPr="009C42FF">
              <w:rPr>
                <w:rFonts w:ascii="Calibri" w:hAnsi="Calibri"/>
                <w:color w:val="000000"/>
                <w:sz w:val="22"/>
                <w:szCs w:val="22"/>
              </w:rPr>
              <w:br/>
              <w:t>Type: Std_ReturnType</w:t>
            </w:r>
            <w:r w:rsidRPr="009C42FF">
              <w:rPr>
                <w:rFonts w:ascii="Calibri" w:hAnsi="Calibri"/>
                <w:color w:val="000000"/>
                <w:sz w:val="22"/>
                <w:szCs w:val="22"/>
              </w:rPr>
              <w:br/>
              <w:t>Range: E_OK (0)</w:t>
            </w:r>
            <w:r w:rsidRPr="009C42FF">
              <w:rPr>
                <w:rFonts w:ascii="Calibri" w:hAnsi="Calibri"/>
                <w:color w:val="000000"/>
                <w:sz w:val="22"/>
                <w:szCs w:val="22"/>
              </w:rPr>
              <w:br/>
              <w:t>E_NOT_OK (1)</w:t>
            </w:r>
          </w:p>
        </w:tc>
      </w:tr>
      <w:tr w:rsidR="009C42FF" w:rsidRPr="009C42FF" w:rsidTr="009C42FF">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Affected static and global variables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Reads following variable</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TxBuf</w:t>
            </w:r>
          </w:p>
        </w:tc>
      </w:tr>
      <w:tr w:rsidR="009C42FF" w:rsidRPr="009C42FF" w:rsidTr="009C42FF">
        <w:trPr>
          <w:trHeight w:val="600"/>
        </w:trPr>
        <w:tc>
          <w:tcPr>
            <w:tcW w:w="2600" w:type="dxa"/>
            <w:tcBorders>
              <w:top w:val="nil"/>
              <w:left w:val="single" w:sz="4" w:space="0" w:color="auto"/>
              <w:bottom w:val="nil"/>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Affected inter-runnable variable</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None</w:t>
            </w:r>
          </w:p>
        </w:tc>
      </w:tr>
      <w:tr w:rsidR="009C42FF" w:rsidRPr="009C42FF" w:rsidTr="009C42FF">
        <w:trPr>
          <w:trHeight w:val="300"/>
        </w:trPr>
        <w:tc>
          <w:tcPr>
            <w:tcW w:w="2600" w:type="dxa"/>
            <w:tcBorders>
              <w:top w:val="single" w:sz="4" w:space="0" w:color="auto"/>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Exclusive area access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Needed to read from Tx data buffer.</w:t>
            </w:r>
          </w:p>
        </w:tc>
      </w:tr>
      <w:tr w:rsidR="009C42FF" w:rsidRPr="009C42FF" w:rsidTr="009C42FF">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Configuration access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None</w:t>
            </w:r>
          </w:p>
        </w:tc>
      </w:tr>
      <w:tr w:rsidR="009C42FF" w:rsidRPr="009C42FF" w:rsidTr="009C42FF">
        <w:trPr>
          <w:trHeight w:val="300"/>
        </w:trPr>
        <w:tc>
          <w:tcPr>
            <w:tcW w:w="2600" w:type="dxa"/>
            <w:tcBorders>
              <w:top w:val="nil"/>
              <w:left w:val="single" w:sz="4" w:space="0" w:color="auto"/>
              <w:bottom w:val="nil"/>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Calibration data access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None</w:t>
            </w:r>
          </w:p>
        </w:tc>
      </w:tr>
      <w:tr w:rsidR="009C42FF" w:rsidRPr="009C42FF" w:rsidTr="009C42FF">
        <w:trPr>
          <w:trHeight w:val="300"/>
        </w:trPr>
        <w:tc>
          <w:tcPr>
            <w:tcW w:w="2600" w:type="dxa"/>
            <w:tcBorders>
              <w:top w:val="single" w:sz="4" w:space="0" w:color="auto"/>
              <w:left w:val="single" w:sz="4" w:space="0" w:color="auto"/>
              <w:bottom w:val="nil"/>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Called local functions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None</w:t>
            </w:r>
          </w:p>
        </w:tc>
      </w:tr>
      <w:tr w:rsidR="009C42FF" w:rsidRPr="009C42FF" w:rsidTr="009C42FF">
        <w:trPr>
          <w:trHeight w:val="300"/>
        </w:trPr>
        <w:tc>
          <w:tcPr>
            <w:tcW w:w="2600" w:type="dxa"/>
            <w:tcBorders>
              <w:top w:val="single" w:sz="4" w:space="0" w:color="auto"/>
              <w:left w:val="single" w:sz="4" w:space="0" w:color="auto"/>
              <w:bottom w:val="nil"/>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External Interface call</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None</w:t>
            </w:r>
          </w:p>
        </w:tc>
      </w:tr>
      <w:tr w:rsidR="009C42FF" w:rsidRPr="009C42FF" w:rsidTr="009C42FF">
        <w:trPr>
          <w:trHeight w:val="300"/>
        </w:trPr>
        <w:tc>
          <w:tcPr>
            <w:tcW w:w="2600" w:type="dxa"/>
            <w:tcBorders>
              <w:top w:val="single" w:sz="4" w:space="0" w:color="auto"/>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Called by</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Primary and Secondary Source drivers</w:t>
            </w:r>
          </w:p>
        </w:tc>
      </w:tr>
    </w:tbl>
    <w:p w:rsidR="009C42FF" w:rsidRDefault="009C42FF" w:rsidP="00673945">
      <w:pPr>
        <w:jc w:val="center"/>
        <w:rPr>
          <w:rFonts w:ascii="Calibri" w:hAnsi="Calibri"/>
          <w:color w:val="0000FF"/>
        </w:rPr>
      </w:pPr>
    </w:p>
    <w:p w:rsidR="007C5EEB" w:rsidRDefault="007C5EEB" w:rsidP="00673945">
      <w:pPr>
        <w:jc w:val="center"/>
        <w:rPr>
          <w:rFonts w:ascii="Calibri" w:hAnsi="Calibri"/>
          <w:color w:val="0000FF"/>
        </w:rPr>
      </w:pPr>
    </w:p>
    <w:p w:rsidR="007C5EEB" w:rsidRDefault="005D3626" w:rsidP="00673945">
      <w:pPr>
        <w:jc w:val="center"/>
        <w:rPr>
          <w:rFonts w:ascii="Calibri" w:hAnsi="Calibri"/>
          <w:color w:val="0000FF"/>
        </w:rPr>
      </w:pPr>
      <w:r>
        <w:object w:dxaOrig="10221" w:dyaOrig="12133">
          <v:shape id="_x0000_i1044" type="#_x0000_t75" style="width:6in;height:512.5pt" o:ole="">
            <v:imagedata r:id="rId47" o:title=""/>
          </v:shape>
          <o:OLEObject Type="Embed" ProgID="Visio.Drawing.11" ShapeID="_x0000_i1044" DrawAspect="Content" ObjectID="_1546252878" r:id="rId48"/>
        </w:object>
      </w:r>
    </w:p>
    <w:p w:rsidR="00673945" w:rsidRDefault="00673945" w:rsidP="00673945">
      <w:pPr>
        <w:pStyle w:val="Heading2"/>
      </w:pPr>
      <w:bookmarkStart w:id="865" w:name="_Toc472510890"/>
      <w:r>
        <w:t xml:space="preserve">Sub-Function:  </w:t>
      </w:r>
      <w:r w:rsidRPr="00673945">
        <w:rPr>
          <w:rFonts w:ascii="Calibri" w:hAnsi="Calibri"/>
        </w:rPr>
        <w:t>GetTxRateGroup</w:t>
      </w:r>
      <w:bookmarkEnd w:id="865"/>
    </w:p>
    <w:p w:rsidR="00673945" w:rsidRPr="00967BCF" w:rsidRDefault="00673945" w:rsidP="00673945">
      <w:pPr>
        <w:pStyle w:val="Heading3"/>
        <w:rPr>
          <w:rFonts w:ascii="Calibri" w:hAnsi="Calibri"/>
        </w:rPr>
      </w:pPr>
      <w:bookmarkStart w:id="866" w:name="_Toc472510891"/>
      <w:r w:rsidRPr="00967BCF">
        <w:rPr>
          <w:rFonts w:ascii="Calibri" w:hAnsi="Calibri"/>
        </w:rPr>
        <w:t>Hardware Related Design</w:t>
      </w:r>
      <w:bookmarkEnd w:id="866"/>
    </w:p>
    <w:p w:rsidR="00673945" w:rsidRPr="00C36031" w:rsidRDefault="00673945" w:rsidP="00673945">
      <w:pPr>
        <w:rPr>
          <w:rFonts w:ascii="Calibri" w:hAnsi="Calibri"/>
          <w:color w:val="0000FF"/>
        </w:rPr>
      </w:pPr>
      <w:r w:rsidRPr="001E31E7">
        <w:rPr>
          <w:rFonts w:ascii="Calibri" w:hAnsi="Calibri"/>
        </w:rPr>
        <w:t>None</w:t>
      </w:r>
    </w:p>
    <w:p w:rsidR="00673945" w:rsidRDefault="00673945" w:rsidP="00673945">
      <w:pPr>
        <w:pStyle w:val="Heading3"/>
        <w:rPr>
          <w:rFonts w:ascii="Calibri" w:hAnsi="Calibri"/>
        </w:rPr>
      </w:pPr>
      <w:bookmarkStart w:id="867" w:name="_Toc472510892"/>
      <w:r w:rsidRPr="00967BCF">
        <w:rPr>
          <w:rFonts w:ascii="Calibri" w:hAnsi="Calibri"/>
        </w:rPr>
        <w:t>Software Related Design</w:t>
      </w:r>
      <w:bookmarkEnd w:id="867"/>
    </w:p>
    <w:p w:rsidR="00BA482F" w:rsidRPr="00E53703" w:rsidRDefault="00BA482F" w:rsidP="00E53703"/>
    <w:tbl>
      <w:tblPr>
        <w:tblW w:w="10020" w:type="dxa"/>
        <w:tblInd w:w="113" w:type="dxa"/>
        <w:tblLook w:val="04A0" w:firstRow="1" w:lastRow="0" w:firstColumn="1" w:lastColumn="0" w:noHBand="0" w:noVBand="1"/>
      </w:tblPr>
      <w:tblGrid>
        <w:gridCol w:w="2600"/>
        <w:gridCol w:w="7420"/>
      </w:tblGrid>
      <w:tr w:rsidR="009C42FF" w:rsidRPr="009C42FF" w:rsidTr="009C42FF">
        <w:trPr>
          <w:trHeight w:val="300"/>
        </w:trPr>
        <w:tc>
          <w:tcPr>
            <w:tcW w:w="10020" w:type="dxa"/>
            <w:gridSpan w:val="2"/>
            <w:tcBorders>
              <w:top w:val="single" w:sz="4" w:space="0" w:color="auto"/>
              <w:left w:val="single" w:sz="4" w:space="0" w:color="auto"/>
              <w:bottom w:val="single" w:sz="4" w:space="0" w:color="auto"/>
              <w:right w:val="single" w:sz="4" w:space="0" w:color="auto"/>
            </w:tcBorders>
            <w:shd w:val="clear" w:color="000000" w:fill="A6A6A6"/>
            <w:noWrap/>
            <w:vAlign w:val="bottom"/>
            <w:hideMark/>
          </w:tcPr>
          <w:p w:rsidR="009C42FF" w:rsidRPr="009C42FF" w:rsidRDefault="009C42FF" w:rsidP="009C42FF">
            <w:pPr>
              <w:jc w:val="center"/>
              <w:rPr>
                <w:rFonts w:ascii="Calibri" w:hAnsi="Calibri"/>
                <w:b/>
                <w:bCs/>
                <w:color w:val="000000"/>
                <w:sz w:val="22"/>
                <w:szCs w:val="22"/>
              </w:rPr>
            </w:pPr>
            <w:r w:rsidRPr="009C42FF">
              <w:rPr>
                <w:rFonts w:ascii="Calibri" w:hAnsi="Calibri"/>
                <w:b/>
                <w:bCs/>
                <w:color w:val="000000"/>
                <w:sz w:val="22"/>
                <w:szCs w:val="22"/>
              </w:rPr>
              <w:t>GetTxRateGroup</w:t>
            </w:r>
          </w:p>
        </w:tc>
      </w:tr>
      <w:tr w:rsidR="009C42FF" w:rsidRPr="009C42FF" w:rsidTr="009C42FF">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Function scope</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Server Runnable, Global</w:t>
            </w:r>
          </w:p>
        </w:tc>
      </w:tr>
      <w:tr w:rsidR="009C42FF" w:rsidRPr="009C42FF" w:rsidTr="009C42FF">
        <w:trPr>
          <w:trHeight w:val="6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Description</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This server function is called by primary / secondary source Tx layers to get transmit data of all Signal Groups configured under given Rate Group.</w:t>
            </w:r>
          </w:p>
        </w:tc>
      </w:tr>
      <w:tr w:rsidR="009C42FF" w:rsidRPr="009C42FF" w:rsidTr="009C42FF">
        <w:trPr>
          <w:trHeight w:val="300"/>
        </w:trPr>
        <w:tc>
          <w:tcPr>
            <w:tcW w:w="2600" w:type="dxa"/>
            <w:vMerge w:val="restart"/>
            <w:tcBorders>
              <w:top w:val="nil"/>
              <w:left w:val="single" w:sz="4" w:space="0" w:color="auto"/>
              <w:bottom w:val="single" w:sz="4" w:space="0" w:color="000000"/>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Parameters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Requires following parameters</w:t>
            </w:r>
          </w:p>
        </w:tc>
      </w:tr>
      <w:tr w:rsidR="009C42FF" w:rsidRPr="009C42FF" w:rsidTr="009C42FF">
        <w:trPr>
          <w:trHeight w:val="2400"/>
        </w:trPr>
        <w:tc>
          <w:tcPr>
            <w:tcW w:w="2600" w:type="dxa"/>
            <w:vMerge/>
            <w:tcBorders>
              <w:top w:val="nil"/>
              <w:left w:val="single" w:sz="4" w:space="0" w:color="auto"/>
              <w:bottom w:val="single" w:sz="4" w:space="0" w:color="000000"/>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i/>
                <w:iCs/>
                <w:color w:val="0070C0"/>
                <w:sz w:val="22"/>
                <w:szCs w:val="22"/>
              </w:rPr>
              <w:t xml:space="preserve">RateGroup </w:t>
            </w:r>
            <w:r w:rsidRPr="009C42FF">
              <w:rPr>
                <w:rFonts w:ascii="Calibri" w:hAnsi="Calibri"/>
                <w:i/>
                <w:iCs/>
                <w:sz w:val="22"/>
                <w:szCs w:val="22"/>
              </w:rPr>
              <w:t>-</w:t>
            </w:r>
            <w:r w:rsidRPr="009C42FF">
              <w:rPr>
                <w:rFonts w:ascii="Calibri" w:hAnsi="Calibri"/>
                <w:sz w:val="22"/>
                <w:szCs w:val="22"/>
              </w:rPr>
              <w:t xml:space="preserve"> Rate</w:t>
            </w:r>
            <w:r w:rsidRPr="009C42FF">
              <w:rPr>
                <w:rFonts w:ascii="Calibri" w:hAnsi="Calibri"/>
                <w:color w:val="000000"/>
                <w:sz w:val="22"/>
                <w:szCs w:val="22"/>
              </w:rPr>
              <w:t xml:space="preserve"> Group Id provided by IMC Arbitration Configuration</w:t>
            </w:r>
            <w:r w:rsidRPr="009C42FF">
              <w:rPr>
                <w:rFonts w:ascii="Calibri" w:hAnsi="Calibri"/>
                <w:color w:val="000000"/>
                <w:sz w:val="22"/>
                <w:szCs w:val="22"/>
              </w:rPr>
              <w:br/>
              <w:t>Type: uint8</w:t>
            </w:r>
            <w:r w:rsidRPr="009C42FF">
              <w:rPr>
                <w:rFonts w:ascii="Calibri" w:hAnsi="Calibri"/>
                <w:color w:val="000000"/>
                <w:sz w:val="22"/>
                <w:szCs w:val="22"/>
              </w:rPr>
              <w:br/>
              <w:t xml:space="preserve">Range: </w:t>
            </w:r>
            <w:r w:rsidRPr="009C42FF">
              <w:rPr>
                <w:rFonts w:ascii="Calibri" w:hAnsi="Calibri"/>
                <w:color w:val="000000"/>
                <w:sz w:val="22"/>
                <w:szCs w:val="22"/>
              </w:rPr>
              <w:br/>
              <w:t>IMCARBN_RATEGROUPID2MILLISEC_CNT_U08     (0U)</w:t>
            </w:r>
            <w:r w:rsidRPr="009C42FF">
              <w:rPr>
                <w:rFonts w:ascii="Calibri" w:hAnsi="Calibri"/>
                <w:color w:val="000000"/>
                <w:sz w:val="22"/>
                <w:szCs w:val="22"/>
              </w:rPr>
              <w:br/>
              <w:t>IMCARBN_RATEGROUPID10MILLISEC_CNT_U08    (1U)</w:t>
            </w:r>
            <w:r w:rsidRPr="009C42FF">
              <w:rPr>
                <w:rFonts w:ascii="Calibri" w:hAnsi="Calibri"/>
                <w:color w:val="000000"/>
                <w:sz w:val="22"/>
                <w:szCs w:val="22"/>
              </w:rPr>
              <w:br/>
              <w:t>IMCARBN_RATEGROUPID100MILLISEC_CNT_U08   (2U)</w:t>
            </w:r>
            <w:r w:rsidRPr="009C42FF">
              <w:rPr>
                <w:rFonts w:ascii="Calibri" w:hAnsi="Calibri"/>
                <w:color w:val="000000"/>
                <w:sz w:val="22"/>
                <w:szCs w:val="22"/>
              </w:rPr>
              <w:br/>
              <w:t>All other values are invalid</w:t>
            </w:r>
          </w:p>
        </w:tc>
      </w:tr>
      <w:tr w:rsidR="009C42FF" w:rsidRPr="009C42FF" w:rsidTr="009C42FF">
        <w:trPr>
          <w:trHeight w:val="900"/>
        </w:trPr>
        <w:tc>
          <w:tcPr>
            <w:tcW w:w="2600" w:type="dxa"/>
            <w:vMerge/>
            <w:tcBorders>
              <w:top w:val="nil"/>
              <w:left w:val="single" w:sz="4" w:space="0" w:color="auto"/>
              <w:bottom w:val="single" w:sz="4" w:space="0" w:color="000000"/>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i/>
                <w:iCs/>
                <w:color w:val="0070C0"/>
                <w:sz w:val="22"/>
                <w:szCs w:val="22"/>
              </w:rPr>
              <w:t xml:space="preserve">Buf </w:t>
            </w:r>
            <w:r w:rsidRPr="009C42FF">
              <w:rPr>
                <w:rFonts w:ascii="Calibri" w:hAnsi="Calibri"/>
                <w:i/>
                <w:iCs/>
                <w:sz w:val="22"/>
                <w:szCs w:val="22"/>
              </w:rPr>
              <w:t>-</w:t>
            </w:r>
            <w:r w:rsidRPr="009C42FF">
              <w:rPr>
                <w:rFonts w:ascii="Calibri" w:hAnsi="Calibri"/>
                <w:sz w:val="22"/>
                <w:szCs w:val="22"/>
              </w:rPr>
              <w:t xml:space="preserve"> Pointer to the buffer where transmit data to be copied</w:t>
            </w:r>
            <w:r w:rsidRPr="009C42FF">
              <w:rPr>
                <w:rFonts w:ascii="Calibri" w:hAnsi="Calibri"/>
                <w:sz w:val="22"/>
                <w:szCs w:val="22"/>
              </w:rPr>
              <w:br/>
            </w:r>
            <w:r w:rsidRPr="009C42FF">
              <w:rPr>
                <w:rFonts w:ascii="Calibri" w:hAnsi="Calibri"/>
                <w:color w:val="000000"/>
                <w:sz w:val="22"/>
                <w:szCs w:val="22"/>
              </w:rPr>
              <w:t>Type: uint8*</w:t>
            </w:r>
            <w:r w:rsidRPr="009C42FF">
              <w:rPr>
                <w:rFonts w:ascii="Calibri" w:hAnsi="Calibri"/>
                <w:color w:val="000000"/>
                <w:sz w:val="22"/>
                <w:szCs w:val="22"/>
              </w:rPr>
              <w:br/>
              <w:t>Valid Range: 0x00000001 to 0xFFFFFFFF</w:t>
            </w:r>
          </w:p>
        </w:tc>
      </w:tr>
      <w:tr w:rsidR="009C42FF" w:rsidRPr="009C42FF" w:rsidTr="009C42FF">
        <w:trPr>
          <w:trHeight w:val="300"/>
        </w:trPr>
        <w:tc>
          <w:tcPr>
            <w:tcW w:w="2600" w:type="dxa"/>
            <w:vMerge w:val="restart"/>
            <w:tcBorders>
              <w:top w:val="nil"/>
              <w:left w:val="single" w:sz="4" w:space="0" w:color="auto"/>
              <w:bottom w:val="single" w:sz="4" w:space="0" w:color="000000"/>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Return value</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Returns following value</w:t>
            </w:r>
          </w:p>
        </w:tc>
      </w:tr>
      <w:tr w:rsidR="009C42FF" w:rsidRPr="009C42FF" w:rsidTr="009C42FF">
        <w:trPr>
          <w:trHeight w:val="1200"/>
        </w:trPr>
        <w:tc>
          <w:tcPr>
            <w:tcW w:w="2600" w:type="dxa"/>
            <w:vMerge/>
            <w:tcBorders>
              <w:top w:val="nil"/>
              <w:left w:val="single" w:sz="4" w:space="0" w:color="auto"/>
              <w:bottom w:val="single" w:sz="4" w:space="0" w:color="000000"/>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70C0"/>
                <w:sz w:val="22"/>
                <w:szCs w:val="22"/>
              </w:rPr>
              <w:t>ErrCod</w:t>
            </w:r>
            <w:r w:rsidRPr="009C42FF">
              <w:rPr>
                <w:rFonts w:ascii="Calibri" w:hAnsi="Calibri"/>
                <w:color w:val="000000"/>
                <w:sz w:val="22"/>
                <w:szCs w:val="22"/>
              </w:rPr>
              <w:t xml:space="preserve"> - Informs the caller about status of the operation</w:t>
            </w:r>
            <w:r w:rsidRPr="009C42FF">
              <w:rPr>
                <w:rFonts w:ascii="Calibri" w:hAnsi="Calibri"/>
                <w:color w:val="000000"/>
                <w:sz w:val="22"/>
                <w:szCs w:val="22"/>
              </w:rPr>
              <w:br/>
              <w:t>Type: Std_ReturnType</w:t>
            </w:r>
            <w:r w:rsidRPr="009C42FF">
              <w:rPr>
                <w:rFonts w:ascii="Calibri" w:hAnsi="Calibri"/>
                <w:color w:val="000000"/>
                <w:sz w:val="22"/>
                <w:szCs w:val="22"/>
              </w:rPr>
              <w:br/>
              <w:t>Range: E_OK (0)</w:t>
            </w:r>
            <w:r w:rsidRPr="009C42FF">
              <w:rPr>
                <w:rFonts w:ascii="Calibri" w:hAnsi="Calibri"/>
                <w:color w:val="000000"/>
                <w:sz w:val="22"/>
                <w:szCs w:val="22"/>
              </w:rPr>
              <w:br/>
              <w:t>E_NOT_OK (1)</w:t>
            </w:r>
          </w:p>
        </w:tc>
      </w:tr>
      <w:tr w:rsidR="009C42FF" w:rsidRPr="009C42FF" w:rsidTr="009C42FF">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Affected static and global variables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Reads following variable</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TxBuf</w:t>
            </w:r>
          </w:p>
        </w:tc>
      </w:tr>
      <w:tr w:rsidR="009C42FF" w:rsidRPr="009C42FF" w:rsidTr="009C42FF">
        <w:trPr>
          <w:trHeight w:val="600"/>
        </w:trPr>
        <w:tc>
          <w:tcPr>
            <w:tcW w:w="2600" w:type="dxa"/>
            <w:tcBorders>
              <w:top w:val="nil"/>
              <w:left w:val="single" w:sz="4" w:space="0" w:color="auto"/>
              <w:bottom w:val="nil"/>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Affected inter-runnable variable</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None</w:t>
            </w:r>
          </w:p>
        </w:tc>
      </w:tr>
      <w:tr w:rsidR="009C42FF" w:rsidRPr="009C42FF" w:rsidTr="009C42FF">
        <w:trPr>
          <w:trHeight w:val="300"/>
        </w:trPr>
        <w:tc>
          <w:tcPr>
            <w:tcW w:w="2600" w:type="dxa"/>
            <w:tcBorders>
              <w:top w:val="single" w:sz="4" w:space="0" w:color="auto"/>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Exclusive area access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Needed to read from Tx data buffer.</w:t>
            </w:r>
          </w:p>
        </w:tc>
      </w:tr>
      <w:tr w:rsidR="009C42FF" w:rsidRPr="009C42FF" w:rsidTr="009C42FF">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Configuration access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Accesses following configuration data</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RATEGROUPOFFS_CNT_U08</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NRSIGGROUPINRATEGROUP_CNT_U08</w:t>
            </w:r>
          </w:p>
        </w:tc>
      </w:tr>
      <w:tr w:rsidR="009C42FF" w:rsidRPr="009C42FF" w:rsidTr="009C42FF">
        <w:trPr>
          <w:trHeight w:val="300"/>
        </w:trPr>
        <w:tc>
          <w:tcPr>
            <w:tcW w:w="2600" w:type="dxa"/>
            <w:tcBorders>
              <w:top w:val="nil"/>
              <w:left w:val="single" w:sz="4" w:space="0" w:color="auto"/>
              <w:bottom w:val="nil"/>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Calibration data access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None</w:t>
            </w:r>
          </w:p>
        </w:tc>
      </w:tr>
      <w:tr w:rsidR="009C42FF" w:rsidRPr="009C42FF" w:rsidTr="009C42FF">
        <w:trPr>
          <w:trHeight w:val="300"/>
        </w:trPr>
        <w:tc>
          <w:tcPr>
            <w:tcW w:w="2600" w:type="dxa"/>
            <w:tcBorders>
              <w:top w:val="single" w:sz="4" w:space="0" w:color="auto"/>
              <w:left w:val="single" w:sz="4" w:space="0" w:color="auto"/>
              <w:bottom w:val="nil"/>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Called local functions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None</w:t>
            </w:r>
          </w:p>
        </w:tc>
      </w:tr>
      <w:tr w:rsidR="009C42FF" w:rsidRPr="009C42FF" w:rsidTr="009C42FF">
        <w:trPr>
          <w:trHeight w:val="300"/>
        </w:trPr>
        <w:tc>
          <w:tcPr>
            <w:tcW w:w="2600" w:type="dxa"/>
            <w:tcBorders>
              <w:top w:val="single" w:sz="4" w:space="0" w:color="auto"/>
              <w:left w:val="single" w:sz="4" w:space="0" w:color="auto"/>
              <w:bottom w:val="nil"/>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External Interface call</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None</w:t>
            </w:r>
          </w:p>
        </w:tc>
      </w:tr>
      <w:tr w:rsidR="009C42FF" w:rsidRPr="009C42FF" w:rsidTr="009C42FF">
        <w:trPr>
          <w:trHeight w:val="300"/>
        </w:trPr>
        <w:tc>
          <w:tcPr>
            <w:tcW w:w="2600" w:type="dxa"/>
            <w:tcBorders>
              <w:top w:val="single" w:sz="4" w:space="0" w:color="auto"/>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Called by</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Primary and Secondary Source drivers</w:t>
            </w:r>
          </w:p>
        </w:tc>
      </w:tr>
    </w:tbl>
    <w:p w:rsidR="003438EA" w:rsidRDefault="003438EA" w:rsidP="00673945">
      <w:pPr>
        <w:jc w:val="center"/>
      </w:pPr>
    </w:p>
    <w:p w:rsidR="00673945" w:rsidRDefault="009C42FF" w:rsidP="00673945">
      <w:pPr>
        <w:jc w:val="center"/>
        <w:rPr>
          <w:rFonts w:ascii="Calibri" w:hAnsi="Calibri"/>
          <w:color w:val="0000FF"/>
        </w:rPr>
      </w:pPr>
      <w:r>
        <w:object w:dxaOrig="12729" w:dyaOrig="16374">
          <v:shape id="_x0000_i1045" type="#_x0000_t75" style="width:431.5pt;height:555pt" o:ole="">
            <v:imagedata r:id="rId49" o:title=""/>
          </v:shape>
          <o:OLEObject Type="Embed" ProgID="Visio.Drawing.11" ShapeID="_x0000_i1045" DrawAspect="Content" ObjectID="_1546252879" r:id="rId50"/>
        </w:object>
      </w:r>
    </w:p>
    <w:p w:rsidR="005B4286" w:rsidRDefault="005B4286" w:rsidP="005B4286">
      <w:pPr>
        <w:pStyle w:val="Heading2"/>
      </w:pPr>
      <w:bookmarkStart w:id="868" w:name="_Toc472510893"/>
      <w:r>
        <w:t xml:space="preserve">Sub-Function:  </w:t>
      </w:r>
      <w:r>
        <w:rPr>
          <w:rFonts w:ascii="Calibri" w:hAnsi="Calibri"/>
        </w:rPr>
        <w:t>GetSigImcDataExtdSts</w:t>
      </w:r>
      <w:r w:rsidR="007C5EEB">
        <w:rPr>
          <w:rFonts w:ascii="Calibri" w:hAnsi="Calibri"/>
        </w:rPr>
        <w:t>_&lt;DATA_TYPE&gt;</w:t>
      </w:r>
      <w:bookmarkEnd w:id="868"/>
    </w:p>
    <w:p w:rsidR="005B4286" w:rsidRPr="00967BCF" w:rsidRDefault="005B4286" w:rsidP="005B4286">
      <w:pPr>
        <w:pStyle w:val="Heading3"/>
        <w:rPr>
          <w:rFonts w:ascii="Calibri" w:hAnsi="Calibri"/>
        </w:rPr>
      </w:pPr>
      <w:bookmarkStart w:id="869" w:name="_Toc472510894"/>
      <w:r w:rsidRPr="00967BCF">
        <w:rPr>
          <w:rFonts w:ascii="Calibri" w:hAnsi="Calibri"/>
        </w:rPr>
        <w:t>Hardware Related Design</w:t>
      </w:r>
      <w:bookmarkEnd w:id="869"/>
    </w:p>
    <w:p w:rsidR="005B4286" w:rsidRPr="00C36031" w:rsidRDefault="005B4286" w:rsidP="005B4286">
      <w:pPr>
        <w:rPr>
          <w:rFonts w:ascii="Calibri" w:hAnsi="Calibri"/>
          <w:color w:val="0000FF"/>
        </w:rPr>
      </w:pPr>
      <w:r w:rsidRPr="001E31E7">
        <w:rPr>
          <w:rFonts w:ascii="Calibri" w:hAnsi="Calibri"/>
        </w:rPr>
        <w:t>None</w:t>
      </w:r>
    </w:p>
    <w:p w:rsidR="005B4286" w:rsidRDefault="005B4286" w:rsidP="005B4286">
      <w:pPr>
        <w:pStyle w:val="Heading3"/>
        <w:rPr>
          <w:rFonts w:ascii="Calibri" w:hAnsi="Calibri"/>
        </w:rPr>
      </w:pPr>
      <w:bookmarkStart w:id="870" w:name="_Toc472510895"/>
      <w:r w:rsidRPr="00967BCF">
        <w:rPr>
          <w:rFonts w:ascii="Calibri" w:hAnsi="Calibri"/>
        </w:rPr>
        <w:t>Software Related Design</w:t>
      </w:r>
      <w:bookmarkEnd w:id="870"/>
    </w:p>
    <w:p w:rsidR="005B4286" w:rsidRPr="00E41C18" w:rsidRDefault="005B4286" w:rsidP="005B4286"/>
    <w:tbl>
      <w:tblPr>
        <w:tblW w:w="10020" w:type="dxa"/>
        <w:tblInd w:w="113" w:type="dxa"/>
        <w:tblLook w:val="04A0" w:firstRow="1" w:lastRow="0" w:firstColumn="1" w:lastColumn="0" w:noHBand="0" w:noVBand="1"/>
      </w:tblPr>
      <w:tblGrid>
        <w:gridCol w:w="2600"/>
        <w:gridCol w:w="7420"/>
      </w:tblGrid>
      <w:tr w:rsidR="009C42FF" w:rsidRPr="009C42FF" w:rsidTr="009C42FF">
        <w:trPr>
          <w:trHeight w:val="300"/>
        </w:trPr>
        <w:tc>
          <w:tcPr>
            <w:tcW w:w="10020" w:type="dxa"/>
            <w:gridSpan w:val="2"/>
            <w:tcBorders>
              <w:top w:val="single" w:sz="4" w:space="0" w:color="auto"/>
              <w:left w:val="single" w:sz="4" w:space="0" w:color="auto"/>
              <w:bottom w:val="single" w:sz="4" w:space="0" w:color="auto"/>
              <w:right w:val="single" w:sz="4" w:space="0" w:color="auto"/>
            </w:tcBorders>
            <w:shd w:val="clear" w:color="000000" w:fill="A6A6A6"/>
            <w:noWrap/>
            <w:vAlign w:val="bottom"/>
            <w:hideMark/>
          </w:tcPr>
          <w:p w:rsidR="009C42FF" w:rsidRPr="009C42FF" w:rsidRDefault="009C42FF" w:rsidP="009C42FF">
            <w:pPr>
              <w:jc w:val="center"/>
              <w:rPr>
                <w:rFonts w:ascii="Calibri" w:hAnsi="Calibri"/>
                <w:b/>
                <w:bCs/>
                <w:color w:val="000000"/>
                <w:sz w:val="22"/>
                <w:szCs w:val="22"/>
              </w:rPr>
            </w:pPr>
            <w:r w:rsidRPr="009C42FF">
              <w:rPr>
                <w:rFonts w:ascii="Calibri" w:hAnsi="Calibri"/>
                <w:b/>
                <w:bCs/>
                <w:color w:val="000000"/>
                <w:sz w:val="22"/>
                <w:szCs w:val="22"/>
              </w:rPr>
              <w:t>GetSigImcDataExtdSts_&lt;DATA_TYPE&gt;</w:t>
            </w:r>
          </w:p>
        </w:tc>
      </w:tr>
      <w:tr w:rsidR="009C42FF" w:rsidRPr="009C42FF" w:rsidTr="009C42FF">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Function scope</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Server Runnable, Global</w:t>
            </w:r>
          </w:p>
        </w:tc>
      </w:tr>
      <w:tr w:rsidR="009C42FF" w:rsidRPr="009C42FF" w:rsidTr="009C42FF">
        <w:trPr>
          <w:trHeight w:val="27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lastRenderedPageBreak/>
              <w:t>Description</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1) This server function is called by application components to get particular Signal data received over IMC Channels, Extended Signal Status and Signal Source.</w:t>
            </w:r>
            <w:r w:rsidRPr="009C42FF">
              <w:rPr>
                <w:rFonts w:ascii="Calibri" w:hAnsi="Calibri"/>
                <w:color w:val="000000"/>
                <w:sz w:val="22"/>
                <w:szCs w:val="22"/>
              </w:rPr>
              <w:br/>
            </w:r>
            <w:r w:rsidRPr="009C42FF">
              <w:rPr>
                <w:rFonts w:ascii="Calibri" w:hAnsi="Calibri"/>
                <w:color w:val="000000"/>
                <w:sz w:val="22"/>
                <w:szCs w:val="22"/>
              </w:rPr>
              <w:br/>
              <w:t xml:space="preserve">2) There are 8 Server runnables defined to get signal data with extended signal status received via Imc channels each of which called based on received signal data type. Place holder &lt;DATA_TYPE&gt; can be any of the following: f32 (float32), u32 (uint32), s32 (sint32), u16 (uint16), s16 (sint16), u08 (uint8), s08 (sint8), logl (boolean). </w:t>
            </w:r>
          </w:p>
        </w:tc>
      </w:tr>
      <w:tr w:rsidR="009C42FF" w:rsidRPr="009C42FF" w:rsidTr="009C42FF">
        <w:trPr>
          <w:trHeight w:val="300"/>
        </w:trPr>
        <w:tc>
          <w:tcPr>
            <w:tcW w:w="2600" w:type="dxa"/>
            <w:vMerge w:val="restart"/>
            <w:tcBorders>
              <w:top w:val="nil"/>
              <w:left w:val="single" w:sz="4" w:space="0" w:color="auto"/>
              <w:bottom w:val="single" w:sz="4" w:space="0" w:color="000000"/>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Parameters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Requires following parameters</w:t>
            </w:r>
          </w:p>
        </w:tc>
      </w:tr>
      <w:tr w:rsidR="009C42FF" w:rsidRPr="009C42FF" w:rsidTr="009C42FF">
        <w:trPr>
          <w:trHeight w:val="1200"/>
        </w:trPr>
        <w:tc>
          <w:tcPr>
            <w:tcW w:w="2600" w:type="dxa"/>
            <w:vMerge/>
            <w:tcBorders>
              <w:top w:val="nil"/>
              <w:left w:val="single" w:sz="4" w:space="0" w:color="auto"/>
              <w:bottom w:val="single" w:sz="4" w:space="0" w:color="000000"/>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i/>
                <w:iCs/>
                <w:color w:val="0070C0"/>
                <w:sz w:val="22"/>
                <w:szCs w:val="22"/>
              </w:rPr>
              <w:t xml:space="preserve">SigId </w:t>
            </w:r>
            <w:r w:rsidRPr="009C42FF">
              <w:rPr>
                <w:rFonts w:ascii="Calibri" w:hAnsi="Calibri"/>
                <w:i/>
                <w:iCs/>
                <w:sz w:val="22"/>
                <w:szCs w:val="22"/>
              </w:rPr>
              <w:t>-</w:t>
            </w:r>
            <w:r w:rsidRPr="009C42FF">
              <w:rPr>
                <w:rFonts w:ascii="Calibri" w:hAnsi="Calibri"/>
                <w:sz w:val="22"/>
                <w:szCs w:val="22"/>
              </w:rPr>
              <w:t xml:space="preserve"> IMC Signal</w:t>
            </w:r>
            <w:r w:rsidRPr="009C42FF">
              <w:rPr>
                <w:rFonts w:ascii="Calibri" w:hAnsi="Calibri"/>
                <w:color w:val="000000"/>
                <w:sz w:val="22"/>
                <w:szCs w:val="22"/>
              </w:rPr>
              <w:t xml:space="preserve"> Id provided by IMC Arbitration Configuration</w:t>
            </w:r>
            <w:r w:rsidRPr="009C42FF">
              <w:rPr>
                <w:rFonts w:ascii="Calibri" w:hAnsi="Calibri"/>
                <w:color w:val="000000"/>
                <w:sz w:val="22"/>
                <w:szCs w:val="22"/>
              </w:rPr>
              <w:br/>
              <w:t>Type: uint16</w:t>
            </w:r>
            <w:r w:rsidRPr="009C42FF">
              <w:rPr>
                <w:rFonts w:ascii="Calibri" w:hAnsi="Calibri"/>
                <w:color w:val="000000"/>
                <w:sz w:val="22"/>
                <w:szCs w:val="22"/>
              </w:rPr>
              <w:br/>
              <w:t xml:space="preserve">Range: </w:t>
            </w:r>
            <w:r w:rsidRPr="009C42FF">
              <w:rPr>
                <w:rFonts w:ascii="Calibri" w:hAnsi="Calibri"/>
                <w:color w:val="000000"/>
                <w:sz w:val="22"/>
                <w:szCs w:val="22"/>
              </w:rPr>
              <w:br/>
              <w:t>0 to 65535</w:t>
            </w:r>
          </w:p>
        </w:tc>
      </w:tr>
      <w:tr w:rsidR="009C42FF" w:rsidRPr="009C42FF" w:rsidTr="009C42FF">
        <w:trPr>
          <w:trHeight w:val="900"/>
        </w:trPr>
        <w:tc>
          <w:tcPr>
            <w:tcW w:w="2600" w:type="dxa"/>
            <w:vMerge/>
            <w:tcBorders>
              <w:top w:val="nil"/>
              <w:left w:val="single" w:sz="4" w:space="0" w:color="auto"/>
              <w:bottom w:val="single" w:sz="4" w:space="0" w:color="000000"/>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i/>
                <w:iCs/>
                <w:color w:val="0070C0"/>
                <w:sz w:val="22"/>
                <w:szCs w:val="22"/>
              </w:rPr>
              <w:t xml:space="preserve">Data </w:t>
            </w:r>
            <w:r w:rsidRPr="009C42FF">
              <w:rPr>
                <w:rFonts w:ascii="Calibri" w:hAnsi="Calibri"/>
                <w:i/>
                <w:iCs/>
                <w:sz w:val="22"/>
                <w:szCs w:val="22"/>
              </w:rPr>
              <w:t>-</w:t>
            </w:r>
            <w:r w:rsidRPr="009C42FF">
              <w:rPr>
                <w:rFonts w:ascii="Calibri" w:hAnsi="Calibri"/>
                <w:sz w:val="22"/>
                <w:szCs w:val="22"/>
              </w:rPr>
              <w:t xml:space="preserve"> Pointer to the signal data buffer where signal data to be copied</w:t>
            </w:r>
            <w:r w:rsidRPr="009C42FF">
              <w:rPr>
                <w:rFonts w:ascii="Calibri" w:hAnsi="Calibri"/>
                <w:sz w:val="22"/>
                <w:szCs w:val="22"/>
              </w:rPr>
              <w:br/>
            </w:r>
            <w:r w:rsidRPr="009C42FF">
              <w:rPr>
                <w:rFonts w:ascii="Calibri" w:hAnsi="Calibri"/>
                <w:color w:val="000000"/>
                <w:sz w:val="22"/>
                <w:szCs w:val="22"/>
              </w:rPr>
              <w:t>Type: uint8*</w:t>
            </w:r>
            <w:r w:rsidRPr="009C42FF">
              <w:rPr>
                <w:rFonts w:ascii="Calibri" w:hAnsi="Calibri"/>
                <w:color w:val="000000"/>
                <w:sz w:val="22"/>
                <w:szCs w:val="22"/>
              </w:rPr>
              <w:br/>
              <w:t>Valid Range: 0x00000001 to 0xFFFFFFFF</w:t>
            </w:r>
          </w:p>
        </w:tc>
      </w:tr>
      <w:tr w:rsidR="009C42FF" w:rsidRPr="009C42FF" w:rsidTr="009C42FF">
        <w:trPr>
          <w:trHeight w:val="900"/>
        </w:trPr>
        <w:tc>
          <w:tcPr>
            <w:tcW w:w="2600" w:type="dxa"/>
            <w:vMerge/>
            <w:tcBorders>
              <w:top w:val="nil"/>
              <w:left w:val="single" w:sz="4" w:space="0" w:color="auto"/>
              <w:bottom w:val="single" w:sz="4" w:space="0" w:color="000000"/>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i/>
                <w:iCs/>
                <w:color w:val="0070C0"/>
                <w:sz w:val="22"/>
                <w:szCs w:val="22"/>
              </w:rPr>
              <w:t xml:space="preserve">Sts </w:t>
            </w:r>
            <w:r w:rsidRPr="009C42FF">
              <w:rPr>
                <w:rFonts w:ascii="Calibri" w:hAnsi="Calibri"/>
                <w:i/>
                <w:iCs/>
                <w:sz w:val="22"/>
                <w:szCs w:val="22"/>
              </w:rPr>
              <w:t>-</w:t>
            </w:r>
            <w:r w:rsidRPr="009C42FF">
              <w:rPr>
                <w:rFonts w:ascii="Calibri" w:hAnsi="Calibri"/>
                <w:sz w:val="22"/>
                <w:szCs w:val="22"/>
              </w:rPr>
              <w:t xml:space="preserve"> Pointer to signal status buffer where signal status to be copied</w:t>
            </w:r>
            <w:r w:rsidRPr="009C42FF">
              <w:rPr>
                <w:rFonts w:ascii="Calibri" w:hAnsi="Calibri"/>
                <w:sz w:val="22"/>
                <w:szCs w:val="22"/>
              </w:rPr>
              <w:br/>
            </w:r>
            <w:r w:rsidRPr="009C42FF">
              <w:rPr>
                <w:rFonts w:ascii="Calibri" w:hAnsi="Calibri"/>
                <w:color w:val="000000"/>
                <w:sz w:val="22"/>
                <w:szCs w:val="22"/>
              </w:rPr>
              <w:t>Type: ImcArbnRxSts1*</w:t>
            </w:r>
            <w:r w:rsidRPr="009C42FF">
              <w:rPr>
                <w:rFonts w:ascii="Calibri" w:hAnsi="Calibri"/>
                <w:color w:val="000000"/>
                <w:sz w:val="22"/>
                <w:szCs w:val="22"/>
              </w:rPr>
              <w:br/>
              <w:t>Valid Range: 0x00000001 to 0xFFFFFFFF</w:t>
            </w:r>
          </w:p>
        </w:tc>
      </w:tr>
      <w:tr w:rsidR="009C42FF" w:rsidRPr="009C42FF" w:rsidTr="009C42FF">
        <w:trPr>
          <w:trHeight w:val="900"/>
        </w:trPr>
        <w:tc>
          <w:tcPr>
            <w:tcW w:w="2600" w:type="dxa"/>
            <w:vMerge/>
            <w:tcBorders>
              <w:top w:val="nil"/>
              <w:left w:val="single" w:sz="4" w:space="0" w:color="auto"/>
              <w:bottom w:val="single" w:sz="4" w:space="0" w:color="000000"/>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i/>
                <w:iCs/>
                <w:color w:val="0070C0"/>
                <w:sz w:val="22"/>
                <w:szCs w:val="22"/>
              </w:rPr>
              <w:t xml:space="preserve">DataSrc </w:t>
            </w:r>
            <w:r w:rsidRPr="009C42FF">
              <w:rPr>
                <w:rFonts w:ascii="Calibri" w:hAnsi="Calibri"/>
                <w:i/>
                <w:iCs/>
                <w:sz w:val="22"/>
                <w:szCs w:val="22"/>
              </w:rPr>
              <w:t>-</w:t>
            </w:r>
            <w:r w:rsidRPr="009C42FF">
              <w:rPr>
                <w:rFonts w:ascii="Calibri" w:hAnsi="Calibri"/>
                <w:sz w:val="22"/>
                <w:szCs w:val="22"/>
              </w:rPr>
              <w:t xml:space="preserve"> Imc Channel ID from which </w:t>
            </w:r>
            <w:r w:rsidRPr="009C42FF">
              <w:rPr>
                <w:rFonts w:ascii="Calibri" w:hAnsi="Calibri"/>
                <w:color w:val="000000"/>
                <w:sz w:val="22"/>
                <w:szCs w:val="22"/>
              </w:rPr>
              <w:t>the signal data received</w:t>
            </w:r>
            <w:r w:rsidRPr="009C42FF">
              <w:rPr>
                <w:rFonts w:ascii="Calibri" w:hAnsi="Calibri"/>
                <w:color w:val="000000"/>
                <w:sz w:val="22"/>
                <w:szCs w:val="22"/>
              </w:rPr>
              <w:br/>
            </w:r>
            <w:r w:rsidRPr="009C42FF">
              <w:rPr>
                <w:rFonts w:ascii="Calibri" w:hAnsi="Calibri"/>
                <w:sz w:val="22"/>
                <w:szCs w:val="22"/>
              </w:rPr>
              <w:t>Type: ImcArbnRxDataSrc1*</w:t>
            </w:r>
            <w:r w:rsidRPr="009C42FF">
              <w:rPr>
                <w:rFonts w:ascii="Calibri" w:hAnsi="Calibri"/>
                <w:sz w:val="22"/>
                <w:szCs w:val="22"/>
              </w:rPr>
              <w:br/>
              <w:t>Valid Range: 0x00000001 to 0xFFFFFFFF</w:t>
            </w:r>
          </w:p>
        </w:tc>
      </w:tr>
      <w:tr w:rsidR="009C42FF" w:rsidRPr="009C42FF" w:rsidTr="009C42FF">
        <w:trPr>
          <w:trHeight w:val="300"/>
        </w:trPr>
        <w:tc>
          <w:tcPr>
            <w:tcW w:w="2600" w:type="dxa"/>
            <w:vMerge w:val="restart"/>
            <w:tcBorders>
              <w:top w:val="nil"/>
              <w:left w:val="single" w:sz="4" w:space="0" w:color="auto"/>
              <w:bottom w:val="single" w:sz="4" w:space="0" w:color="000000"/>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Return value</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Returns following value</w:t>
            </w:r>
          </w:p>
        </w:tc>
      </w:tr>
      <w:tr w:rsidR="009C42FF" w:rsidRPr="009C42FF" w:rsidTr="009C42FF">
        <w:trPr>
          <w:trHeight w:val="1200"/>
        </w:trPr>
        <w:tc>
          <w:tcPr>
            <w:tcW w:w="2600" w:type="dxa"/>
            <w:vMerge/>
            <w:tcBorders>
              <w:top w:val="nil"/>
              <w:left w:val="single" w:sz="4" w:space="0" w:color="auto"/>
              <w:bottom w:val="single" w:sz="4" w:space="0" w:color="000000"/>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70C0"/>
                <w:sz w:val="22"/>
                <w:szCs w:val="22"/>
              </w:rPr>
              <w:t>ErrCod</w:t>
            </w:r>
            <w:r w:rsidRPr="009C42FF">
              <w:rPr>
                <w:rFonts w:ascii="Calibri" w:hAnsi="Calibri"/>
                <w:color w:val="000000"/>
                <w:sz w:val="22"/>
                <w:szCs w:val="22"/>
              </w:rPr>
              <w:t xml:space="preserve"> - Informs the caller about status of the operation</w:t>
            </w:r>
            <w:r w:rsidRPr="009C42FF">
              <w:rPr>
                <w:rFonts w:ascii="Calibri" w:hAnsi="Calibri"/>
                <w:color w:val="000000"/>
                <w:sz w:val="22"/>
                <w:szCs w:val="22"/>
              </w:rPr>
              <w:br/>
              <w:t>Type: Std_ReturnType</w:t>
            </w:r>
            <w:r w:rsidRPr="009C42FF">
              <w:rPr>
                <w:rFonts w:ascii="Calibri" w:hAnsi="Calibri"/>
                <w:color w:val="000000"/>
                <w:sz w:val="22"/>
                <w:szCs w:val="22"/>
              </w:rPr>
              <w:br/>
              <w:t>Range: E_OK (0)</w:t>
            </w:r>
            <w:r w:rsidRPr="009C42FF">
              <w:rPr>
                <w:rFonts w:ascii="Calibri" w:hAnsi="Calibri"/>
                <w:color w:val="000000"/>
                <w:sz w:val="22"/>
                <w:szCs w:val="22"/>
              </w:rPr>
              <w:br/>
              <w:t>E_NOT_OK (1)</w:t>
            </w:r>
          </w:p>
        </w:tc>
      </w:tr>
      <w:tr w:rsidR="009C42FF" w:rsidRPr="009C42FF" w:rsidTr="009C42FF">
        <w:trPr>
          <w:trHeight w:val="300"/>
        </w:trPr>
        <w:tc>
          <w:tcPr>
            <w:tcW w:w="2600" w:type="dxa"/>
            <w:vMerge w:val="restart"/>
            <w:tcBorders>
              <w:top w:val="nil"/>
              <w:left w:val="single" w:sz="4" w:space="0" w:color="auto"/>
              <w:bottom w:val="single" w:sz="4" w:space="0" w:color="000000"/>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Affected static and global variables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Reads following variable</w:t>
            </w:r>
          </w:p>
        </w:tc>
      </w:tr>
      <w:tr w:rsidR="009C42FF" w:rsidRPr="009C42FF" w:rsidTr="009C42FF">
        <w:trPr>
          <w:trHeight w:val="300"/>
        </w:trPr>
        <w:tc>
          <w:tcPr>
            <w:tcW w:w="2600" w:type="dxa"/>
            <w:vMerge/>
            <w:tcBorders>
              <w:top w:val="nil"/>
              <w:left w:val="single" w:sz="4" w:space="0" w:color="auto"/>
              <w:bottom w:val="single" w:sz="4" w:space="0" w:color="000000"/>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RxdSigData</w:t>
            </w:r>
          </w:p>
        </w:tc>
      </w:tr>
      <w:tr w:rsidR="009C42FF" w:rsidRPr="009C42FF" w:rsidTr="009C42FF">
        <w:trPr>
          <w:trHeight w:val="300"/>
        </w:trPr>
        <w:tc>
          <w:tcPr>
            <w:tcW w:w="2600" w:type="dxa"/>
            <w:vMerge/>
            <w:tcBorders>
              <w:top w:val="nil"/>
              <w:left w:val="single" w:sz="4" w:space="0" w:color="auto"/>
              <w:bottom w:val="single" w:sz="4" w:space="0" w:color="000000"/>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RxdSigDataExtdSts</w:t>
            </w:r>
          </w:p>
        </w:tc>
      </w:tr>
      <w:tr w:rsidR="009C42FF" w:rsidRPr="009C42FF" w:rsidTr="009C42FF">
        <w:trPr>
          <w:trHeight w:val="300"/>
        </w:trPr>
        <w:tc>
          <w:tcPr>
            <w:tcW w:w="2600" w:type="dxa"/>
            <w:vMerge/>
            <w:tcBorders>
              <w:top w:val="nil"/>
              <w:left w:val="single" w:sz="4" w:space="0" w:color="auto"/>
              <w:bottom w:val="single" w:sz="4" w:space="0" w:color="000000"/>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RxdSigDataSrc</w:t>
            </w:r>
          </w:p>
        </w:tc>
      </w:tr>
      <w:tr w:rsidR="009C42FF" w:rsidRPr="009C42FF" w:rsidTr="009C42FF">
        <w:trPr>
          <w:trHeight w:val="600"/>
        </w:trPr>
        <w:tc>
          <w:tcPr>
            <w:tcW w:w="2600" w:type="dxa"/>
            <w:tcBorders>
              <w:top w:val="nil"/>
              <w:left w:val="single" w:sz="4" w:space="0" w:color="auto"/>
              <w:bottom w:val="nil"/>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Affected inter-runnable variable</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None</w:t>
            </w:r>
          </w:p>
        </w:tc>
      </w:tr>
      <w:tr w:rsidR="009C42FF" w:rsidRPr="009C42FF" w:rsidTr="009C42FF">
        <w:trPr>
          <w:trHeight w:val="300"/>
        </w:trPr>
        <w:tc>
          <w:tcPr>
            <w:tcW w:w="2600" w:type="dxa"/>
            <w:tcBorders>
              <w:top w:val="single" w:sz="4" w:space="0" w:color="auto"/>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Exclusive area access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Needed to read from Signal data, Signal status and Signal Source buffers</w:t>
            </w:r>
          </w:p>
        </w:tc>
      </w:tr>
      <w:tr w:rsidR="009C42FF" w:rsidRPr="009C42FF" w:rsidTr="009C42FF">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Configuration access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None</w:t>
            </w:r>
          </w:p>
        </w:tc>
      </w:tr>
      <w:tr w:rsidR="009C42FF" w:rsidRPr="009C42FF" w:rsidTr="009C42FF">
        <w:trPr>
          <w:trHeight w:val="300"/>
        </w:trPr>
        <w:tc>
          <w:tcPr>
            <w:tcW w:w="2600" w:type="dxa"/>
            <w:tcBorders>
              <w:top w:val="nil"/>
              <w:left w:val="single" w:sz="4" w:space="0" w:color="auto"/>
              <w:bottom w:val="nil"/>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Calibration data access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None</w:t>
            </w:r>
          </w:p>
        </w:tc>
      </w:tr>
      <w:tr w:rsidR="009C42FF" w:rsidRPr="009C42FF" w:rsidTr="009C42FF">
        <w:trPr>
          <w:trHeight w:val="300"/>
        </w:trPr>
        <w:tc>
          <w:tcPr>
            <w:tcW w:w="2600" w:type="dxa"/>
            <w:tcBorders>
              <w:top w:val="single" w:sz="4" w:space="0" w:color="auto"/>
              <w:left w:val="single" w:sz="4" w:space="0" w:color="auto"/>
              <w:bottom w:val="nil"/>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Called local functions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None</w:t>
            </w:r>
          </w:p>
        </w:tc>
      </w:tr>
      <w:tr w:rsidR="009C42FF" w:rsidRPr="009C42FF" w:rsidTr="009C42FF">
        <w:trPr>
          <w:trHeight w:val="300"/>
        </w:trPr>
        <w:tc>
          <w:tcPr>
            <w:tcW w:w="2600" w:type="dxa"/>
            <w:tcBorders>
              <w:top w:val="single" w:sz="4" w:space="0" w:color="auto"/>
              <w:left w:val="single" w:sz="4" w:space="0" w:color="auto"/>
              <w:bottom w:val="nil"/>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External Interface call</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None</w:t>
            </w:r>
          </w:p>
        </w:tc>
      </w:tr>
      <w:tr w:rsidR="009C42FF" w:rsidRPr="009C42FF" w:rsidTr="009C42FF">
        <w:trPr>
          <w:trHeight w:val="600"/>
        </w:trPr>
        <w:tc>
          <w:tcPr>
            <w:tcW w:w="2600" w:type="dxa"/>
            <w:tcBorders>
              <w:top w:val="single" w:sz="4" w:space="0" w:color="auto"/>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Called by</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Application components which needs signal data received over IMC Channels</w:t>
            </w:r>
          </w:p>
        </w:tc>
      </w:tr>
    </w:tbl>
    <w:p w:rsidR="005B4286" w:rsidRDefault="005B4286" w:rsidP="005B4286">
      <w:pPr>
        <w:jc w:val="center"/>
        <w:rPr>
          <w:rFonts w:ascii="Calibri" w:hAnsi="Calibri"/>
          <w:color w:val="0000FF"/>
        </w:rPr>
      </w:pPr>
    </w:p>
    <w:p w:rsidR="005B4286" w:rsidRPr="00967BCF" w:rsidRDefault="009C42FF" w:rsidP="00673945">
      <w:pPr>
        <w:rPr>
          <w:rFonts w:ascii="Calibri" w:hAnsi="Calibri"/>
        </w:rPr>
      </w:pPr>
      <w:r>
        <w:object w:dxaOrig="11424" w:dyaOrig="9535">
          <v:shape id="_x0000_i1046" type="#_x0000_t75" style="width:6in;height:360.5pt" o:ole="">
            <v:imagedata r:id="rId51" o:title=""/>
          </v:shape>
          <o:OLEObject Type="Embed" ProgID="Visio.Drawing.11" ShapeID="_x0000_i1046" DrawAspect="Content" ObjectID="_1546252880" r:id="rId52"/>
        </w:object>
      </w:r>
    </w:p>
    <w:p w:rsidR="00673945" w:rsidRDefault="00673945" w:rsidP="00E41C18">
      <w:pPr>
        <w:pStyle w:val="Heading2"/>
      </w:pPr>
      <w:bookmarkStart w:id="871" w:name="_Toc472510896"/>
      <w:r>
        <w:t xml:space="preserve">Sub-Function:  </w:t>
      </w:r>
      <w:r w:rsidR="00E41C18" w:rsidRPr="00E41C18">
        <w:rPr>
          <w:rFonts w:ascii="Calibri" w:hAnsi="Calibri"/>
        </w:rPr>
        <w:t>GetSigImcData</w:t>
      </w:r>
      <w:r w:rsidR="006D1E2C">
        <w:rPr>
          <w:rFonts w:ascii="Calibri" w:hAnsi="Calibri"/>
        </w:rPr>
        <w:t>_</w:t>
      </w:r>
      <w:r w:rsidR="007C5EEB">
        <w:rPr>
          <w:rFonts w:ascii="Calibri" w:hAnsi="Calibri"/>
        </w:rPr>
        <w:t>&lt;DATA_TYPE&gt;</w:t>
      </w:r>
      <w:bookmarkEnd w:id="871"/>
    </w:p>
    <w:p w:rsidR="00673945" w:rsidRPr="00967BCF" w:rsidRDefault="00673945" w:rsidP="00673945">
      <w:pPr>
        <w:pStyle w:val="Heading3"/>
        <w:rPr>
          <w:rFonts w:ascii="Calibri" w:hAnsi="Calibri"/>
        </w:rPr>
      </w:pPr>
      <w:bookmarkStart w:id="872" w:name="_Toc472510897"/>
      <w:r w:rsidRPr="00967BCF">
        <w:rPr>
          <w:rFonts w:ascii="Calibri" w:hAnsi="Calibri"/>
        </w:rPr>
        <w:t>Hardware Related Design</w:t>
      </w:r>
      <w:bookmarkEnd w:id="872"/>
    </w:p>
    <w:p w:rsidR="00673945" w:rsidRPr="00C36031" w:rsidRDefault="00673945" w:rsidP="00673945">
      <w:pPr>
        <w:rPr>
          <w:rFonts w:ascii="Calibri" w:hAnsi="Calibri"/>
          <w:color w:val="0000FF"/>
        </w:rPr>
      </w:pPr>
      <w:r w:rsidRPr="001E31E7">
        <w:rPr>
          <w:rFonts w:ascii="Calibri" w:hAnsi="Calibri"/>
        </w:rPr>
        <w:t>None</w:t>
      </w:r>
    </w:p>
    <w:p w:rsidR="00673945" w:rsidRDefault="00673945" w:rsidP="00673945">
      <w:pPr>
        <w:pStyle w:val="Heading3"/>
        <w:rPr>
          <w:rFonts w:ascii="Calibri" w:hAnsi="Calibri"/>
        </w:rPr>
      </w:pPr>
      <w:bookmarkStart w:id="873" w:name="_Toc472510898"/>
      <w:r w:rsidRPr="00967BCF">
        <w:rPr>
          <w:rFonts w:ascii="Calibri" w:hAnsi="Calibri"/>
        </w:rPr>
        <w:t>Software Related Design</w:t>
      </w:r>
      <w:bookmarkEnd w:id="873"/>
    </w:p>
    <w:p w:rsidR="00E41C18" w:rsidRDefault="00E41C18" w:rsidP="00E41C18"/>
    <w:p w:rsidR="009C42FF" w:rsidRDefault="009C42FF" w:rsidP="00E41C18"/>
    <w:tbl>
      <w:tblPr>
        <w:tblW w:w="10020" w:type="dxa"/>
        <w:tblInd w:w="113" w:type="dxa"/>
        <w:tblLook w:val="04A0" w:firstRow="1" w:lastRow="0" w:firstColumn="1" w:lastColumn="0" w:noHBand="0" w:noVBand="1"/>
      </w:tblPr>
      <w:tblGrid>
        <w:gridCol w:w="2600"/>
        <w:gridCol w:w="7420"/>
      </w:tblGrid>
      <w:tr w:rsidR="009C42FF" w:rsidRPr="009C42FF" w:rsidTr="009C42FF">
        <w:trPr>
          <w:trHeight w:val="300"/>
        </w:trPr>
        <w:tc>
          <w:tcPr>
            <w:tcW w:w="10020" w:type="dxa"/>
            <w:gridSpan w:val="2"/>
            <w:tcBorders>
              <w:top w:val="single" w:sz="4" w:space="0" w:color="auto"/>
              <w:left w:val="single" w:sz="4" w:space="0" w:color="auto"/>
              <w:bottom w:val="single" w:sz="4" w:space="0" w:color="auto"/>
              <w:right w:val="single" w:sz="4" w:space="0" w:color="auto"/>
            </w:tcBorders>
            <w:shd w:val="clear" w:color="000000" w:fill="A6A6A6"/>
            <w:noWrap/>
            <w:vAlign w:val="bottom"/>
            <w:hideMark/>
          </w:tcPr>
          <w:p w:rsidR="009C42FF" w:rsidRPr="009C42FF" w:rsidRDefault="009C42FF" w:rsidP="009C42FF">
            <w:pPr>
              <w:jc w:val="center"/>
              <w:rPr>
                <w:rFonts w:ascii="Calibri" w:hAnsi="Calibri"/>
                <w:b/>
                <w:bCs/>
                <w:color w:val="000000"/>
                <w:sz w:val="22"/>
                <w:szCs w:val="22"/>
              </w:rPr>
            </w:pPr>
            <w:r w:rsidRPr="009C42FF">
              <w:rPr>
                <w:rFonts w:ascii="Calibri" w:hAnsi="Calibri"/>
                <w:b/>
                <w:bCs/>
                <w:color w:val="000000"/>
                <w:sz w:val="22"/>
                <w:szCs w:val="22"/>
              </w:rPr>
              <w:t>GetSigImcData_&lt;DATA_TYPE&gt;</w:t>
            </w:r>
          </w:p>
        </w:tc>
      </w:tr>
      <w:tr w:rsidR="009C42FF" w:rsidRPr="009C42FF" w:rsidTr="009C42FF">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Function scope</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Server Runnable, Global</w:t>
            </w:r>
          </w:p>
        </w:tc>
      </w:tr>
      <w:tr w:rsidR="009C42FF" w:rsidRPr="009C42FF" w:rsidTr="009C42FF">
        <w:trPr>
          <w:trHeight w:val="21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Description</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1) This server function is called by application components to get particular Signal data received over IMC Channels and Signal Status.</w:t>
            </w:r>
            <w:r w:rsidRPr="009C42FF">
              <w:rPr>
                <w:rFonts w:ascii="Calibri" w:hAnsi="Calibri"/>
                <w:color w:val="000000"/>
                <w:sz w:val="22"/>
                <w:szCs w:val="22"/>
              </w:rPr>
              <w:br/>
              <w:t xml:space="preserve">2) There are 8 Server runnables defined to get signal data with signal status received via Imc channels each of which called based on received signal data type. Place holder &lt;DATA_TYPE&gt; can be any of the following: f32 (float32), u32 (uint32), s32 (sint32), u16 (uint16), s16 (sint16), u08 (uint8), s08 (sint8), logl (boolean). </w:t>
            </w:r>
          </w:p>
        </w:tc>
      </w:tr>
      <w:tr w:rsidR="009C42FF" w:rsidRPr="009C42FF" w:rsidTr="009C42FF">
        <w:trPr>
          <w:trHeight w:val="300"/>
        </w:trPr>
        <w:tc>
          <w:tcPr>
            <w:tcW w:w="2600" w:type="dxa"/>
            <w:vMerge w:val="restart"/>
            <w:tcBorders>
              <w:top w:val="nil"/>
              <w:left w:val="single" w:sz="4" w:space="0" w:color="auto"/>
              <w:bottom w:val="single" w:sz="4" w:space="0" w:color="000000"/>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Parameters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Requires following parameters</w:t>
            </w:r>
          </w:p>
        </w:tc>
      </w:tr>
      <w:tr w:rsidR="009C42FF" w:rsidRPr="009C42FF" w:rsidTr="009C42FF">
        <w:trPr>
          <w:trHeight w:val="1200"/>
        </w:trPr>
        <w:tc>
          <w:tcPr>
            <w:tcW w:w="2600" w:type="dxa"/>
            <w:vMerge/>
            <w:tcBorders>
              <w:top w:val="nil"/>
              <w:left w:val="single" w:sz="4" w:space="0" w:color="auto"/>
              <w:bottom w:val="single" w:sz="4" w:space="0" w:color="000000"/>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i/>
                <w:iCs/>
                <w:color w:val="0070C0"/>
                <w:sz w:val="22"/>
                <w:szCs w:val="22"/>
              </w:rPr>
              <w:t xml:space="preserve">SigId </w:t>
            </w:r>
            <w:r w:rsidRPr="009C42FF">
              <w:rPr>
                <w:rFonts w:ascii="Calibri" w:hAnsi="Calibri"/>
                <w:i/>
                <w:iCs/>
                <w:sz w:val="22"/>
                <w:szCs w:val="22"/>
              </w:rPr>
              <w:t>-</w:t>
            </w:r>
            <w:r w:rsidRPr="009C42FF">
              <w:rPr>
                <w:rFonts w:ascii="Calibri" w:hAnsi="Calibri"/>
                <w:sz w:val="22"/>
                <w:szCs w:val="22"/>
              </w:rPr>
              <w:t xml:space="preserve"> IMC Signal</w:t>
            </w:r>
            <w:r w:rsidRPr="009C42FF">
              <w:rPr>
                <w:rFonts w:ascii="Calibri" w:hAnsi="Calibri"/>
                <w:color w:val="000000"/>
                <w:sz w:val="22"/>
                <w:szCs w:val="22"/>
              </w:rPr>
              <w:t xml:space="preserve"> Id provided by IMC Arbitration Configuration</w:t>
            </w:r>
            <w:r w:rsidRPr="009C42FF">
              <w:rPr>
                <w:rFonts w:ascii="Calibri" w:hAnsi="Calibri"/>
                <w:color w:val="000000"/>
                <w:sz w:val="22"/>
                <w:szCs w:val="22"/>
              </w:rPr>
              <w:br/>
              <w:t>Type: uint16</w:t>
            </w:r>
            <w:r w:rsidRPr="009C42FF">
              <w:rPr>
                <w:rFonts w:ascii="Calibri" w:hAnsi="Calibri"/>
                <w:color w:val="000000"/>
                <w:sz w:val="22"/>
                <w:szCs w:val="22"/>
              </w:rPr>
              <w:br/>
              <w:t xml:space="preserve">Range: </w:t>
            </w:r>
            <w:r w:rsidRPr="009C42FF">
              <w:rPr>
                <w:rFonts w:ascii="Calibri" w:hAnsi="Calibri"/>
                <w:color w:val="000000"/>
                <w:sz w:val="22"/>
                <w:szCs w:val="22"/>
              </w:rPr>
              <w:br/>
              <w:t>0 to 65535</w:t>
            </w:r>
          </w:p>
        </w:tc>
      </w:tr>
      <w:tr w:rsidR="009C42FF" w:rsidRPr="009C42FF" w:rsidTr="009C42FF">
        <w:trPr>
          <w:trHeight w:val="900"/>
        </w:trPr>
        <w:tc>
          <w:tcPr>
            <w:tcW w:w="2600" w:type="dxa"/>
            <w:vMerge/>
            <w:tcBorders>
              <w:top w:val="nil"/>
              <w:left w:val="single" w:sz="4" w:space="0" w:color="auto"/>
              <w:bottom w:val="single" w:sz="4" w:space="0" w:color="000000"/>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i/>
                <w:iCs/>
                <w:color w:val="0070C0"/>
                <w:sz w:val="22"/>
                <w:szCs w:val="22"/>
              </w:rPr>
              <w:t xml:space="preserve">Data </w:t>
            </w:r>
            <w:r w:rsidRPr="009C42FF">
              <w:rPr>
                <w:rFonts w:ascii="Calibri" w:hAnsi="Calibri"/>
                <w:i/>
                <w:iCs/>
                <w:sz w:val="22"/>
                <w:szCs w:val="22"/>
              </w:rPr>
              <w:t>-</w:t>
            </w:r>
            <w:r w:rsidRPr="009C42FF">
              <w:rPr>
                <w:rFonts w:ascii="Calibri" w:hAnsi="Calibri"/>
                <w:sz w:val="22"/>
                <w:szCs w:val="22"/>
              </w:rPr>
              <w:t xml:space="preserve"> Pointer to the signal data buffer where signal data to be copied</w:t>
            </w:r>
            <w:r w:rsidRPr="009C42FF">
              <w:rPr>
                <w:rFonts w:ascii="Calibri" w:hAnsi="Calibri"/>
                <w:sz w:val="22"/>
                <w:szCs w:val="22"/>
              </w:rPr>
              <w:br/>
            </w:r>
            <w:r w:rsidRPr="009C42FF">
              <w:rPr>
                <w:rFonts w:ascii="Calibri" w:hAnsi="Calibri"/>
                <w:color w:val="000000"/>
                <w:sz w:val="22"/>
                <w:szCs w:val="22"/>
              </w:rPr>
              <w:t>Type: uint8*</w:t>
            </w:r>
            <w:r w:rsidRPr="009C42FF">
              <w:rPr>
                <w:rFonts w:ascii="Calibri" w:hAnsi="Calibri"/>
                <w:color w:val="000000"/>
                <w:sz w:val="22"/>
                <w:szCs w:val="22"/>
              </w:rPr>
              <w:br/>
              <w:t>Valid Range: 0x00000001 to 0xFFFFFFFF</w:t>
            </w:r>
          </w:p>
        </w:tc>
      </w:tr>
      <w:tr w:rsidR="009C42FF" w:rsidRPr="009C42FF" w:rsidTr="009C42FF">
        <w:trPr>
          <w:trHeight w:val="900"/>
        </w:trPr>
        <w:tc>
          <w:tcPr>
            <w:tcW w:w="2600" w:type="dxa"/>
            <w:vMerge/>
            <w:tcBorders>
              <w:top w:val="nil"/>
              <w:left w:val="single" w:sz="4" w:space="0" w:color="auto"/>
              <w:bottom w:val="single" w:sz="4" w:space="0" w:color="000000"/>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i/>
                <w:iCs/>
                <w:color w:val="0070C0"/>
                <w:sz w:val="22"/>
                <w:szCs w:val="22"/>
              </w:rPr>
              <w:t xml:space="preserve">Sts </w:t>
            </w:r>
            <w:r w:rsidRPr="009C42FF">
              <w:rPr>
                <w:rFonts w:ascii="Calibri" w:hAnsi="Calibri"/>
                <w:i/>
                <w:iCs/>
                <w:sz w:val="22"/>
                <w:szCs w:val="22"/>
              </w:rPr>
              <w:t>-</w:t>
            </w:r>
            <w:r w:rsidRPr="009C42FF">
              <w:rPr>
                <w:rFonts w:ascii="Calibri" w:hAnsi="Calibri"/>
                <w:sz w:val="22"/>
                <w:szCs w:val="22"/>
              </w:rPr>
              <w:t xml:space="preserve"> Pointer to signal status buffer where signal status to be copied</w:t>
            </w:r>
            <w:r w:rsidRPr="009C42FF">
              <w:rPr>
                <w:rFonts w:ascii="Calibri" w:hAnsi="Calibri"/>
                <w:sz w:val="22"/>
                <w:szCs w:val="22"/>
              </w:rPr>
              <w:br/>
            </w:r>
            <w:r w:rsidRPr="009C42FF">
              <w:rPr>
                <w:rFonts w:ascii="Calibri" w:hAnsi="Calibri"/>
                <w:color w:val="000000"/>
                <w:sz w:val="22"/>
                <w:szCs w:val="22"/>
              </w:rPr>
              <w:t>Type: ImcArbnRxSts1*</w:t>
            </w:r>
            <w:r w:rsidRPr="009C42FF">
              <w:rPr>
                <w:rFonts w:ascii="Calibri" w:hAnsi="Calibri"/>
                <w:color w:val="000000"/>
                <w:sz w:val="22"/>
                <w:szCs w:val="22"/>
              </w:rPr>
              <w:br/>
              <w:t>Valid Range: 0x00000001 to 0xFFFFFFFF</w:t>
            </w:r>
          </w:p>
        </w:tc>
      </w:tr>
      <w:tr w:rsidR="009C42FF" w:rsidRPr="009C42FF" w:rsidTr="009C42FF">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 </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 xml:space="preserve">DataSrc - </w:t>
            </w:r>
          </w:p>
        </w:tc>
      </w:tr>
      <w:tr w:rsidR="009C42FF" w:rsidRPr="009C42FF" w:rsidTr="009C42FF">
        <w:trPr>
          <w:trHeight w:val="300"/>
        </w:trPr>
        <w:tc>
          <w:tcPr>
            <w:tcW w:w="2600" w:type="dxa"/>
            <w:vMerge w:val="restart"/>
            <w:tcBorders>
              <w:top w:val="nil"/>
              <w:left w:val="single" w:sz="4" w:space="0" w:color="auto"/>
              <w:bottom w:val="single" w:sz="4" w:space="0" w:color="000000"/>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Return value</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Returns following value</w:t>
            </w:r>
          </w:p>
        </w:tc>
      </w:tr>
      <w:tr w:rsidR="009C42FF" w:rsidRPr="009C42FF" w:rsidTr="009C42FF">
        <w:trPr>
          <w:trHeight w:val="1200"/>
        </w:trPr>
        <w:tc>
          <w:tcPr>
            <w:tcW w:w="2600" w:type="dxa"/>
            <w:vMerge/>
            <w:tcBorders>
              <w:top w:val="nil"/>
              <w:left w:val="single" w:sz="4" w:space="0" w:color="auto"/>
              <w:bottom w:val="single" w:sz="4" w:space="0" w:color="000000"/>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70C0"/>
                <w:sz w:val="22"/>
                <w:szCs w:val="22"/>
              </w:rPr>
              <w:t>ErrCod</w:t>
            </w:r>
            <w:r w:rsidRPr="009C42FF">
              <w:rPr>
                <w:rFonts w:ascii="Calibri" w:hAnsi="Calibri"/>
                <w:color w:val="000000"/>
                <w:sz w:val="22"/>
                <w:szCs w:val="22"/>
              </w:rPr>
              <w:t xml:space="preserve"> - Informs the caller about status of the operation</w:t>
            </w:r>
            <w:r w:rsidRPr="009C42FF">
              <w:rPr>
                <w:rFonts w:ascii="Calibri" w:hAnsi="Calibri"/>
                <w:color w:val="000000"/>
                <w:sz w:val="22"/>
                <w:szCs w:val="22"/>
              </w:rPr>
              <w:br/>
              <w:t>Type: Std_ReturnType</w:t>
            </w:r>
            <w:r w:rsidRPr="009C42FF">
              <w:rPr>
                <w:rFonts w:ascii="Calibri" w:hAnsi="Calibri"/>
                <w:color w:val="000000"/>
                <w:sz w:val="22"/>
                <w:szCs w:val="22"/>
              </w:rPr>
              <w:br/>
              <w:t>Range: E_OK (0)</w:t>
            </w:r>
            <w:r w:rsidRPr="009C42FF">
              <w:rPr>
                <w:rFonts w:ascii="Calibri" w:hAnsi="Calibri"/>
                <w:color w:val="000000"/>
                <w:sz w:val="22"/>
                <w:szCs w:val="22"/>
              </w:rPr>
              <w:br/>
              <w:t>E_NOT_OK (1)</w:t>
            </w:r>
          </w:p>
        </w:tc>
      </w:tr>
      <w:tr w:rsidR="009C42FF" w:rsidRPr="009C42FF" w:rsidTr="009C42FF">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Affected static and global variables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Reads following variable</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RxdSigData</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RxdSigDataExtdSts</w:t>
            </w:r>
          </w:p>
        </w:tc>
      </w:tr>
      <w:tr w:rsidR="009C42FF" w:rsidRPr="009C42FF" w:rsidTr="009C42FF">
        <w:trPr>
          <w:trHeight w:val="600"/>
        </w:trPr>
        <w:tc>
          <w:tcPr>
            <w:tcW w:w="2600" w:type="dxa"/>
            <w:tcBorders>
              <w:top w:val="nil"/>
              <w:left w:val="single" w:sz="4" w:space="0" w:color="auto"/>
              <w:bottom w:val="nil"/>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Affected inter-runnable variable</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None</w:t>
            </w:r>
          </w:p>
        </w:tc>
      </w:tr>
      <w:tr w:rsidR="009C42FF" w:rsidRPr="009C42FF" w:rsidTr="009C42FF">
        <w:trPr>
          <w:trHeight w:val="300"/>
        </w:trPr>
        <w:tc>
          <w:tcPr>
            <w:tcW w:w="2600" w:type="dxa"/>
            <w:tcBorders>
              <w:top w:val="single" w:sz="4" w:space="0" w:color="auto"/>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Exclusive area access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Needed to read from Signal data and Signal status buffers</w:t>
            </w:r>
          </w:p>
        </w:tc>
      </w:tr>
      <w:tr w:rsidR="009C42FF" w:rsidRPr="009C42FF" w:rsidTr="009C42FF">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Configuration access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None</w:t>
            </w:r>
          </w:p>
        </w:tc>
      </w:tr>
      <w:tr w:rsidR="009C42FF" w:rsidRPr="009C42FF" w:rsidTr="009C42FF">
        <w:trPr>
          <w:trHeight w:val="300"/>
        </w:trPr>
        <w:tc>
          <w:tcPr>
            <w:tcW w:w="2600" w:type="dxa"/>
            <w:tcBorders>
              <w:top w:val="nil"/>
              <w:left w:val="single" w:sz="4" w:space="0" w:color="auto"/>
              <w:bottom w:val="nil"/>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Calibration data access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None</w:t>
            </w:r>
          </w:p>
        </w:tc>
      </w:tr>
      <w:tr w:rsidR="009C42FF" w:rsidRPr="009C42FF" w:rsidTr="009C42FF">
        <w:trPr>
          <w:trHeight w:val="300"/>
        </w:trPr>
        <w:tc>
          <w:tcPr>
            <w:tcW w:w="2600" w:type="dxa"/>
            <w:vMerge w:val="restart"/>
            <w:tcBorders>
              <w:top w:val="single" w:sz="4" w:space="0" w:color="auto"/>
              <w:left w:val="single" w:sz="4" w:space="0" w:color="auto"/>
              <w:bottom w:val="nil"/>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Called local functions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Calls following local function</w:t>
            </w:r>
          </w:p>
        </w:tc>
      </w:tr>
      <w:tr w:rsidR="009C42FF" w:rsidRPr="009C42FF" w:rsidTr="009C42FF">
        <w:trPr>
          <w:trHeight w:val="300"/>
        </w:trPr>
        <w:tc>
          <w:tcPr>
            <w:tcW w:w="2600" w:type="dxa"/>
            <w:vMerge/>
            <w:tcBorders>
              <w:top w:val="single" w:sz="4" w:space="0" w:color="auto"/>
              <w:left w:val="single" w:sz="4" w:space="0" w:color="auto"/>
              <w:bottom w:val="nil"/>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GetImcSigSts</w:t>
            </w:r>
          </w:p>
        </w:tc>
      </w:tr>
      <w:tr w:rsidR="009C42FF" w:rsidRPr="009C42FF" w:rsidTr="009C42FF">
        <w:trPr>
          <w:trHeight w:val="300"/>
        </w:trPr>
        <w:tc>
          <w:tcPr>
            <w:tcW w:w="2600" w:type="dxa"/>
            <w:tcBorders>
              <w:top w:val="single" w:sz="4" w:space="0" w:color="auto"/>
              <w:left w:val="single" w:sz="4" w:space="0" w:color="auto"/>
              <w:bottom w:val="nil"/>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External Interface call</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None</w:t>
            </w:r>
          </w:p>
        </w:tc>
      </w:tr>
      <w:tr w:rsidR="009C42FF" w:rsidRPr="009C42FF" w:rsidTr="009C42FF">
        <w:trPr>
          <w:trHeight w:val="600"/>
        </w:trPr>
        <w:tc>
          <w:tcPr>
            <w:tcW w:w="2600" w:type="dxa"/>
            <w:tcBorders>
              <w:top w:val="single" w:sz="4" w:space="0" w:color="auto"/>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Called by</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Application components which needs signal data received over IMC Channels</w:t>
            </w:r>
          </w:p>
        </w:tc>
      </w:tr>
    </w:tbl>
    <w:p w:rsidR="009C42FF" w:rsidRPr="00E41C18" w:rsidRDefault="009C42FF" w:rsidP="00E41C18"/>
    <w:p w:rsidR="00673945" w:rsidRDefault="009C42FF" w:rsidP="00673945">
      <w:pPr>
        <w:jc w:val="center"/>
        <w:rPr>
          <w:rFonts w:ascii="Calibri" w:hAnsi="Calibri"/>
          <w:color w:val="0000FF"/>
        </w:rPr>
      </w:pPr>
      <w:r>
        <w:object w:dxaOrig="11964" w:dyaOrig="9084">
          <v:shape id="_x0000_i1047" type="#_x0000_t75" style="width:6in;height:328pt" o:ole="">
            <v:imagedata r:id="rId53" o:title=""/>
          </v:shape>
          <o:OLEObject Type="Embed" ProgID="Visio.Drawing.11" ShapeID="_x0000_i1047" DrawAspect="Content" ObjectID="_1546252881" r:id="rId54"/>
        </w:object>
      </w:r>
    </w:p>
    <w:p w:rsidR="00F52DD1" w:rsidRDefault="00F52DD1" w:rsidP="00F52DD1">
      <w:pPr>
        <w:rPr>
          <w:rFonts w:ascii="Calibri" w:hAnsi="Calibri"/>
        </w:rPr>
      </w:pPr>
    </w:p>
    <w:p w:rsidR="007443B5" w:rsidRDefault="007443B5" w:rsidP="007443B5">
      <w:pPr>
        <w:pStyle w:val="Heading2"/>
      </w:pPr>
      <w:bookmarkStart w:id="874" w:name="_Toc472510899"/>
      <w:r>
        <w:t xml:space="preserve">Sub-Function:  </w:t>
      </w:r>
      <w:r w:rsidRPr="007443B5">
        <w:rPr>
          <w:rFonts w:ascii="Calibri" w:hAnsi="Calibri"/>
        </w:rPr>
        <w:t>RxFrmVldChk</w:t>
      </w:r>
      <w:bookmarkEnd w:id="874"/>
    </w:p>
    <w:p w:rsidR="007443B5" w:rsidRPr="00967BCF" w:rsidRDefault="007443B5" w:rsidP="007443B5">
      <w:pPr>
        <w:pStyle w:val="Heading3"/>
        <w:rPr>
          <w:rFonts w:ascii="Calibri" w:hAnsi="Calibri"/>
        </w:rPr>
      </w:pPr>
      <w:bookmarkStart w:id="875" w:name="_Toc472510900"/>
      <w:r w:rsidRPr="00967BCF">
        <w:rPr>
          <w:rFonts w:ascii="Calibri" w:hAnsi="Calibri"/>
        </w:rPr>
        <w:t>Hardware Related Design</w:t>
      </w:r>
      <w:bookmarkEnd w:id="875"/>
    </w:p>
    <w:p w:rsidR="007443B5" w:rsidRPr="00C36031" w:rsidRDefault="007443B5" w:rsidP="007443B5">
      <w:pPr>
        <w:rPr>
          <w:rFonts w:ascii="Calibri" w:hAnsi="Calibri"/>
          <w:color w:val="0000FF"/>
        </w:rPr>
      </w:pPr>
      <w:r w:rsidRPr="001E31E7">
        <w:rPr>
          <w:rFonts w:ascii="Calibri" w:hAnsi="Calibri"/>
        </w:rPr>
        <w:t>None</w:t>
      </w:r>
    </w:p>
    <w:p w:rsidR="007443B5" w:rsidRDefault="007443B5" w:rsidP="007443B5">
      <w:pPr>
        <w:pStyle w:val="Heading3"/>
        <w:rPr>
          <w:rFonts w:ascii="Calibri" w:hAnsi="Calibri"/>
        </w:rPr>
      </w:pPr>
      <w:bookmarkStart w:id="876" w:name="_Toc472510901"/>
      <w:r w:rsidRPr="00967BCF">
        <w:rPr>
          <w:rFonts w:ascii="Calibri" w:hAnsi="Calibri"/>
        </w:rPr>
        <w:t>Software Related Design</w:t>
      </w:r>
      <w:bookmarkEnd w:id="876"/>
    </w:p>
    <w:p w:rsidR="003438EA" w:rsidRDefault="003438EA" w:rsidP="003438EA"/>
    <w:p w:rsidR="009C42FF" w:rsidRDefault="009C42FF" w:rsidP="003438EA"/>
    <w:p w:rsidR="009C42FF" w:rsidRDefault="009C42FF" w:rsidP="003438EA"/>
    <w:p w:rsidR="009C42FF" w:rsidRDefault="009C42FF" w:rsidP="003438EA"/>
    <w:p w:rsidR="009C42FF" w:rsidRDefault="009C42FF" w:rsidP="003438EA"/>
    <w:p w:rsidR="009C42FF" w:rsidRDefault="009C42FF" w:rsidP="003438EA"/>
    <w:p w:rsidR="009C42FF" w:rsidRDefault="009C42FF" w:rsidP="003438EA"/>
    <w:p w:rsidR="009C42FF" w:rsidRDefault="009C42FF" w:rsidP="003438EA"/>
    <w:p w:rsidR="009C42FF" w:rsidRDefault="009C42FF" w:rsidP="003438EA"/>
    <w:p w:rsidR="009C42FF" w:rsidRDefault="009C42FF" w:rsidP="003438EA"/>
    <w:tbl>
      <w:tblPr>
        <w:tblW w:w="10020" w:type="dxa"/>
        <w:tblInd w:w="113" w:type="dxa"/>
        <w:tblLook w:val="04A0" w:firstRow="1" w:lastRow="0" w:firstColumn="1" w:lastColumn="0" w:noHBand="0" w:noVBand="1"/>
      </w:tblPr>
      <w:tblGrid>
        <w:gridCol w:w="2600"/>
        <w:gridCol w:w="7420"/>
      </w:tblGrid>
      <w:tr w:rsidR="009C42FF" w:rsidRPr="009C42FF" w:rsidTr="009C42FF">
        <w:trPr>
          <w:trHeight w:val="300"/>
        </w:trPr>
        <w:tc>
          <w:tcPr>
            <w:tcW w:w="10020" w:type="dxa"/>
            <w:gridSpan w:val="2"/>
            <w:tcBorders>
              <w:top w:val="single" w:sz="4" w:space="0" w:color="auto"/>
              <w:left w:val="single" w:sz="4" w:space="0" w:color="auto"/>
              <w:bottom w:val="single" w:sz="4" w:space="0" w:color="auto"/>
              <w:right w:val="single" w:sz="4" w:space="0" w:color="auto"/>
            </w:tcBorders>
            <w:shd w:val="clear" w:color="000000" w:fill="A6A6A6"/>
            <w:noWrap/>
            <w:vAlign w:val="bottom"/>
            <w:hideMark/>
          </w:tcPr>
          <w:p w:rsidR="009C42FF" w:rsidRPr="009C42FF" w:rsidRDefault="009C42FF" w:rsidP="009C42FF">
            <w:pPr>
              <w:jc w:val="center"/>
              <w:rPr>
                <w:rFonts w:ascii="Calibri" w:hAnsi="Calibri"/>
                <w:b/>
                <w:bCs/>
                <w:color w:val="000000"/>
                <w:sz w:val="22"/>
                <w:szCs w:val="22"/>
              </w:rPr>
            </w:pPr>
            <w:r w:rsidRPr="009C42FF">
              <w:rPr>
                <w:rFonts w:ascii="Calibri" w:hAnsi="Calibri"/>
                <w:b/>
                <w:bCs/>
                <w:color w:val="000000"/>
                <w:sz w:val="22"/>
                <w:szCs w:val="22"/>
              </w:rPr>
              <w:lastRenderedPageBreak/>
              <w:t>RxFrmVldChk</w:t>
            </w:r>
          </w:p>
        </w:tc>
      </w:tr>
      <w:tr w:rsidR="009C42FF" w:rsidRPr="009C42FF" w:rsidTr="009C42FF">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Function scope</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Local</w:t>
            </w:r>
          </w:p>
        </w:tc>
      </w:tr>
      <w:tr w:rsidR="009C42FF" w:rsidRPr="009C42FF" w:rsidTr="009C42FF">
        <w:trPr>
          <w:trHeight w:val="18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Description</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 xml:space="preserve">Evaluates validity of received Signal Group data based on CRC and Rolling counter values and returns status that indicates whether given Signal Group data, rolling counter values are valid or not. In addition to that it tracks CRC and Rolling counter frame faults per Rate Group per fault type (CRC / Rolling counter) using Frame Fault counters. This function also tracks Skip counters and Resync counters for Rolling counter evaluation. </w:t>
            </w:r>
          </w:p>
        </w:tc>
      </w:tr>
      <w:tr w:rsidR="009C42FF" w:rsidRPr="009C42FF" w:rsidTr="009C42FF">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Parameters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Requires following parameters</w:t>
            </w:r>
          </w:p>
        </w:tc>
      </w:tr>
      <w:tr w:rsidR="009C42FF" w:rsidRPr="009C42FF" w:rsidTr="009C42FF">
        <w:trPr>
          <w:trHeight w:val="9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i/>
                <w:iCs/>
                <w:color w:val="0070C0"/>
                <w:sz w:val="22"/>
                <w:szCs w:val="22"/>
              </w:rPr>
              <w:t xml:space="preserve">DataBuf </w:t>
            </w:r>
            <w:r w:rsidRPr="009C42FF">
              <w:rPr>
                <w:rFonts w:ascii="Calibri" w:hAnsi="Calibri"/>
                <w:i/>
                <w:iCs/>
                <w:sz w:val="22"/>
                <w:szCs w:val="22"/>
              </w:rPr>
              <w:t>-</w:t>
            </w:r>
            <w:r w:rsidRPr="009C42FF">
              <w:rPr>
                <w:rFonts w:ascii="Calibri" w:hAnsi="Calibri"/>
                <w:sz w:val="22"/>
                <w:szCs w:val="22"/>
              </w:rPr>
              <w:t xml:space="preserve"> Pointer to the received Signal Group data buffer</w:t>
            </w:r>
            <w:r w:rsidRPr="009C42FF">
              <w:rPr>
                <w:rFonts w:ascii="Calibri" w:hAnsi="Calibri"/>
                <w:sz w:val="22"/>
                <w:szCs w:val="22"/>
              </w:rPr>
              <w:br/>
            </w:r>
            <w:r w:rsidRPr="009C42FF">
              <w:rPr>
                <w:rFonts w:ascii="Calibri" w:hAnsi="Calibri"/>
                <w:color w:val="000000"/>
                <w:sz w:val="22"/>
                <w:szCs w:val="22"/>
              </w:rPr>
              <w:t>Type: uint8*</w:t>
            </w:r>
            <w:r w:rsidRPr="009C42FF">
              <w:rPr>
                <w:rFonts w:ascii="Calibri" w:hAnsi="Calibri"/>
                <w:color w:val="000000"/>
                <w:sz w:val="22"/>
                <w:szCs w:val="22"/>
              </w:rPr>
              <w:br/>
              <w:t>Valid Range: 0x00000001 to 0xFFFFFFFF</w:t>
            </w:r>
          </w:p>
        </w:tc>
      </w:tr>
      <w:tr w:rsidR="009C42FF" w:rsidRPr="009C42FF" w:rsidTr="009C42FF">
        <w:trPr>
          <w:trHeight w:val="12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i/>
                <w:iCs/>
                <w:color w:val="0070C0"/>
                <w:sz w:val="22"/>
                <w:szCs w:val="22"/>
              </w:rPr>
              <w:t xml:space="preserve">FrmFltCntr </w:t>
            </w:r>
            <w:r w:rsidRPr="009C42FF">
              <w:rPr>
                <w:rFonts w:ascii="Calibri" w:hAnsi="Calibri"/>
                <w:i/>
                <w:iCs/>
                <w:sz w:val="22"/>
                <w:szCs w:val="22"/>
              </w:rPr>
              <w:t>-</w:t>
            </w:r>
            <w:r w:rsidRPr="009C42FF">
              <w:rPr>
                <w:rFonts w:ascii="Calibri" w:hAnsi="Calibri"/>
                <w:sz w:val="22"/>
                <w:szCs w:val="22"/>
              </w:rPr>
              <w:t xml:space="preserve"> Pointer to the frame fault counters for the given Rate Group where frame faults to be accounted.</w:t>
            </w:r>
            <w:r w:rsidRPr="009C42FF">
              <w:rPr>
                <w:rFonts w:ascii="Calibri" w:hAnsi="Calibri"/>
                <w:sz w:val="22"/>
                <w:szCs w:val="22"/>
              </w:rPr>
              <w:br/>
            </w:r>
            <w:r w:rsidRPr="009C42FF">
              <w:rPr>
                <w:rFonts w:ascii="Calibri" w:hAnsi="Calibri"/>
                <w:color w:val="000000"/>
                <w:sz w:val="22"/>
                <w:szCs w:val="22"/>
              </w:rPr>
              <w:t>Type: Ary2D_u8_2_2*</w:t>
            </w:r>
            <w:r w:rsidRPr="009C42FF">
              <w:rPr>
                <w:rFonts w:ascii="Calibri" w:hAnsi="Calibri"/>
                <w:color w:val="000000"/>
                <w:sz w:val="22"/>
                <w:szCs w:val="22"/>
              </w:rPr>
              <w:br/>
              <w:t>Valid Range: 0x00000001 to 0xFFFFFFFF</w:t>
            </w:r>
          </w:p>
        </w:tc>
      </w:tr>
      <w:tr w:rsidR="009C42FF" w:rsidRPr="009C42FF" w:rsidTr="009C42FF">
        <w:trPr>
          <w:trHeight w:val="21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i/>
                <w:iCs/>
                <w:color w:val="0070C0"/>
                <w:sz w:val="22"/>
                <w:szCs w:val="22"/>
              </w:rPr>
              <w:t>SigGroupDataSrc</w:t>
            </w:r>
            <w:r w:rsidRPr="009C42FF">
              <w:rPr>
                <w:rFonts w:ascii="Calibri" w:hAnsi="Calibri"/>
                <w:i/>
                <w:iCs/>
                <w:sz w:val="22"/>
                <w:szCs w:val="22"/>
              </w:rPr>
              <w:t>-</w:t>
            </w:r>
            <w:r w:rsidRPr="009C42FF">
              <w:rPr>
                <w:rFonts w:ascii="Calibri" w:hAnsi="Calibri"/>
                <w:sz w:val="22"/>
                <w:szCs w:val="22"/>
              </w:rPr>
              <w:t xml:space="preserve"> Imc Channel ID on which Signal Group data received</w:t>
            </w:r>
            <w:r w:rsidRPr="009C42FF">
              <w:rPr>
                <w:rFonts w:ascii="Calibri" w:hAnsi="Calibri"/>
                <w:color w:val="000000"/>
                <w:sz w:val="22"/>
                <w:szCs w:val="22"/>
              </w:rPr>
              <w:br/>
            </w:r>
            <w:r w:rsidRPr="009C42FF">
              <w:rPr>
                <w:rFonts w:ascii="Calibri" w:hAnsi="Calibri"/>
                <w:sz w:val="22"/>
                <w:szCs w:val="22"/>
              </w:rPr>
              <w:t>Type: ImcArbnRxDataSrc1</w:t>
            </w:r>
            <w:r w:rsidRPr="009C42FF">
              <w:rPr>
                <w:rFonts w:ascii="Calibri" w:hAnsi="Calibri"/>
                <w:color w:val="000000"/>
                <w:sz w:val="22"/>
                <w:szCs w:val="22"/>
              </w:rPr>
              <w:br/>
              <w:t xml:space="preserve">Range:  </w:t>
            </w:r>
            <w:r w:rsidRPr="009C42FF">
              <w:rPr>
                <w:rFonts w:ascii="Calibri" w:hAnsi="Calibri"/>
                <w:color w:val="000000"/>
                <w:sz w:val="22"/>
                <w:szCs w:val="22"/>
              </w:rPr>
              <w:br/>
            </w:r>
            <w:r w:rsidRPr="009C42FF">
              <w:rPr>
                <w:rFonts w:ascii="Calibri" w:hAnsi="Calibri"/>
                <w:sz w:val="22"/>
                <w:szCs w:val="22"/>
              </w:rPr>
              <w:t xml:space="preserve"> IMCARBNRXDATASRC_PRIM (0U)</w:t>
            </w:r>
            <w:r w:rsidRPr="009C42FF">
              <w:rPr>
                <w:rFonts w:ascii="Calibri" w:hAnsi="Calibri"/>
                <w:sz w:val="22"/>
                <w:szCs w:val="22"/>
              </w:rPr>
              <w:br/>
              <w:t xml:space="preserve"> IMCARBNRXDATASRC_SECDRY (1U)</w:t>
            </w:r>
            <w:r w:rsidRPr="009C42FF">
              <w:rPr>
                <w:rFonts w:ascii="Calibri" w:hAnsi="Calibri"/>
                <w:sz w:val="22"/>
                <w:szCs w:val="22"/>
              </w:rPr>
              <w:br/>
              <w:t xml:space="preserve"> IMCARBNRXDATASRC_NOSRC (2U)</w:t>
            </w:r>
            <w:r w:rsidRPr="009C42FF">
              <w:rPr>
                <w:rFonts w:ascii="Calibri" w:hAnsi="Calibri"/>
                <w:sz w:val="22"/>
                <w:szCs w:val="22"/>
              </w:rPr>
              <w:br/>
              <w:t>All other values are invalid</w:t>
            </w:r>
          </w:p>
        </w:tc>
      </w:tr>
      <w:tr w:rsidR="009C42FF" w:rsidRPr="009C42FF" w:rsidTr="009C42FF">
        <w:trPr>
          <w:trHeight w:val="21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i/>
                <w:iCs/>
                <w:color w:val="0070C0"/>
                <w:sz w:val="22"/>
                <w:szCs w:val="22"/>
              </w:rPr>
              <w:t xml:space="preserve">RateGroup </w:t>
            </w:r>
            <w:r w:rsidRPr="009C42FF">
              <w:rPr>
                <w:rFonts w:ascii="Calibri" w:hAnsi="Calibri"/>
                <w:i/>
                <w:iCs/>
                <w:sz w:val="22"/>
                <w:szCs w:val="22"/>
              </w:rPr>
              <w:t>-</w:t>
            </w:r>
            <w:r w:rsidRPr="009C42FF">
              <w:rPr>
                <w:rFonts w:ascii="Calibri" w:hAnsi="Calibri"/>
                <w:sz w:val="22"/>
                <w:szCs w:val="22"/>
              </w:rPr>
              <w:t xml:space="preserve"> Rate</w:t>
            </w:r>
            <w:r w:rsidRPr="009C42FF">
              <w:rPr>
                <w:rFonts w:ascii="Calibri" w:hAnsi="Calibri"/>
                <w:color w:val="000000"/>
                <w:sz w:val="22"/>
                <w:szCs w:val="22"/>
              </w:rPr>
              <w:t xml:space="preserve"> Group Id provided by IMC Arbitration Configuration</w:t>
            </w:r>
            <w:r w:rsidRPr="009C42FF">
              <w:rPr>
                <w:rFonts w:ascii="Calibri" w:hAnsi="Calibri"/>
                <w:color w:val="000000"/>
                <w:sz w:val="22"/>
                <w:szCs w:val="22"/>
              </w:rPr>
              <w:br/>
              <w:t>Type: uint8</w:t>
            </w:r>
            <w:r w:rsidRPr="009C42FF">
              <w:rPr>
                <w:rFonts w:ascii="Calibri" w:hAnsi="Calibri"/>
                <w:color w:val="000000"/>
                <w:sz w:val="22"/>
                <w:szCs w:val="22"/>
              </w:rPr>
              <w:br/>
              <w:t xml:space="preserve">Range: </w:t>
            </w:r>
            <w:r w:rsidRPr="009C42FF">
              <w:rPr>
                <w:rFonts w:ascii="Calibri" w:hAnsi="Calibri"/>
                <w:color w:val="000000"/>
                <w:sz w:val="22"/>
                <w:szCs w:val="22"/>
              </w:rPr>
              <w:br/>
              <w:t>IMCARBN_RATEGROUPID2MILLISEC_CNT_U08     (0U)</w:t>
            </w:r>
            <w:r w:rsidRPr="009C42FF">
              <w:rPr>
                <w:rFonts w:ascii="Calibri" w:hAnsi="Calibri"/>
                <w:color w:val="000000"/>
                <w:sz w:val="22"/>
                <w:szCs w:val="22"/>
              </w:rPr>
              <w:br/>
              <w:t>IMCARBN_RATEGROUPID10MILLISEC_CNT_U08    (1U)</w:t>
            </w:r>
            <w:r w:rsidRPr="009C42FF">
              <w:rPr>
                <w:rFonts w:ascii="Calibri" w:hAnsi="Calibri"/>
                <w:color w:val="000000"/>
                <w:sz w:val="22"/>
                <w:szCs w:val="22"/>
              </w:rPr>
              <w:br/>
              <w:t>IMCARBN_RATEGROUPID100MILLISEC_CNT_U08   (2U)</w:t>
            </w:r>
            <w:r w:rsidRPr="009C42FF">
              <w:rPr>
                <w:rFonts w:ascii="Calibri" w:hAnsi="Calibri"/>
                <w:color w:val="000000"/>
                <w:sz w:val="22"/>
                <w:szCs w:val="22"/>
              </w:rPr>
              <w:br/>
              <w:t>All other values are invalid</w:t>
            </w:r>
          </w:p>
        </w:tc>
      </w:tr>
      <w:tr w:rsidR="009C42FF" w:rsidRPr="009C42FF" w:rsidTr="009C42FF">
        <w:trPr>
          <w:trHeight w:val="9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i/>
                <w:iCs/>
                <w:color w:val="0070C0"/>
                <w:sz w:val="22"/>
                <w:szCs w:val="22"/>
              </w:rPr>
              <w:t xml:space="preserve">SigGroup </w:t>
            </w:r>
            <w:r w:rsidRPr="009C42FF">
              <w:rPr>
                <w:rFonts w:ascii="Calibri" w:hAnsi="Calibri"/>
                <w:i/>
                <w:iCs/>
                <w:sz w:val="22"/>
                <w:szCs w:val="22"/>
              </w:rPr>
              <w:t>-</w:t>
            </w:r>
            <w:r w:rsidRPr="009C42FF">
              <w:rPr>
                <w:rFonts w:ascii="Calibri" w:hAnsi="Calibri"/>
                <w:sz w:val="22"/>
                <w:szCs w:val="22"/>
              </w:rPr>
              <w:t xml:space="preserve"> </w:t>
            </w:r>
            <w:r w:rsidRPr="009C42FF">
              <w:rPr>
                <w:rFonts w:ascii="Calibri" w:hAnsi="Calibri"/>
                <w:color w:val="000000"/>
                <w:sz w:val="22"/>
                <w:szCs w:val="22"/>
              </w:rPr>
              <w:t>Signal Group Id provided by IMC Arbitration Configuration</w:t>
            </w:r>
            <w:r w:rsidRPr="009C42FF">
              <w:rPr>
                <w:rFonts w:ascii="Calibri" w:hAnsi="Calibri"/>
                <w:color w:val="000000"/>
                <w:sz w:val="22"/>
                <w:szCs w:val="22"/>
              </w:rPr>
              <w:br/>
              <w:t>Type: uint8</w:t>
            </w:r>
            <w:r w:rsidRPr="009C42FF">
              <w:rPr>
                <w:rFonts w:ascii="Calibri" w:hAnsi="Calibri"/>
                <w:color w:val="000000"/>
                <w:sz w:val="22"/>
                <w:szCs w:val="22"/>
              </w:rPr>
              <w:br/>
              <w:t>Range: 0 to 255</w:t>
            </w:r>
          </w:p>
        </w:tc>
      </w:tr>
      <w:tr w:rsidR="009C42FF" w:rsidRPr="009C42FF" w:rsidTr="009C42FF">
        <w:trPr>
          <w:trHeight w:val="21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70C0"/>
                <w:sz w:val="22"/>
                <w:szCs w:val="22"/>
              </w:rPr>
              <w:t xml:space="preserve">PrimSrcOnlySigGroup </w:t>
            </w:r>
            <w:r w:rsidRPr="009C42FF">
              <w:rPr>
                <w:rFonts w:ascii="Calibri" w:hAnsi="Calibri"/>
                <w:color w:val="000000"/>
                <w:sz w:val="22"/>
                <w:szCs w:val="22"/>
              </w:rPr>
              <w:t>-  Flag to indicate whether the given Signal Group is only transmitted on Primary Source  or No data received on secondary source.</w:t>
            </w:r>
            <w:r w:rsidRPr="009C42FF">
              <w:rPr>
                <w:rFonts w:ascii="Calibri" w:hAnsi="Calibri"/>
                <w:color w:val="000000"/>
                <w:sz w:val="22"/>
                <w:szCs w:val="22"/>
              </w:rPr>
              <w:br/>
              <w:t xml:space="preserve">Type: boolean </w:t>
            </w:r>
            <w:r w:rsidRPr="009C42FF">
              <w:rPr>
                <w:rFonts w:ascii="Calibri" w:hAnsi="Calibri"/>
                <w:color w:val="000000"/>
                <w:sz w:val="22"/>
                <w:szCs w:val="22"/>
              </w:rPr>
              <w:br/>
              <w:t xml:space="preserve">           TRUE –  Primary Source only Signal Group  or No data received on secondary source</w:t>
            </w:r>
            <w:r w:rsidRPr="009C42FF">
              <w:rPr>
                <w:rFonts w:ascii="Calibri" w:hAnsi="Calibri"/>
                <w:color w:val="000000"/>
                <w:sz w:val="22"/>
                <w:szCs w:val="22"/>
              </w:rPr>
              <w:br/>
              <w:t xml:space="preserve">            FALSE –  Transmtted on both Primary and Secondary sources</w:t>
            </w:r>
          </w:p>
        </w:tc>
      </w:tr>
      <w:tr w:rsidR="009C42FF" w:rsidRPr="009C42FF" w:rsidTr="009C42FF">
        <w:trPr>
          <w:trHeight w:val="12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70C0"/>
                <w:sz w:val="22"/>
                <w:szCs w:val="22"/>
              </w:rPr>
              <w:t>IniTiOutChkCmpl</w:t>
            </w:r>
            <w:r w:rsidRPr="009C42FF">
              <w:rPr>
                <w:rFonts w:ascii="Calibri" w:hAnsi="Calibri"/>
                <w:color w:val="000000"/>
                <w:sz w:val="22"/>
                <w:szCs w:val="22"/>
              </w:rPr>
              <w:t xml:space="preserve"> -  Initial time-out completion status</w:t>
            </w:r>
            <w:r w:rsidRPr="009C42FF">
              <w:rPr>
                <w:rFonts w:ascii="Calibri" w:hAnsi="Calibri"/>
                <w:color w:val="000000"/>
                <w:sz w:val="22"/>
                <w:szCs w:val="22"/>
              </w:rPr>
              <w:br/>
              <w:t xml:space="preserve">Type: boolean </w:t>
            </w:r>
            <w:r w:rsidRPr="009C42FF">
              <w:rPr>
                <w:rFonts w:ascii="Calibri" w:hAnsi="Calibri"/>
                <w:color w:val="000000"/>
                <w:sz w:val="22"/>
                <w:szCs w:val="22"/>
              </w:rPr>
              <w:br/>
              <w:t xml:space="preserve">           TRUE – Time-out completed</w:t>
            </w:r>
            <w:r w:rsidRPr="009C42FF">
              <w:rPr>
                <w:rFonts w:ascii="Calibri" w:hAnsi="Calibri"/>
                <w:color w:val="000000"/>
                <w:sz w:val="22"/>
                <w:szCs w:val="22"/>
              </w:rPr>
              <w:br/>
              <w:t xml:space="preserve">            FALSE – Time-out not completed</w:t>
            </w:r>
          </w:p>
        </w:tc>
      </w:tr>
      <w:tr w:rsidR="009C42FF" w:rsidRPr="009C42FF" w:rsidTr="009C42FF">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Return value</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Returns following value</w:t>
            </w:r>
          </w:p>
        </w:tc>
      </w:tr>
      <w:tr w:rsidR="009C42FF" w:rsidRPr="009C42FF" w:rsidTr="009C42FF">
        <w:trPr>
          <w:trHeight w:val="18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70C0"/>
                <w:sz w:val="22"/>
                <w:szCs w:val="22"/>
              </w:rPr>
              <w:t>FrmSts</w:t>
            </w:r>
            <w:r w:rsidRPr="009C42FF">
              <w:rPr>
                <w:rFonts w:ascii="Calibri" w:hAnsi="Calibri"/>
                <w:color w:val="000000"/>
                <w:sz w:val="22"/>
                <w:szCs w:val="22"/>
              </w:rPr>
              <w:t xml:space="preserve"> - Informs the caller about validity of Rolling counter and Data</w:t>
            </w:r>
            <w:r w:rsidRPr="009C42FF">
              <w:rPr>
                <w:rFonts w:ascii="Calibri" w:hAnsi="Calibri"/>
                <w:color w:val="000000"/>
                <w:sz w:val="22"/>
                <w:szCs w:val="22"/>
              </w:rPr>
              <w:br/>
              <w:t>Type: ImcArbnRxRollgCntrSts1</w:t>
            </w:r>
            <w:r w:rsidRPr="009C42FF">
              <w:rPr>
                <w:rFonts w:ascii="Calibri" w:hAnsi="Calibri"/>
                <w:color w:val="000000"/>
                <w:sz w:val="22"/>
                <w:szCs w:val="22"/>
              </w:rPr>
              <w:br/>
              <w:t xml:space="preserve">Range: </w:t>
            </w:r>
            <w:r w:rsidRPr="009C42FF">
              <w:rPr>
                <w:rFonts w:ascii="Calibri" w:hAnsi="Calibri"/>
                <w:color w:val="000000"/>
                <w:sz w:val="22"/>
                <w:szCs w:val="22"/>
              </w:rPr>
              <w:br/>
              <w:t xml:space="preserve">    ROLLGCNTRVLDNEWDATA (0)</w:t>
            </w:r>
            <w:r w:rsidRPr="009C42FF">
              <w:rPr>
                <w:rFonts w:ascii="Calibri" w:hAnsi="Calibri"/>
                <w:color w:val="000000"/>
                <w:sz w:val="22"/>
                <w:szCs w:val="22"/>
              </w:rPr>
              <w:br/>
              <w:t xml:space="preserve">    ROLLGCNTRVLDOLDDATA (1)</w:t>
            </w:r>
            <w:r w:rsidRPr="009C42FF">
              <w:rPr>
                <w:rFonts w:ascii="Calibri" w:hAnsi="Calibri"/>
                <w:color w:val="000000"/>
                <w:sz w:val="22"/>
                <w:szCs w:val="22"/>
              </w:rPr>
              <w:br/>
              <w:t xml:space="preserve">    ROLLGCNTRINVLD (2) </w:t>
            </w:r>
          </w:p>
        </w:tc>
      </w:tr>
      <w:tr w:rsidR="009C42FF" w:rsidRPr="009C42FF" w:rsidTr="009C42FF">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Affected static and global variables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Read and Write  to following variables  in sub-functions</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SigGroupSkipCntr</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PrimSrcResyncCntr</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PrimSrcRollgCntrResync</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ResyncOnPrimActv</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SecdrySrcResyncCntr</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SecdrySrcRollgCntrResync</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ResyncOnSecdryActv</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FrmFltCntr2MilliSec</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FrmFltCntr10MilliSec</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FrmFltCntr100MilliSec</w:t>
            </w:r>
          </w:p>
        </w:tc>
      </w:tr>
      <w:tr w:rsidR="009C42FF" w:rsidRPr="009C42FF" w:rsidTr="009C42FF">
        <w:trPr>
          <w:trHeight w:val="6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Affected inter-runnable variable</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None</w:t>
            </w:r>
          </w:p>
        </w:tc>
      </w:tr>
      <w:tr w:rsidR="009C42FF" w:rsidRPr="009C42FF" w:rsidTr="009C42FF">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Exclusive area access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None</w:t>
            </w:r>
          </w:p>
        </w:tc>
      </w:tr>
      <w:tr w:rsidR="009C42FF" w:rsidRPr="009C42FF" w:rsidTr="009C42FF">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Configuration access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None</w:t>
            </w:r>
          </w:p>
        </w:tc>
      </w:tr>
      <w:tr w:rsidR="009C42FF" w:rsidRPr="009C42FF" w:rsidTr="009C42FF">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Calibration data access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None</w:t>
            </w:r>
          </w:p>
        </w:tc>
      </w:tr>
      <w:tr w:rsidR="009C42FF" w:rsidRPr="009C42FF" w:rsidTr="009C42FF">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Called local functions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Calls following local function</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Crc_CalculateCRC8</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ImcChResyncHndlg</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VldtRollgCntr</w:t>
            </w:r>
          </w:p>
        </w:tc>
      </w:tr>
      <w:tr w:rsidR="009C42FF" w:rsidRPr="009C42FF" w:rsidTr="009C42FF">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External Interface call</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None</w:t>
            </w:r>
          </w:p>
        </w:tc>
      </w:tr>
      <w:tr w:rsidR="009C42FF" w:rsidRPr="009C42FF" w:rsidTr="009C42FF">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Called by</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Called by following functions</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ImcArbnRx</w:t>
            </w:r>
          </w:p>
        </w:tc>
      </w:tr>
    </w:tbl>
    <w:p w:rsidR="009C42FF" w:rsidRDefault="009C42FF" w:rsidP="003438EA"/>
    <w:p w:rsidR="009C42FF" w:rsidRPr="003438EA" w:rsidRDefault="009C42FF" w:rsidP="003438EA"/>
    <w:p w:rsidR="007443B5" w:rsidRDefault="008010CA" w:rsidP="007443B5">
      <w:pPr>
        <w:jc w:val="center"/>
        <w:rPr>
          <w:rFonts w:ascii="Calibri" w:hAnsi="Calibri"/>
          <w:color w:val="0000FF"/>
        </w:rPr>
      </w:pPr>
      <w:r>
        <w:object w:dxaOrig="14394" w:dyaOrig="31314">
          <v:shape id="_x0000_i1048" type="#_x0000_t75" style="width:396.5pt;height:862.5pt" o:ole="">
            <v:imagedata r:id="rId55" o:title=""/>
          </v:shape>
          <o:OLEObject Type="Embed" ProgID="Visio.Drawing.11" ShapeID="_x0000_i1048" DrawAspect="Content" ObjectID="_1546252882" r:id="rId56"/>
        </w:object>
      </w:r>
    </w:p>
    <w:p w:rsidR="00CD7DFA" w:rsidRDefault="00CD7DFA" w:rsidP="00D07C82">
      <w:pPr>
        <w:pStyle w:val="Heading2"/>
      </w:pPr>
      <w:bookmarkStart w:id="877" w:name="_Toc472510902"/>
      <w:r>
        <w:lastRenderedPageBreak/>
        <w:t xml:space="preserve">Sub-Function:  </w:t>
      </w:r>
      <w:r w:rsidR="00D07C82" w:rsidRPr="00D07C82">
        <w:rPr>
          <w:rFonts w:ascii="Calibri" w:hAnsi="Calibri"/>
        </w:rPr>
        <w:t>ImcChResyncHndlg</w:t>
      </w:r>
      <w:bookmarkEnd w:id="877"/>
    </w:p>
    <w:p w:rsidR="00CD7DFA" w:rsidRPr="00967BCF" w:rsidRDefault="00CD7DFA" w:rsidP="00CD7DFA">
      <w:pPr>
        <w:pStyle w:val="Heading3"/>
        <w:rPr>
          <w:rFonts w:ascii="Calibri" w:hAnsi="Calibri"/>
        </w:rPr>
      </w:pPr>
      <w:bookmarkStart w:id="878" w:name="_Toc472510903"/>
      <w:r w:rsidRPr="00967BCF">
        <w:rPr>
          <w:rFonts w:ascii="Calibri" w:hAnsi="Calibri"/>
        </w:rPr>
        <w:t>Hardware Related Design</w:t>
      </w:r>
      <w:bookmarkEnd w:id="878"/>
    </w:p>
    <w:p w:rsidR="00CD7DFA" w:rsidRPr="00C36031" w:rsidRDefault="00CD7DFA" w:rsidP="00CD7DFA">
      <w:pPr>
        <w:rPr>
          <w:rFonts w:ascii="Calibri" w:hAnsi="Calibri"/>
          <w:color w:val="0000FF"/>
        </w:rPr>
      </w:pPr>
      <w:r w:rsidRPr="001E31E7">
        <w:rPr>
          <w:rFonts w:ascii="Calibri" w:hAnsi="Calibri"/>
        </w:rPr>
        <w:t>None</w:t>
      </w:r>
    </w:p>
    <w:p w:rsidR="00CD7DFA" w:rsidRDefault="00CD7DFA" w:rsidP="00CD7DFA">
      <w:pPr>
        <w:pStyle w:val="Heading3"/>
        <w:rPr>
          <w:rFonts w:ascii="Calibri" w:hAnsi="Calibri"/>
        </w:rPr>
      </w:pPr>
      <w:bookmarkStart w:id="879" w:name="_Toc472510904"/>
      <w:r w:rsidRPr="00967BCF">
        <w:rPr>
          <w:rFonts w:ascii="Calibri" w:hAnsi="Calibri"/>
        </w:rPr>
        <w:t>Software Related Design</w:t>
      </w:r>
      <w:bookmarkEnd w:id="879"/>
    </w:p>
    <w:tbl>
      <w:tblPr>
        <w:tblW w:w="10020" w:type="dxa"/>
        <w:tblInd w:w="113" w:type="dxa"/>
        <w:tblLook w:val="04A0" w:firstRow="1" w:lastRow="0" w:firstColumn="1" w:lastColumn="0" w:noHBand="0" w:noVBand="1"/>
      </w:tblPr>
      <w:tblGrid>
        <w:gridCol w:w="2600"/>
        <w:gridCol w:w="7420"/>
      </w:tblGrid>
      <w:tr w:rsidR="009C42FF" w:rsidRPr="009C42FF" w:rsidTr="009C42FF">
        <w:trPr>
          <w:trHeight w:val="300"/>
        </w:trPr>
        <w:tc>
          <w:tcPr>
            <w:tcW w:w="10020" w:type="dxa"/>
            <w:gridSpan w:val="2"/>
            <w:tcBorders>
              <w:top w:val="single" w:sz="4" w:space="0" w:color="auto"/>
              <w:left w:val="single" w:sz="4" w:space="0" w:color="auto"/>
              <w:bottom w:val="single" w:sz="4" w:space="0" w:color="auto"/>
              <w:right w:val="single" w:sz="4" w:space="0" w:color="auto"/>
            </w:tcBorders>
            <w:shd w:val="clear" w:color="000000" w:fill="A6A6A6"/>
            <w:noWrap/>
            <w:vAlign w:val="bottom"/>
            <w:hideMark/>
          </w:tcPr>
          <w:p w:rsidR="009C42FF" w:rsidRPr="009C42FF" w:rsidRDefault="009C42FF" w:rsidP="009C42FF">
            <w:pPr>
              <w:jc w:val="center"/>
              <w:rPr>
                <w:rFonts w:ascii="Calibri" w:hAnsi="Calibri"/>
                <w:b/>
                <w:bCs/>
                <w:color w:val="000000"/>
                <w:sz w:val="22"/>
                <w:szCs w:val="22"/>
              </w:rPr>
            </w:pPr>
            <w:r w:rsidRPr="009C42FF">
              <w:rPr>
                <w:rFonts w:ascii="Calibri" w:hAnsi="Calibri"/>
                <w:b/>
                <w:bCs/>
                <w:color w:val="000000"/>
                <w:sz w:val="22"/>
                <w:szCs w:val="22"/>
              </w:rPr>
              <w:t>ImcChResyncHndlg</w:t>
            </w:r>
          </w:p>
        </w:tc>
      </w:tr>
      <w:tr w:rsidR="009C42FF" w:rsidRPr="009C42FF" w:rsidTr="009C42FF">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Function scope</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Local</w:t>
            </w:r>
          </w:p>
        </w:tc>
      </w:tr>
      <w:tr w:rsidR="009C42FF" w:rsidRPr="009C42FF" w:rsidTr="009C42FF">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Description</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Runs Resynchronization logic for Primary and Secondary sources</w:t>
            </w:r>
          </w:p>
        </w:tc>
      </w:tr>
      <w:tr w:rsidR="009C42FF" w:rsidRPr="009C42FF" w:rsidTr="009C42FF">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Parameters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Requires following parameters</w:t>
            </w:r>
          </w:p>
        </w:tc>
      </w:tr>
      <w:tr w:rsidR="009C42FF" w:rsidRPr="009C42FF" w:rsidTr="009C42FF">
        <w:trPr>
          <w:trHeight w:val="21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i/>
                <w:iCs/>
                <w:color w:val="0070C0"/>
                <w:sz w:val="22"/>
                <w:szCs w:val="22"/>
              </w:rPr>
              <w:t>SigGroupDataSrc</w:t>
            </w:r>
            <w:r w:rsidRPr="009C42FF">
              <w:rPr>
                <w:rFonts w:ascii="Calibri" w:hAnsi="Calibri"/>
                <w:i/>
                <w:iCs/>
                <w:sz w:val="22"/>
                <w:szCs w:val="22"/>
              </w:rPr>
              <w:t>-</w:t>
            </w:r>
            <w:r w:rsidRPr="009C42FF">
              <w:rPr>
                <w:rFonts w:ascii="Calibri" w:hAnsi="Calibri"/>
                <w:sz w:val="22"/>
                <w:szCs w:val="22"/>
              </w:rPr>
              <w:t xml:space="preserve"> Imc Channel ID on which Signal Group data received</w:t>
            </w:r>
            <w:r w:rsidRPr="009C42FF">
              <w:rPr>
                <w:rFonts w:ascii="Calibri" w:hAnsi="Calibri"/>
                <w:color w:val="000000"/>
                <w:sz w:val="22"/>
                <w:szCs w:val="22"/>
              </w:rPr>
              <w:br/>
            </w:r>
            <w:r w:rsidRPr="009C42FF">
              <w:rPr>
                <w:rFonts w:ascii="Calibri" w:hAnsi="Calibri"/>
                <w:sz w:val="22"/>
                <w:szCs w:val="22"/>
              </w:rPr>
              <w:t>Type: ImcArbnRxDataSrc1</w:t>
            </w:r>
            <w:r w:rsidRPr="009C42FF">
              <w:rPr>
                <w:rFonts w:ascii="Calibri" w:hAnsi="Calibri"/>
                <w:color w:val="000000"/>
                <w:sz w:val="22"/>
                <w:szCs w:val="22"/>
              </w:rPr>
              <w:br/>
              <w:t xml:space="preserve">Range:  </w:t>
            </w:r>
            <w:r w:rsidRPr="009C42FF">
              <w:rPr>
                <w:rFonts w:ascii="Calibri" w:hAnsi="Calibri"/>
                <w:color w:val="000000"/>
                <w:sz w:val="22"/>
                <w:szCs w:val="22"/>
              </w:rPr>
              <w:br/>
            </w:r>
            <w:r w:rsidRPr="009C42FF">
              <w:rPr>
                <w:rFonts w:ascii="Calibri" w:hAnsi="Calibri"/>
                <w:sz w:val="22"/>
                <w:szCs w:val="22"/>
              </w:rPr>
              <w:t xml:space="preserve"> IMCARBNRXDATASRC_PRIM (0U)</w:t>
            </w:r>
            <w:r w:rsidRPr="009C42FF">
              <w:rPr>
                <w:rFonts w:ascii="Calibri" w:hAnsi="Calibri"/>
                <w:sz w:val="22"/>
                <w:szCs w:val="22"/>
              </w:rPr>
              <w:br/>
              <w:t xml:space="preserve"> IMCARBNRXDATASRC_SECDRY (1U)</w:t>
            </w:r>
            <w:r w:rsidRPr="009C42FF">
              <w:rPr>
                <w:rFonts w:ascii="Calibri" w:hAnsi="Calibri"/>
                <w:sz w:val="22"/>
                <w:szCs w:val="22"/>
              </w:rPr>
              <w:br/>
              <w:t xml:space="preserve"> IMCARBNRXDATASRC_NOSRC (2U)</w:t>
            </w:r>
            <w:r w:rsidRPr="009C42FF">
              <w:rPr>
                <w:rFonts w:ascii="Calibri" w:hAnsi="Calibri"/>
                <w:sz w:val="22"/>
                <w:szCs w:val="22"/>
              </w:rPr>
              <w:br/>
              <w:t>All other values are invalid</w:t>
            </w:r>
          </w:p>
        </w:tc>
      </w:tr>
      <w:tr w:rsidR="009C42FF" w:rsidRPr="009C42FF" w:rsidTr="009C42FF">
        <w:trPr>
          <w:trHeight w:val="9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i/>
                <w:iCs/>
                <w:color w:val="0070C0"/>
                <w:sz w:val="22"/>
                <w:szCs w:val="22"/>
              </w:rPr>
              <w:t xml:space="preserve">SigGroup </w:t>
            </w:r>
            <w:r w:rsidRPr="009C42FF">
              <w:rPr>
                <w:rFonts w:ascii="Calibri" w:hAnsi="Calibri"/>
                <w:i/>
                <w:iCs/>
                <w:sz w:val="22"/>
                <w:szCs w:val="22"/>
              </w:rPr>
              <w:t>-</w:t>
            </w:r>
            <w:r w:rsidRPr="009C42FF">
              <w:rPr>
                <w:rFonts w:ascii="Calibri" w:hAnsi="Calibri"/>
                <w:sz w:val="22"/>
                <w:szCs w:val="22"/>
              </w:rPr>
              <w:t xml:space="preserve"> </w:t>
            </w:r>
            <w:r w:rsidRPr="009C42FF">
              <w:rPr>
                <w:rFonts w:ascii="Calibri" w:hAnsi="Calibri"/>
                <w:color w:val="000000"/>
                <w:sz w:val="22"/>
                <w:szCs w:val="22"/>
              </w:rPr>
              <w:t>Signal Group Id provided by IMC Arbitration Configuration</w:t>
            </w:r>
            <w:r w:rsidRPr="009C42FF">
              <w:rPr>
                <w:rFonts w:ascii="Calibri" w:hAnsi="Calibri"/>
                <w:color w:val="000000"/>
                <w:sz w:val="22"/>
                <w:szCs w:val="22"/>
              </w:rPr>
              <w:br/>
              <w:t>Type: uint8</w:t>
            </w:r>
            <w:r w:rsidRPr="009C42FF">
              <w:rPr>
                <w:rFonts w:ascii="Calibri" w:hAnsi="Calibri"/>
                <w:color w:val="000000"/>
                <w:sz w:val="22"/>
                <w:szCs w:val="22"/>
              </w:rPr>
              <w:br/>
              <w:t>Range: 0 to 255</w:t>
            </w:r>
          </w:p>
        </w:tc>
      </w:tr>
      <w:tr w:rsidR="009C42FF" w:rsidRPr="009C42FF" w:rsidTr="009C42FF">
        <w:trPr>
          <w:trHeight w:val="9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i/>
                <w:iCs/>
                <w:color w:val="0070C0"/>
                <w:sz w:val="22"/>
                <w:szCs w:val="22"/>
              </w:rPr>
              <w:t xml:space="preserve">PrsntRollgCntr </w:t>
            </w:r>
            <w:r w:rsidRPr="009C42FF">
              <w:rPr>
                <w:rFonts w:ascii="Calibri" w:hAnsi="Calibri"/>
                <w:i/>
                <w:iCs/>
                <w:sz w:val="22"/>
                <w:szCs w:val="22"/>
              </w:rPr>
              <w:t>-</w:t>
            </w:r>
            <w:r w:rsidRPr="009C42FF">
              <w:rPr>
                <w:rFonts w:ascii="Calibri" w:hAnsi="Calibri"/>
                <w:sz w:val="22"/>
                <w:szCs w:val="22"/>
              </w:rPr>
              <w:t xml:space="preserve"> </w:t>
            </w:r>
            <w:r w:rsidRPr="009C42FF">
              <w:rPr>
                <w:rFonts w:ascii="Calibri" w:hAnsi="Calibri"/>
                <w:color w:val="000000"/>
                <w:sz w:val="22"/>
                <w:szCs w:val="22"/>
              </w:rPr>
              <w:t>Present Rolling counter received for the Signal Group</w:t>
            </w:r>
            <w:r w:rsidRPr="009C42FF">
              <w:rPr>
                <w:rFonts w:ascii="Calibri" w:hAnsi="Calibri"/>
                <w:color w:val="000000"/>
                <w:sz w:val="22"/>
                <w:szCs w:val="22"/>
              </w:rPr>
              <w:br/>
              <w:t>Type: uint8</w:t>
            </w:r>
            <w:r w:rsidRPr="009C42FF">
              <w:rPr>
                <w:rFonts w:ascii="Calibri" w:hAnsi="Calibri"/>
                <w:color w:val="000000"/>
                <w:sz w:val="22"/>
                <w:szCs w:val="22"/>
              </w:rPr>
              <w:br/>
              <w:t>Range: 0 to 31</w:t>
            </w:r>
          </w:p>
        </w:tc>
      </w:tr>
      <w:tr w:rsidR="009C42FF" w:rsidRPr="009C42FF" w:rsidTr="009C42FF">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Return value</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None</w:t>
            </w:r>
          </w:p>
        </w:tc>
      </w:tr>
      <w:tr w:rsidR="009C42FF" w:rsidRPr="009C42FF" w:rsidTr="009C42FF">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Affected static and global variables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Read and Write  to following variables  in sub-functions</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PrimSrcResyncCntr</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PrimSrcRollgCntrResync</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ResyncOnPrimActv</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SecdrySrcResyncCntr</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SecdrySrcRollgCntrResync</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ResyncOnSecdryActv</w:t>
            </w:r>
          </w:p>
        </w:tc>
      </w:tr>
      <w:tr w:rsidR="009C42FF" w:rsidRPr="009C42FF" w:rsidTr="009C42FF">
        <w:trPr>
          <w:trHeight w:val="6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Affected inter-runnable variable</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None</w:t>
            </w:r>
          </w:p>
        </w:tc>
      </w:tr>
      <w:tr w:rsidR="009C42FF" w:rsidRPr="009C42FF" w:rsidTr="009C42FF">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Exclusive area access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None</w:t>
            </w:r>
          </w:p>
        </w:tc>
      </w:tr>
      <w:tr w:rsidR="009C42FF" w:rsidRPr="009C42FF" w:rsidTr="009C42FF">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Configuration access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None</w:t>
            </w:r>
          </w:p>
        </w:tc>
      </w:tr>
      <w:tr w:rsidR="009C42FF" w:rsidRPr="009C42FF" w:rsidTr="009C42FF">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Calibration data access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None</w:t>
            </w:r>
          </w:p>
        </w:tc>
      </w:tr>
      <w:tr w:rsidR="009C42FF" w:rsidRPr="009C42FF" w:rsidTr="009C42FF">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Called local functions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None</w:t>
            </w:r>
          </w:p>
        </w:tc>
      </w:tr>
      <w:tr w:rsidR="009C42FF" w:rsidRPr="009C42FF" w:rsidTr="009C42FF">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External Interface call</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None</w:t>
            </w:r>
          </w:p>
        </w:tc>
      </w:tr>
      <w:tr w:rsidR="009C42FF" w:rsidRPr="009C42FF" w:rsidTr="009C42FF">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Called by</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Called by following functions</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RxFrmVldChk</w:t>
            </w:r>
          </w:p>
        </w:tc>
      </w:tr>
    </w:tbl>
    <w:p w:rsidR="009C42FF" w:rsidRDefault="009C42FF" w:rsidP="009C42FF"/>
    <w:p w:rsidR="009C42FF" w:rsidRPr="009C42FF" w:rsidRDefault="009C42FF" w:rsidP="009C42FF"/>
    <w:p w:rsidR="00D07C82" w:rsidRPr="00D07C82" w:rsidRDefault="009C42FF" w:rsidP="00D07C82">
      <w:r>
        <w:object w:dxaOrig="14664" w:dyaOrig="21954">
          <v:shape id="_x0000_i1049" type="#_x0000_t75" style="width:6in;height:646.5pt" o:ole="">
            <v:imagedata r:id="rId57" o:title=""/>
          </v:shape>
          <o:OLEObject Type="Embed" ProgID="Visio.Drawing.11" ShapeID="_x0000_i1049" DrawAspect="Content" ObjectID="_1546252883" r:id="rId58"/>
        </w:object>
      </w:r>
    </w:p>
    <w:p w:rsidR="00821CF6" w:rsidRDefault="00821CF6" w:rsidP="00821CF6">
      <w:pPr>
        <w:pStyle w:val="Heading2"/>
      </w:pPr>
      <w:bookmarkStart w:id="880" w:name="_Toc472510905"/>
      <w:r>
        <w:t xml:space="preserve">Sub-Function:  </w:t>
      </w:r>
      <w:r w:rsidR="007B0B06" w:rsidRPr="007B0B06">
        <w:rPr>
          <w:rFonts w:ascii="Calibri" w:hAnsi="Calibri"/>
        </w:rPr>
        <w:t>C</w:t>
      </w:r>
      <w:r w:rsidR="009C42FF">
        <w:rPr>
          <w:rFonts w:ascii="Calibri" w:hAnsi="Calibri"/>
        </w:rPr>
        <w:t>reat</w:t>
      </w:r>
      <w:r w:rsidR="007B0B06" w:rsidRPr="007B0B06">
        <w:rPr>
          <w:rFonts w:ascii="Calibri" w:hAnsi="Calibri"/>
        </w:rPr>
        <w:t>SigGroupData</w:t>
      </w:r>
      <w:bookmarkEnd w:id="880"/>
    </w:p>
    <w:p w:rsidR="00821CF6" w:rsidRPr="00967BCF" w:rsidRDefault="00821CF6" w:rsidP="00821CF6">
      <w:pPr>
        <w:pStyle w:val="Heading3"/>
        <w:rPr>
          <w:rFonts w:ascii="Calibri" w:hAnsi="Calibri"/>
        </w:rPr>
      </w:pPr>
      <w:bookmarkStart w:id="881" w:name="_Toc472510906"/>
      <w:r w:rsidRPr="00967BCF">
        <w:rPr>
          <w:rFonts w:ascii="Calibri" w:hAnsi="Calibri"/>
        </w:rPr>
        <w:t>Hardware Related Design</w:t>
      </w:r>
      <w:bookmarkEnd w:id="881"/>
    </w:p>
    <w:p w:rsidR="00821CF6" w:rsidRPr="00C36031" w:rsidRDefault="00821CF6" w:rsidP="00821CF6">
      <w:pPr>
        <w:rPr>
          <w:rFonts w:ascii="Calibri" w:hAnsi="Calibri"/>
          <w:color w:val="0000FF"/>
        </w:rPr>
      </w:pPr>
      <w:r w:rsidRPr="001E31E7">
        <w:rPr>
          <w:rFonts w:ascii="Calibri" w:hAnsi="Calibri"/>
        </w:rPr>
        <w:t>None</w:t>
      </w:r>
    </w:p>
    <w:p w:rsidR="00821CF6" w:rsidRDefault="00821CF6" w:rsidP="00821CF6">
      <w:pPr>
        <w:pStyle w:val="Heading3"/>
        <w:rPr>
          <w:rFonts w:ascii="Calibri" w:hAnsi="Calibri"/>
        </w:rPr>
      </w:pPr>
      <w:bookmarkStart w:id="882" w:name="_Toc472510907"/>
      <w:r w:rsidRPr="00967BCF">
        <w:rPr>
          <w:rFonts w:ascii="Calibri" w:hAnsi="Calibri"/>
        </w:rPr>
        <w:t>Software Related Design</w:t>
      </w:r>
      <w:bookmarkEnd w:id="882"/>
    </w:p>
    <w:p w:rsidR="008013E0" w:rsidRPr="008013E0" w:rsidRDefault="008013E0" w:rsidP="008013E0"/>
    <w:tbl>
      <w:tblPr>
        <w:tblW w:w="10020" w:type="dxa"/>
        <w:tblInd w:w="113" w:type="dxa"/>
        <w:tblLook w:val="04A0" w:firstRow="1" w:lastRow="0" w:firstColumn="1" w:lastColumn="0" w:noHBand="0" w:noVBand="1"/>
      </w:tblPr>
      <w:tblGrid>
        <w:gridCol w:w="2600"/>
        <w:gridCol w:w="7420"/>
      </w:tblGrid>
      <w:tr w:rsidR="009C42FF" w:rsidRPr="009C42FF" w:rsidTr="009C42FF">
        <w:trPr>
          <w:trHeight w:val="300"/>
        </w:trPr>
        <w:tc>
          <w:tcPr>
            <w:tcW w:w="10020" w:type="dxa"/>
            <w:gridSpan w:val="2"/>
            <w:tcBorders>
              <w:top w:val="single" w:sz="4" w:space="0" w:color="auto"/>
              <w:left w:val="single" w:sz="4" w:space="0" w:color="auto"/>
              <w:bottom w:val="single" w:sz="4" w:space="0" w:color="auto"/>
              <w:right w:val="single" w:sz="4" w:space="0" w:color="auto"/>
            </w:tcBorders>
            <w:shd w:val="clear" w:color="000000" w:fill="A6A6A6"/>
            <w:noWrap/>
            <w:vAlign w:val="bottom"/>
            <w:hideMark/>
          </w:tcPr>
          <w:p w:rsidR="009C42FF" w:rsidRPr="009C42FF" w:rsidRDefault="009C42FF" w:rsidP="009C42FF">
            <w:pPr>
              <w:jc w:val="center"/>
              <w:rPr>
                <w:rFonts w:ascii="Calibri" w:hAnsi="Calibri"/>
                <w:b/>
                <w:bCs/>
                <w:color w:val="000000"/>
                <w:sz w:val="22"/>
                <w:szCs w:val="22"/>
              </w:rPr>
            </w:pPr>
            <w:r w:rsidRPr="009C42FF">
              <w:rPr>
                <w:rFonts w:ascii="Calibri" w:hAnsi="Calibri"/>
                <w:b/>
                <w:bCs/>
                <w:color w:val="000000"/>
                <w:sz w:val="22"/>
                <w:szCs w:val="22"/>
              </w:rPr>
              <w:t>CreatSigGroupData</w:t>
            </w:r>
          </w:p>
        </w:tc>
      </w:tr>
      <w:tr w:rsidR="009C42FF" w:rsidRPr="009C42FF" w:rsidTr="009C42FF">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Function scope</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Local</w:t>
            </w:r>
          </w:p>
        </w:tc>
      </w:tr>
      <w:tr w:rsidR="009C42FF" w:rsidRPr="009C42FF" w:rsidTr="009C42FF">
        <w:trPr>
          <w:trHeight w:val="9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lastRenderedPageBreak/>
              <w:t>Description</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Collect Signal data for all signals configured under given Signal Group, combine all into a uint32 data based on configuration and return to the caller.</w:t>
            </w:r>
          </w:p>
        </w:tc>
      </w:tr>
      <w:tr w:rsidR="009C42FF" w:rsidRPr="009C42FF" w:rsidTr="009C42FF">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Parameters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Requires following parameters</w:t>
            </w:r>
          </w:p>
        </w:tc>
      </w:tr>
      <w:tr w:rsidR="009C42FF" w:rsidRPr="009C42FF" w:rsidTr="009C42FF">
        <w:trPr>
          <w:trHeight w:val="9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i/>
                <w:iCs/>
                <w:color w:val="0070C0"/>
                <w:sz w:val="22"/>
                <w:szCs w:val="22"/>
              </w:rPr>
              <w:t xml:space="preserve">SigGroup_T_rec </w:t>
            </w:r>
            <w:r w:rsidRPr="009C42FF">
              <w:rPr>
                <w:rFonts w:ascii="Calibri" w:hAnsi="Calibri"/>
                <w:i/>
                <w:iCs/>
                <w:sz w:val="22"/>
                <w:szCs w:val="22"/>
              </w:rPr>
              <w:t>-</w:t>
            </w:r>
            <w:r w:rsidRPr="009C42FF">
              <w:rPr>
                <w:rFonts w:ascii="Calibri" w:hAnsi="Calibri"/>
                <w:sz w:val="22"/>
                <w:szCs w:val="22"/>
              </w:rPr>
              <w:t xml:space="preserve"> Pointer to the Signal Group configuration data </w:t>
            </w:r>
            <w:r w:rsidRPr="009C42FF">
              <w:rPr>
                <w:rFonts w:ascii="Calibri" w:hAnsi="Calibri"/>
                <w:sz w:val="22"/>
                <w:szCs w:val="22"/>
              </w:rPr>
              <w:br/>
            </w:r>
            <w:r w:rsidRPr="009C42FF">
              <w:rPr>
                <w:rFonts w:ascii="Calibri" w:hAnsi="Calibri"/>
                <w:color w:val="000000"/>
                <w:sz w:val="22"/>
                <w:szCs w:val="22"/>
              </w:rPr>
              <w:t>Type: SigGroupRec1 const *</w:t>
            </w:r>
            <w:r w:rsidRPr="009C42FF">
              <w:rPr>
                <w:rFonts w:ascii="Calibri" w:hAnsi="Calibri"/>
                <w:color w:val="000000"/>
                <w:sz w:val="22"/>
                <w:szCs w:val="22"/>
              </w:rPr>
              <w:br/>
              <w:t>Valid Range: 0x00000001 to 0xFFFFFFFF</w:t>
            </w:r>
          </w:p>
        </w:tc>
      </w:tr>
      <w:tr w:rsidR="009C42FF" w:rsidRPr="009C42FF" w:rsidTr="009C42FF">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Return value</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Returns following value</w:t>
            </w:r>
          </w:p>
        </w:tc>
      </w:tr>
      <w:tr w:rsidR="009C42FF" w:rsidRPr="009C42FF" w:rsidTr="009C42FF">
        <w:trPr>
          <w:trHeight w:val="12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70C0"/>
                <w:sz w:val="22"/>
                <w:szCs w:val="22"/>
              </w:rPr>
              <w:t>RetData</w:t>
            </w:r>
            <w:r w:rsidRPr="009C42FF">
              <w:rPr>
                <w:rFonts w:ascii="Calibri" w:hAnsi="Calibri"/>
                <w:color w:val="000000"/>
                <w:sz w:val="22"/>
                <w:szCs w:val="22"/>
              </w:rPr>
              <w:t xml:space="preserve"> - Combined four byte data for given Signal Group configuration</w:t>
            </w:r>
            <w:r w:rsidRPr="009C42FF">
              <w:rPr>
                <w:rFonts w:ascii="Calibri" w:hAnsi="Calibri"/>
                <w:color w:val="000000"/>
                <w:sz w:val="22"/>
                <w:szCs w:val="22"/>
              </w:rPr>
              <w:br/>
              <w:t>Type: uint32</w:t>
            </w:r>
            <w:r w:rsidRPr="009C42FF">
              <w:rPr>
                <w:rFonts w:ascii="Calibri" w:hAnsi="Calibri"/>
                <w:color w:val="000000"/>
                <w:sz w:val="22"/>
                <w:szCs w:val="22"/>
              </w:rPr>
              <w:br/>
              <w:t xml:space="preserve">Range: </w:t>
            </w:r>
            <w:r w:rsidRPr="009C42FF">
              <w:rPr>
                <w:rFonts w:ascii="Calibri" w:hAnsi="Calibri"/>
                <w:color w:val="000000"/>
                <w:sz w:val="22"/>
                <w:szCs w:val="22"/>
              </w:rPr>
              <w:br/>
              <w:t>0x00000000 to 0xFFFFFFFF</w:t>
            </w:r>
          </w:p>
        </w:tc>
      </w:tr>
      <w:tr w:rsidR="009C42FF" w:rsidRPr="009C42FF" w:rsidTr="009C42FF">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Affected static and global variables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None</w:t>
            </w:r>
          </w:p>
        </w:tc>
      </w:tr>
      <w:tr w:rsidR="009C42FF" w:rsidRPr="009C42FF" w:rsidTr="009C42FF">
        <w:trPr>
          <w:trHeight w:val="6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Affected inter-runnable variable</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None</w:t>
            </w:r>
          </w:p>
        </w:tc>
      </w:tr>
      <w:tr w:rsidR="009C42FF" w:rsidRPr="009C42FF" w:rsidTr="009C42FF">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Exclusive area access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None</w:t>
            </w:r>
          </w:p>
        </w:tc>
      </w:tr>
      <w:tr w:rsidR="009C42FF" w:rsidRPr="009C42FF" w:rsidTr="009C42FF">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Configuration access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Accesses following configuration data</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SIGGROUPCONFIG_REC</w:t>
            </w:r>
          </w:p>
        </w:tc>
      </w:tr>
      <w:tr w:rsidR="009C42FF" w:rsidRPr="009C42FF" w:rsidTr="009C42FF">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Calibration data access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None</w:t>
            </w:r>
          </w:p>
        </w:tc>
      </w:tr>
      <w:tr w:rsidR="009C42FF" w:rsidRPr="009C42FF" w:rsidTr="009C42FF">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Called local functions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None</w:t>
            </w:r>
          </w:p>
        </w:tc>
      </w:tr>
      <w:tr w:rsidR="009C42FF" w:rsidRPr="009C42FF" w:rsidTr="009C42FF">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Called local functions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Calls following local function</w:t>
            </w:r>
          </w:p>
        </w:tc>
      </w:tr>
      <w:tr w:rsidR="009C42FF" w:rsidRPr="009C42FF" w:rsidTr="009C42FF">
        <w:trPr>
          <w:trHeight w:val="6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Calls Signal access wrapper functions for each signal configured under given Signal Group</w:t>
            </w:r>
          </w:p>
        </w:tc>
      </w:tr>
      <w:tr w:rsidR="009C42FF" w:rsidRPr="009C42FF" w:rsidTr="009C42FF">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External Interface call</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None</w:t>
            </w:r>
          </w:p>
        </w:tc>
      </w:tr>
      <w:tr w:rsidR="009C42FF" w:rsidRPr="009C42FF" w:rsidTr="009C42FF">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Called by</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Called by following functions</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ImcArbnTx</w:t>
            </w:r>
          </w:p>
        </w:tc>
      </w:tr>
    </w:tbl>
    <w:p w:rsidR="00821CF6" w:rsidRDefault="00821CF6" w:rsidP="00821CF6">
      <w:pPr>
        <w:jc w:val="center"/>
        <w:rPr>
          <w:rFonts w:ascii="Calibri" w:hAnsi="Calibri"/>
          <w:color w:val="0000FF"/>
        </w:rPr>
      </w:pPr>
    </w:p>
    <w:p w:rsidR="00821CF6" w:rsidRDefault="009C42FF" w:rsidP="00F52DD1">
      <w:pPr>
        <w:rPr>
          <w:rFonts w:ascii="Calibri" w:hAnsi="Calibri"/>
        </w:rPr>
      </w:pPr>
      <w:r>
        <w:object w:dxaOrig="11244" w:dyaOrig="7104">
          <v:shape id="_x0000_i1050" type="#_x0000_t75" style="width:6in;height:273.5pt" o:ole="">
            <v:imagedata r:id="rId59" o:title=""/>
          </v:shape>
          <o:OLEObject Type="Embed" ProgID="Visio.Drawing.11" ShapeID="_x0000_i1050" DrawAspect="Content" ObjectID="_1546252884" r:id="rId60"/>
        </w:object>
      </w:r>
    </w:p>
    <w:p w:rsidR="00995DA0" w:rsidRDefault="00995DA0" w:rsidP="00995DA0">
      <w:pPr>
        <w:pStyle w:val="Heading2"/>
      </w:pPr>
      <w:bookmarkStart w:id="883" w:name="_Toc472510908"/>
      <w:r>
        <w:t xml:space="preserve">Sub-Function:  </w:t>
      </w:r>
      <w:r w:rsidRPr="00995DA0">
        <w:rPr>
          <w:rFonts w:ascii="Calibri" w:hAnsi="Calibri"/>
        </w:rPr>
        <w:t>De</w:t>
      </w:r>
      <w:r w:rsidR="009C42FF">
        <w:rPr>
          <w:rFonts w:ascii="Calibri" w:hAnsi="Calibri"/>
        </w:rPr>
        <w:t>cod</w:t>
      </w:r>
      <w:r w:rsidRPr="00995DA0">
        <w:rPr>
          <w:rFonts w:ascii="Calibri" w:hAnsi="Calibri"/>
        </w:rPr>
        <w:t>SigGroupData</w:t>
      </w:r>
      <w:bookmarkEnd w:id="883"/>
    </w:p>
    <w:p w:rsidR="00995DA0" w:rsidRPr="00967BCF" w:rsidRDefault="00995DA0" w:rsidP="00995DA0">
      <w:pPr>
        <w:pStyle w:val="Heading3"/>
        <w:rPr>
          <w:rFonts w:ascii="Calibri" w:hAnsi="Calibri"/>
        </w:rPr>
      </w:pPr>
      <w:bookmarkStart w:id="884" w:name="_Toc472510909"/>
      <w:r w:rsidRPr="00967BCF">
        <w:rPr>
          <w:rFonts w:ascii="Calibri" w:hAnsi="Calibri"/>
        </w:rPr>
        <w:t>Hardware Related Design</w:t>
      </w:r>
      <w:bookmarkEnd w:id="884"/>
    </w:p>
    <w:p w:rsidR="00995DA0" w:rsidRPr="00C36031" w:rsidRDefault="00995DA0" w:rsidP="00995DA0">
      <w:pPr>
        <w:rPr>
          <w:rFonts w:ascii="Calibri" w:hAnsi="Calibri"/>
          <w:color w:val="0000FF"/>
        </w:rPr>
      </w:pPr>
      <w:r w:rsidRPr="001E31E7">
        <w:rPr>
          <w:rFonts w:ascii="Calibri" w:hAnsi="Calibri"/>
        </w:rPr>
        <w:t>None</w:t>
      </w:r>
    </w:p>
    <w:p w:rsidR="00995DA0" w:rsidRDefault="00995DA0" w:rsidP="00995DA0">
      <w:pPr>
        <w:pStyle w:val="Heading3"/>
        <w:rPr>
          <w:rFonts w:ascii="Calibri" w:hAnsi="Calibri"/>
        </w:rPr>
      </w:pPr>
      <w:bookmarkStart w:id="885" w:name="_Toc472510910"/>
      <w:r w:rsidRPr="00967BCF">
        <w:rPr>
          <w:rFonts w:ascii="Calibri" w:hAnsi="Calibri"/>
        </w:rPr>
        <w:t>Software Related Design</w:t>
      </w:r>
      <w:bookmarkEnd w:id="885"/>
    </w:p>
    <w:p w:rsidR="009C42FF" w:rsidRDefault="009C42FF" w:rsidP="009C42FF"/>
    <w:tbl>
      <w:tblPr>
        <w:tblW w:w="10020" w:type="dxa"/>
        <w:tblInd w:w="113" w:type="dxa"/>
        <w:tblLook w:val="04A0" w:firstRow="1" w:lastRow="0" w:firstColumn="1" w:lastColumn="0" w:noHBand="0" w:noVBand="1"/>
      </w:tblPr>
      <w:tblGrid>
        <w:gridCol w:w="2600"/>
        <w:gridCol w:w="7420"/>
      </w:tblGrid>
      <w:tr w:rsidR="009C42FF" w:rsidRPr="009C42FF" w:rsidTr="009C42FF">
        <w:trPr>
          <w:trHeight w:val="300"/>
        </w:trPr>
        <w:tc>
          <w:tcPr>
            <w:tcW w:w="10020" w:type="dxa"/>
            <w:gridSpan w:val="2"/>
            <w:tcBorders>
              <w:top w:val="single" w:sz="4" w:space="0" w:color="auto"/>
              <w:left w:val="single" w:sz="4" w:space="0" w:color="auto"/>
              <w:bottom w:val="single" w:sz="4" w:space="0" w:color="auto"/>
              <w:right w:val="single" w:sz="4" w:space="0" w:color="auto"/>
            </w:tcBorders>
            <w:shd w:val="clear" w:color="000000" w:fill="A6A6A6"/>
            <w:noWrap/>
            <w:vAlign w:val="bottom"/>
            <w:hideMark/>
          </w:tcPr>
          <w:p w:rsidR="009C42FF" w:rsidRPr="009C42FF" w:rsidRDefault="009C42FF" w:rsidP="009C42FF">
            <w:pPr>
              <w:jc w:val="center"/>
              <w:rPr>
                <w:rFonts w:ascii="Calibri" w:hAnsi="Calibri"/>
                <w:b/>
                <w:bCs/>
                <w:color w:val="000000"/>
                <w:sz w:val="22"/>
                <w:szCs w:val="22"/>
              </w:rPr>
            </w:pPr>
            <w:r w:rsidRPr="009C42FF">
              <w:rPr>
                <w:rFonts w:ascii="Calibri" w:hAnsi="Calibri"/>
                <w:b/>
                <w:bCs/>
                <w:color w:val="000000"/>
                <w:sz w:val="22"/>
                <w:szCs w:val="22"/>
              </w:rPr>
              <w:t>DecodSigGroupData</w:t>
            </w:r>
          </w:p>
        </w:tc>
      </w:tr>
      <w:tr w:rsidR="009C42FF" w:rsidRPr="009C42FF" w:rsidTr="009C42FF">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lastRenderedPageBreak/>
              <w:t>Function scope</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Local</w:t>
            </w:r>
          </w:p>
        </w:tc>
      </w:tr>
      <w:tr w:rsidR="009C42FF" w:rsidRPr="009C42FF" w:rsidTr="009C42FF">
        <w:trPr>
          <w:trHeight w:val="9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Description</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Split given uint32 data into Signal data according to the configuration for given Signal Group, store Signal values in Rx Signal Data buffer, updates Signal Status and Signal Source.</w:t>
            </w:r>
          </w:p>
        </w:tc>
      </w:tr>
      <w:tr w:rsidR="009C42FF" w:rsidRPr="009C42FF" w:rsidTr="009C42FF">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Parameters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Requires following parameters</w:t>
            </w:r>
          </w:p>
        </w:tc>
      </w:tr>
      <w:tr w:rsidR="009C42FF" w:rsidRPr="009C42FF" w:rsidTr="009C42FF">
        <w:trPr>
          <w:trHeight w:val="9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i/>
                <w:iCs/>
                <w:color w:val="0070C0"/>
                <w:sz w:val="22"/>
                <w:szCs w:val="22"/>
              </w:rPr>
              <w:t xml:space="preserve">SigGroup_T_rec </w:t>
            </w:r>
            <w:r w:rsidRPr="009C42FF">
              <w:rPr>
                <w:rFonts w:ascii="Calibri" w:hAnsi="Calibri"/>
                <w:i/>
                <w:iCs/>
                <w:sz w:val="22"/>
                <w:szCs w:val="22"/>
              </w:rPr>
              <w:t>-</w:t>
            </w:r>
            <w:r w:rsidRPr="009C42FF">
              <w:rPr>
                <w:rFonts w:ascii="Calibri" w:hAnsi="Calibri"/>
                <w:sz w:val="22"/>
                <w:szCs w:val="22"/>
              </w:rPr>
              <w:t xml:space="preserve"> Pointer to the Signal Group configuration data </w:t>
            </w:r>
            <w:r w:rsidRPr="009C42FF">
              <w:rPr>
                <w:rFonts w:ascii="Calibri" w:hAnsi="Calibri"/>
                <w:sz w:val="22"/>
                <w:szCs w:val="22"/>
              </w:rPr>
              <w:br/>
            </w:r>
            <w:r w:rsidRPr="009C42FF">
              <w:rPr>
                <w:rFonts w:ascii="Calibri" w:hAnsi="Calibri"/>
                <w:color w:val="000000"/>
                <w:sz w:val="22"/>
                <w:szCs w:val="22"/>
              </w:rPr>
              <w:t>Type: SigGroupRec1 const *</w:t>
            </w:r>
            <w:r w:rsidRPr="009C42FF">
              <w:rPr>
                <w:rFonts w:ascii="Calibri" w:hAnsi="Calibri"/>
                <w:color w:val="000000"/>
                <w:sz w:val="22"/>
                <w:szCs w:val="22"/>
              </w:rPr>
              <w:br/>
              <w:t>Valid Range: 0x00000001 to 0xFFFFFFFF</w:t>
            </w:r>
          </w:p>
        </w:tc>
      </w:tr>
      <w:tr w:rsidR="009C42FF" w:rsidRPr="009C42FF" w:rsidTr="009C42FF">
        <w:trPr>
          <w:trHeight w:val="15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70C0"/>
                <w:sz w:val="22"/>
                <w:szCs w:val="22"/>
              </w:rPr>
              <w:t>SigGroupRxData</w:t>
            </w:r>
            <w:r w:rsidRPr="009C42FF">
              <w:rPr>
                <w:rFonts w:ascii="Calibri" w:hAnsi="Calibri"/>
                <w:color w:val="000000"/>
                <w:sz w:val="22"/>
                <w:szCs w:val="22"/>
              </w:rPr>
              <w:t xml:space="preserve"> - Combined four byte</w:t>
            </w:r>
            <w:r w:rsidR="0036679A">
              <w:rPr>
                <w:rFonts w:ascii="Calibri" w:hAnsi="Calibri"/>
                <w:color w:val="000000"/>
                <w:sz w:val="22"/>
                <w:szCs w:val="22"/>
              </w:rPr>
              <w:t>s</w:t>
            </w:r>
            <w:r w:rsidRPr="009C42FF">
              <w:rPr>
                <w:rFonts w:ascii="Calibri" w:hAnsi="Calibri"/>
                <w:color w:val="000000"/>
                <w:sz w:val="22"/>
                <w:szCs w:val="22"/>
              </w:rPr>
              <w:t xml:space="preserve"> received data for given Signal Group configuration</w:t>
            </w:r>
            <w:r w:rsidRPr="009C42FF">
              <w:rPr>
                <w:rFonts w:ascii="Calibri" w:hAnsi="Calibri"/>
                <w:color w:val="000000"/>
                <w:sz w:val="22"/>
                <w:szCs w:val="22"/>
              </w:rPr>
              <w:br/>
              <w:t>Type: uint32</w:t>
            </w:r>
            <w:r w:rsidRPr="009C42FF">
              <w:rPr>
                <w:rFonts w:ascii="Calibri" w:hAnsi="Calibri"/>
                <w:color w:val="000000"/>
                <w:sz w:val="22"/>
                <w:szCs w:val="22"/>
              </w:rPr>
              <w:br/>
              <w:t xml:space="preserve">Range: </w:t>
            </w:r>
            <w:r w:rsidRPr="009C42FF">
              <w:rPr>
                <w:rFonts w:ascii="Calibri" w:hAnsi="Calibri"/>
                <w:color w:val="000000"/>
                <w:sz w:val="22"/>
                <w:szCs w:val="22"/>
              </w:rPr>
              <w:br/>
              <w:t>0x00000000 to 0xFFFFFFFF</w:t>
            </w:r>
          </w:p>
        </w:tc>
      </w:tr>
      <w:tr w:rsidR="009C42FF" w:rsidRPr="009C42FF" w:rsidTr="009C42FF">
        <w:trPr>
          <w:trHeight w:val="3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RxSigExtdSts1 -  Extended Signal Status</w:t>
            </w:r>
            <w:r w:rsidRPr="009C42FF">
              <w:rPr>
                <w:rFonts w:ascii="Calibri" w:hAnsi="Calibri"/>
                <w:color w:val="000000"/>
                <w:sz w:val="22"/>
                <w:szCs w:val="22"/>
              </w:rPr>
              <w:br/>
              <w:t>Type: ImcArbnRxExtdSts1</w:t>
            </w:r>
            <w:r w:rsidRPr="009C42FF">
              <w:rPr>
                <w:rFonts w:ascii="Calibri" w:hAnsi="Calibri"/>
                <w:color w:val="000000"/>
                <w:sz w:val="22"/>
                <w:szCs w:val="22"/>
              </w:rPr>
              <w:br/>
              <w:t xml:space="preserve">Range:  </w:t>
            </w:r>
            <w:r w:rsidRPr="009C42FF">
              <w:rPr>
                <w:rFonts w:ascii="Calibri" w:hAnsi="Calibri"/>
                <w:color w:val="000000"/>
                <w:sz w:val="22"/>
                <w:szCs w:val="22"/>
              </w:rPr>
              <w:br/>
              <w:t xml:space="preserve"> IMCARBNRXEXTDSTS_NEVERRXD (0U)</w:t>
            </w:r>
            <w:r w:rsidRPr="009C42FF">
              <w:rPr>
                <w:rFonts w:ascii="Calibri" w:hAnsi="Calibri"/>
                <w:color w:val="000000"/>
                <w:sz w:val="22"/>
                <w:szCs w:val="22"/>
              </w:rPr>
              <w:br/>
              <w:t xml:space="preserve"> IMCARBNRXEXTDSTS_MISS (1U)</w:t>
            </w:r>
            <w:r w:rsidRPr="009C42FF">
              <w:rPr>
                <w:rFonts w:ascii="Calibri" w:hAnsi="Calibri"/>
                <w:color w:val="000000"/>
                <w:sz w:val="22"/>
                <w:szCs w:val="22"/>
              </w:rPr>
              <w:br/>
              <w:t xml:space="preserve"> IMCARBNRXEXTDSTS_DATAINVLD (2U)</w:t>
            </w:r>
            <w:r w:rsidRPr="009C42FF">
              <w:rPr>
                <w:rFonts w:ascii="Calibri" w:hAnsi="Calibri"/>
                <w:color w:val="000000"/>
                <w:sz w:val="22"/>
                <w:szCs w:val="22"/>
              </w:rPr>
              <w:br/>
              <w:t xml:space="preserve"> IMCARBNRXEXTDSTS_PREVDATA (3U)</w:t>
            </w:r>
            <w:r w:rsidRPr="009C42FF">
              <w:rPr>
                <w:rFonts w:ascii="Calibri" w:hAnsi="Calibri"/>
                <w:color w:val="000000"/>
                <w:sz w:val="22"/>
                <w:szCs w:val="22"/>
              </w:rPr>
              <w:br/>
              <w:t xml:space="preserve"> IMCARBNRXEXTDSTS_DATAVLDWITHBACKUP (4U)</w:t>
            </w:r>
            <w:r w:rsidRPr="009C42FF">
              <w:rPr>
                <w:rFonts w:ascii="Calibri" w:hAnsi="Calibri"/>
                <w:color w:val="000000"/>
                <w:sz w:val="22"/>
                <w:szCs w:val="22"/>
              </w:rPr>
              <w:br/>
              <w:t xml:space="preserve"> IMCARBNRXEXTDSTS_DATAVLDWITHNOBACKUP (5U)</w:t>
            </w:r>
            <w:r w:rsidRPr="009C42FF">
              <w:rPr>
                <w:rFonts w:ascii="Calibri" w:hAnsi="Calibri"/>
                <w:color w:val="000000"/>
                <w:sz w:val="22"/>
                <w:szCs w:val="22"/>
              </w:rPr>
              <w:br/>
              <w:t xml:space="preserve"> IMCARBNRXEXTDSTS_STRTG (6U)</w:t>
            </w:r>
            <w:r w:rsidRPr="009C42FF">
              <w:rPr>
                <w:rFonts w:ascii="Calibri" w:hAnsi="Calibri"/>
                <w:color w:val="000000"/>
                <w:sz w:val="22"/>
                <w:szCs w:val="22"/>
              </w:rPr>
              <w:br/>
              <w:t>All other values are invalid</w:t>
            </w:r>
          </w:p>
        </w:tc>
      </w:tr>
      <w:tr w:rsidR="009C42FF" w:rsidRPr="009C42FF" w:rsidTr="009C42FF">
        <w:trPr>
          <w:trHeight w:val="21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i/>
                <w:iCs/>
                <w:color w:val="0070C0"/>
                <w:sz w:val="22"/>
                <w:szCs w:val="22"/>
              </w:rPr>
              <w:t xml:space="preserve">RxDataSrc </w:t>
            </w:r>
            <w:r w:rsidRPr="009C42FF">
              <w:rPr>
                <w:rFonts w:ascii="Calibri" w:hAnsi="Calibri"/>
                <w:i/>
                <w:iCs/>
                <w:sz w:val="22"/>
                <w:szCs w:val="22"/>
              </w:rPr>
              <w:t>-</w:t>
            </w:r>
            <w:r w:rsidRPr="009C42FF">
              <w:rPr>
                <w:rFonts w:ascii="Calibri" w:hAnsi="Calibri"/>
                <w:sz w:val="22"/>
                <w:szCs w:val="22"/>
              </w:rPr>
              <w:t xml:space="preserve"> Imc Channel ID from which </w:t>
            </w:r>
            <w:r w:rsidRPr="009C42FF">
              <w:rPr>
                <w:rFonts w:ascii="Calibri" w:hAnsi="Calibri"/>
                <w:color w:val="000000"/>
                <w:sz w:val="22"/>
                <w:szCs w:val="22"/>
              </w:rPr>
              <w:t>the Signal Group data received</w:t>
            </w:r>
            <w:r w:rsidRPr="009C42FF">
              <w:rPr>
                <w:rFonts w:ascii="Calibri" w:hAnsi="Calibri"/>
                <w:color w:val="000000"/>
                <w:sz w:val="22"/>
                <w:szCs w:val="22"/>
              </w:rPr>
              <w:br/>
            </w:r>
            <w:r w:rsidRPr="009C42FF">
              <w:rPr>
                <w:rFonts w:ascii="Calibri" w:hAnsi="Calibri"/>
                <w:sz w:val="22"/>
                <w:szCs w:val="22"/>
              </w:rPr>
              <w:t>Type: ImcArbnRxDataSrc1</w:t>
            </w:r>
            <w:r w:rsidRPr="009C42FF">
              <w:rPr>
                <w:rFonts w:ascii="Calibri" w:hAnsi="Calibri"/>
                <w:color w:val="000000"/>
                <w:sz w:val="22"/>
                <w:szCs w:val="22"/>
              </w:rPr>
              <w:br/>
              <w:t xml:space="preserve">Range:  </w:t>
            </w:r>
            <w:r w:rsidRPr="009C42FF">
              <w:rPr>
                <w:rFonts w:ascii="Calibri" w:hAnsi="Calibri"/>
                <w:color w:val="000000"/>
                <w:sz w:val="22"/>
                <w:szCs w:val="22"/>
              </w:rPr>
              <w:br/>
            </w:r>
            <w:r w:rsidRPr="009C42FF">
              <w:rPr>
                <w:rFonts w:ascii="Calibri" w:hAnsi="Calibri"/>
                <w:sz w:val="22"/>
                <w:szCs w:val="22"/>
              </w:rPr>
              <w:t xml:space="preserve"> IMCARBNRXDATASRC_PRIM (0U)</w:t>
            </w:r>
            <w:r w:rsidRPr="009C42FF">
              <w:rPr>
                <w:rFonts w:ascii="Calibri" w:hAnsi="Calibri"/>
                <w:sz w:val="22"/>
                <w:szCs w:val="22"/>
              </w:rPr>
              <w:br/>
              <w:t xml:space="preserve"> IMCARBNRXDATASRC_SECDRY (1U)</w:t>
            </w:r>
            <w:r w:rsidRPr="009C42FF">
              <w:rPr>
                <w:rFonts w:ascii="Calibri" w:hAnsi="Calibri"/>
                <w:sz w:val="22"/>
                <w:szCs w:val="22"/>
              </w:rPr>
              <w:br/>
              <w:t xml:space="preserve"> IMCARBNRXDATASRC_NOSRC (2U)</w:t>
            </w:r>
            <w:r w:rsidRPr="009C42FF">
              <w:rPr>
                <w:rFonts w:ascii="Calibri" w:hAnsi="Calibri"/>
                <w:sz w:val="22"/>
                <w:szCs w:val="22"/>
              </w:rPr>
              <w:br/>
              <w:t>All other values are invalid</w:t>
            </w:r>
          </w:p>
        </w:tc>
      </w:tr>
      <w:tr w:rsidR="009C42FF" w:rsidRPr="009C42FF" w:rsidTr="009C42FF">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Return value</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None</w:t>
            </w:r>
          </w:p>
        </w:tc>
      </w:tr>
      <w:tr w:rsidR="009C42FF" w:rsidRPr="009C42FF" w:rsidTr="009C42FF">
        <w:trPr>
          <w:trHeight w:val="6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Affected static and global variables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Read and Write  to following variables  in sub-functions</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RxdSigData</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RxdSigDataExtdSts</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RxdSigDataSrc</w:t>
            </w:r>
          </w:p>
        </w:tc>
      </w:tr>
      <w:tr w:rsidR="009C42FF" w:rsidRPr="009C42FF" w:rsidTr="009C42FF">
        <w:trPr>
          <w:trHeight w:val="6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Affected inter-runnable variable</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None</w:t>
            </w:r>
          </w:p>
        </w:tc>
      </w:tr>
      <w:tr w:rsidR="009C42FF" w:rsidRPr="009C42FF" w:rsidTr="009C42FF">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Exclusive area access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Needed to write Imc Signal data, Signal Status and Signal source buffers.</w:t>
            </w:r>
          </w:p>
        </w:tc>
      </w:tr>
      <w:tr w:rsidR="009C42FF" w:rsidRPr="009C42FF" w:rsidTr="009C42FF">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Configuration access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Accesses following configuration data</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ImcArbn_SigGroupConfig_Rec</w:t>
            </w:r>
          </w:p>
        </w:tc>
      </w:tr>
      <w:tr w:rsidR="009C42FF" w:rsidRPr="009C42FF" w:rsidTr="009C42FF">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Calibration data access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None</w:t>
            </w:r>
          </w:p>
        </w:tc>
      </w:tr>
      <w:tr w:rsidR="009C42FF" w:rsidRPr="009C42FF" w:rsidTr="009C42FF">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Called local functions</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Calls following local function</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GetBitMask</w:t>
            </w:r>
          </w:p>
        </w:tc>
      </w:tr>
      <w:tr w:rsidR="009C42FF" w:rsidRPr="009C42FF" w:rsidTr="009C42FF">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External Interface call</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None</w:t>
            </w:r>
          </w:p>
        </w:tc>
      </w:tr>
      <w:tr w:rsidR="009C42FF" w:rsidRPr="009C42FF" w:rsidTr="009C42FF">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9C42FF" w:rsidRPr="009C42FF" w:rsidRDefault="009C42FF" w:rsidP="009C42FF">
            <w:pPr>
              <w:rPr>
                <w:rFonts w:ascii="Calibri" w:hAnsi="Calibri"/>
                <w:b/>
                <w:bCs/>
                <w:color w:val="000000"/>
                <w:sz w:val="22"/>
                <w:szCs w:val="22"/>
              </w:rPr>
            </w:pPr>
            <w:r w:rsidRPr="009C42FF">
              <w:rPr>
                <w:rFonts w:ascii="Calibri" w:hAnsi="Calibri"/>
                <w:b/>
                <w:bCs/>
                <w:color w:val="000000"/>
                <w:sz w:val="22"/>
                <w:szCs w:val="22"/>
              </w:rPr>
              <w:t>Called by</w:t>
            </w: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color w:val="000000"/>
                <w:sz w:val="22"/>
                <w:szCs w:val="22"/>
              </w:rPr>
            </w:pPr>
            <w:r w:rsidRPr="009C42FF">
              <w:rPr>
                <w:rFonts w:ascii="Calibri" w:hAnsi="Calibri"/>
                <w:color w:val="000000"/>
                <w:sz w:val="22"/>
                <w:szCs w:val="22"/>
              </w:rPr>
              <w:t>Called by following functions</w:t>
            </w:r>
          </w:p>
        </w:tc>
      </w:tr>
      <w:tr w:rsidR="009C42FF" w:rsidRPr="009C42FF" w:rsidTr="009C42FF">
        <w:trPr>
          <w:trHeight w:val="300"/>
        </w:trPr>
        <w:tc>
          <w:tcPr>
            <w:tcW w:w="2600" w:type="dxa"/>
            <w:vMerge/>
            <w:tcBorders>
              <w:top w:val="nil"/>
              <w:left w:val="single" w:sz="4" w:space="0" w:color="auto"/>
              <w:bottom w:val="single" w:sz="4" w:space="0" w:color="auto"/>
              <w:right w:val="single" w:sz="4" w:space="0" w:color="auto"/>
            </w:tcBorders>
            <w:vAlign w:val="center"/>
            <w:hideMark/>
          </w:tcPr>
          <w:p w:rsidR="009C42FF" w:rsidRPr="009C42FF" w:rsidRDefault="009C42FF" w:rsidP="009C42FF">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9C42FF" w:rsidRPr="009C42FF" w:rsidRDefault="009C42FF" w:rsidP="009C42FF">
            <w:pPr>
              <w:rPr>
                <w:rFonts w:ascii="Calibri" w:hAnsi="Calibri"/>
                <w:i/>
                <w:iCs/>
                <w:color w:val="0070C0"/>
                <w:sz w:val="22"/>
                <w:szCs w:val="22"/>
              </w:rPr>
            </w:pPr>
            <w:r w:rsidRPr="009C42FF">
              <w:rPr>
                <w:rFonts w:ascii="Calibri" w:hAnsi="Calibri"/>
                <w:i/>
                <w:iCs/>
                <w:color w:val="0070C0"/>
                <w:sz w:val="22"/>
                <w:szCs w:val="22"/>
              </w:rPr>
              <w:t>ImcArbrRx</w:t>
            </w:r>
          </w:p>
        </w:tc>
      </w:tr>
    </w:tbl>
    <w:p w:rsidR="009C42FF" w:rsidRPr="009C42FF" w:rsidRDefault="009C42FF" w:rsidP="009C42FF"/>
    <w:p w:rsidR="00995DA0" w:rsidRDefault="009C42FF" w:rsidP="00995DA0">
      <w:pPr>
        <w:jc w:val="center"/>
        <w:rPr>
          <w:rFonts w:ascii="Calibri" w:hAnsi="Calibri"/>
          <w:color w:val="0000FF"/>
        </w:rPr>
      </w:pPr>
      <w:r>
        <w:object w:dxaOrig="13259" w:dyaOrig="12144">
          <v:shape id="_x0000_i1051" type="#_x0000_t75" style="width:431.5pt;height:395.5pt" o:ole="">
            <v:imagedata r:id="rId61" o:title=""/>
          </v:shape>
          <o:OLEObject Type="Embed" ProgID="Visio.Drawing.11" ShapeID="_x0000_i1051" DrawAspect="Content" ObjectID="_1546252885" r:id="rId62"/>
        </w:object>
      </w:r>
    </w:p>
    <w:p w:rsidR="00995DA0" w:rsidRDefault="00995DA0" w:rsidP="00F52DD1">
      <w:pPr>
        <w:rPr>
          <w:rFonts w:ascii="Calibri" w:hAnsi="Calibri"/>
        </w:rPr>
      </w:pPr>
    </w:p>
    <w:p w:rsidR="0088504F" w:rsidRDefault="0088504F" w:rsidP="0088504F">
      <w:pPr>
        <w:rPr>
          <w:rFonts w:ascii="Calibri" w:hAnsi="Calibri"/>
        </w:rPr>
      </w:pPr>
    </w:p>
    <w:p w:rsidR="0088504F" w:rsidRDefault="0088504F" w:rsidP="0088504F">
      <w:pPr>
        <w:pStyle w:val="Heading2"/>
      </w:pPr>
      <w:bookmarkStart w:id="886" w:name="_Toc472510911"/>
      <w:r>
        <w:t xml:space="preserve">Sub-Function:  </w:t>
      </w:r>
      <w:r w:rsidRPr="0088504F">
        <w:rPr>
          <w:rFonts w:ascii="Calibri" w:hAnsi="Calibri"/>
        </w:rPr>
        <w:t>GetBitMask</w:t>
      </w:r>
      <w:bookmarkEnd w:id="886"/>
    </w:p>
    <w:p w:rsidR="0088504F" w:rsidRPr="00967BCF" w:rsidRDefault="0088504F" w:rsidP="0088504F">
      <w:pPr>
        <w:pStyle w:val="Heading3"/>
        <w:rPr>
          <w:rFonts w:ascii="Calibri" w:hAnsi="Calibri"/>
        </w:rPr>
      </w:pPr>
      <w:bookmarkStart w:id="887" w:name="_Toc472510912"/>
      <w:r w:rsidRPr="00967BCF">
        <w:rPr>
          <w:rFonts w:ascii="Calibri" w:hAnsi="Calibri"/>
        </w:rPr>
        <w:t>Hardware Related Design</w:t>
      </w:r>
      <w:bookmarkEnd w:id="887"/>
    </w:p>
    <w:p w:rsidR="0088504F" w:rsidRPr="00C36031" w:rsidRDefault="0088504F" w:rsidP="0088504F">
      <w:pPr>
        <w:rPr>
          <w:rFonts w:ascii="Calibri" w:hAnsi="Calibri"/>
          <w:color w:val="0000FF"/>
        </w:rPr>
      </w:pPr>
      <w:r w:rsidRPr="001E31E7">
        <w:rPr>
          <w:rFonts w:ascii="Calibri" w:hAnsi="Calibri"/>
        </w:rPr>
        <w:t>None</w:t>
      </w:r>
    </w:p>
    <w:p w:rsidR="0088504F" w:rsidRDefault="0088504F" w:rsidP="0088504F">
      <w:pPr>
        <w:pStyle w:val="Heading3"/>
        <w:rPr>
          <w:rFonts w:ascii="Calibri" w:hAnsi="Calibri"/>
        </w:rPr>
      </w:pPr>
      <w:bookmarkStart w:id="888" w:name="_Toc472510913"/>
      <w:r w:rsidRPr="00967BCF">
        <w:rPr>
          <w:rFonts w:ascii="Calibri" w:hAnsi="Calibri"/>
        </w:rPr>
        <w:t>Software Related Design</w:t>
      </w:r>
      <w:bookmarkEnd w:id="888"/>
    </w:p>
    <w:p w:rsidR="00DE459E" w:rsidRDefault="00DE459E" w:rsidP="00DE459E"/>
    <w:tbl>
      <w:tblPr>
        <w:tblW w:w="10020" w:type="dxa"/>
        <w:tblInd w:w="113" w:type="dxa"/>
        <w:tblLook w:val="04A0" w:firstRow="1" w:lastRow="0" w:firstColumn="1" w:lastColumn="0" w:noHBand="0" w:noVBand="1"/>
      </w:tblPr>
      <w:tblGrid>
        <w:gridCol w:w="2600"/>
        <w:gridCol w:w="7420"/>
      </w:tblGrid>
      <w:tr w:rsidR="00DE459E" w:rsidRPr="00DE459E" w:rsidTr="00DE459E">
        <w:trPr>
          <w:trHeight w:val="300"/>
        </w:trPr>
        <w:tc>
          <w:tcPr>
            <w:tcW w:w="10020" w:type="dxa"/>
            <w:gridSpan w:val="2"/>
            <w:tcBorders>
              <w:top w:val="single" w:sz="4" w:space="0" w:color="auto"/>
              <w:left w:val="single" w:sz="4" w:space="0" w:color="auto"/>
              <w:bottom w:val="single" w:sz="4" w:space="0" w:color="auto"/>
              <w:right w:val="single" w:sz="4" w:space="0" w:color="auto"/>
            </w:tcBorders>
            <w:shd w:val="clear" w:color="000000" w:fill="A6A6A6"/>
            <w:noWrap/>
            <w:vAlign w:val="bottom"/>
            <w:hideMark/>
          </w:tcPr>
          <w:p w:rsidR="00DE459E" w:rsidRPr="00DE459E" w:rsidRDefault="00DE459E" w:rsidP="00DE459E">
            <w:pPr>
              <w:jc w:val="center"/>
              <w:rPr>
                <w:rFonts w:ascii="Calibri" w:hAnsi="Calibri"/>
                <w:b/>
                <w:bCs/>
                <w:color w:val="000000"/>
                <w:sz w:val="22"/>
                <w:szCs w:val="22"/>
              </w:rPr>
            </w:pPr>
            <w:r w:rsidRPr="00DE459E">
              <w:rPr>
                <w:rFonts w:ascii="Calibri" w:hAnsi="Calibri"/>
                <w:b/>
                <w:bCs/>
                <w:color w:val="000000"/>
                <w:sz w:val="22"/>
                <w:szCs w:val="22"/>
              </w:rPr>
              <w:t>GetBitMask</w:t>
            </w:r>
          </w:p>
        </w:tc>
      </w:tr>
      <w:tr w:rsidR="00DE459E" w:rsidRPr="00DE459E" w:rsidTr="00DE459E">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Function scope</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Local</w:t>
            </w:r>
          </w:p>
        </w:tc>
      </w:tr>
      <w:tr w:rsidR="00DE459E" w:rsidRPr="00DE459E" w:rsidTr="00DE459E">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Description</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Returns bitmask for requested number of bits.</w:t>
            </w:r>
          </w:p>
        </w:tc>
      </w:tr>
      <w:tr w:rsidR="00DE459E" w:rsidRPr="00DE459E" w:rsidTr="00DE459E">
        <w:trPr>
          <w:trHeight w:val="300"/>
        </w:trPr>
        <w:tc>
          <w:tcPr>
            <w:tcW w:w="2600" w:type="dxa"/>
            <w:vMerge w:val="restart"/>
            <w:tcBorders>
              <w:top w:val="nil"/>
              <w:left w:val="single" w:sz="4" w:space="0" w:color="auto"/>
              <w:bottom w:val="nil"/>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Parameters</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Requires following parameters</w:t>
            </w:r>
          </w:p>
        </w:tc>
      </w:tr>
      <w:tr w:rsidR="00DE459E" w:rsidRPr="00DE459E" w:rsidTr="00DE459E">
        <w:trPr>
          <w:trHeight w:val="1200"/>
        </w:trPr>
        <w:tc>
          <w:tcPr>
            <w:tcW w:w="2600" w:type="dxa"/>
            <w:vMerge/>
            <w:tcBorders>
              <w:top w:val="nil"/>
              <w:left w:val="single" w:sz="4" w:space="0" w:color="auto"/>
              <w:bottom w:val="nil"/>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70C0"/>
                <w:sz w:val="22"/>
                <w:szCs w:val="22"/>
              </w:rPr>
              <w:t>NrOfBits</w:t>
            </w:r>
            <w:r w:rsidRPr="00DE459E">
              <w:rPr>
                <w:rFonts w:ascii="Calibri" w:hAnsi="Calibri"/>
                <w:color w:val="000000"/>
                <w:sz w:val="22"/>
                <w:szCs w:val="22"/>
              </w:rPr>
              <w:t xml:space="preserve"> - Number of bits required to be set in the return value</w:t>
            </w:r>
            <w:r w:rsidRPr="00DE459E">
              <w:rPr>
                <w:rFonts w:ascii="Calibri" w:hAnsi="Calibri"/>
                <w:color w:val="000000"/>
                <w:sz w:val="22"/>
                <w:szCs w:val="22"/>
              </w:rPr>
              <w:br/>
              <w:t>Type: uint8</w:t>
            </w:r>
            <w:r w:rsidRPr="00DE459E">
              <w:rPr>
                <w:rFonts w:ascii="Calibri" w:hAnsi="Calibri"/>
                <w:color w:val="000000"/>
                <w:sz w:val="22"/>
                <w:szCs w:val="22"/>
              </w:rPr>
              <w:br/>
              <w:t xml:space="preserve">Range: </w:t>
            </w:r>
            <w:r w:rsidRPr="00DE459E">
              <w:rPr>
                <w:rFonts w:ascii="Calibri" w:hAnsi="Calibri"/>
                <w:color w:val="000000"/>
                <w:sz w:val="22"/>
                <w:szCs w:val="22"/>
              </w:rPr>
              <w:br/>
              <w:t>1 to 32</w:t>
            </w:r>
          </w:p>
        </w:tc>
      </w:tr>
      <w:tr w:rsidR="00DE459E" w:rsidRPr="00DE459E" w:rsidTr="00DE459E">
        <w:trPr>
          <w:trHeight w:val="300"/>
        </w:trPr>
        <w:tc>
          <w:tcPr>
            <w:tcW w:w="2600" w:type="dxa"/>
            <w:vMerge w:val="restart"/>
            <w:tcBorders>
              <w:top w:val="single" w:sz="4" w:space="0" w:color="auto"/>
              <w:left w:val="single" w:sz="4" w:space="0" w:color="auto"/>
              <w:bottom w:val="single" w:sz="4" w:space="0" w:color="000000"/>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Return value</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Returns following value</w:t>
            </w:r>
          </w:p>
        </w:tc>
      </w:tr>
      <w:tr w:rsidR="00DE459E" w:rsidRPr="00DE459E" w:rsidTr="00DE459E">
        <w:trPr>
          <w:trHeight w:val="1200"/>
        </w:trPr>
        <w:tc>
          <w:tcPr>
            <w:tcW w:w="2600" w:type="dxa"/>
            <w:vMerge/>
            <w:tcBorders>
              <w:top w:val="single" w:sz="4" w:space="0" w:color="auto"/>
              <w:left w:val="single" w:sz="4" w:space="0" w:color="auto"/>
              <w:bottom w:val="single" w:sz="4" w:space="0" w:color="000000"/>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70C0"/>
                <w:sz w:val="22"/>
                <w:szCs w:val="22"/>
              </w:rPr>
              <w:t>BitMask</w:t>
            </w:r>
            <w:r w:rsidRPr="00DE459E">
              <w:rPr>
                <w:rFonts w:ascii="Calibri" w:hAnsi="Calibri"/>
                <w:color w:val="000000"/>
                <w:sz w:val="22"/>
                <w:szCs w:val="22"/>
              </w:rPr>
              <w:t xml:space="preserve"> - Bit mask for given number of bits</w:t>
            </w:r>
            <w:r w:rsidRPr="00DE459E">
              <w:rPr>
                <w:rFonts w:ascii="Calibri" w:hAnsi="Calibri"/>
                <w:color w:val="000000"/>
                <w:sz w:val="22"/>
                <w:szCs w:val="22"/>
              </w:rPr>
              <w:br/>
              <w:t>Type: uint32</w:t>
            </w:r>
            <w:r w:rsidRPr="00DE459E">
              <w:rPr>
                <w:rFonts w:ascii="Calibri" w:hAnsi="Calibri"/>
                <w:color w:val="000000"/>
                <w:sz w:val="22"/>
                <w:szCs w:val="22"/>
              </w:rPr>
              <w:br/>
              <w:t xml:space="preserve">Range: </w:t>
            </w:r>
            <w:r w:rsidRPr="00DE459E">
              <w:rPr>
                <w:rFonts w:ascii="Calibri" w:hAnsi="Calibri"/>
                <w:color w:val="000000"/>
                <w:sz w:val="22"/>
                <w:szCs w:val="22"/>
              </w:rPr>
              <w:br/>
              <w:t>0x00000000 to 0xFFFFFFFF</w:t>
            </w:r>
          </w:p>
        </w:tc>
      </w:tr>
      <w:tr w:rsidR="00DE459E" w:rsidRPr="00DE459E" w:rsidTr="00DE459E">
        <w:trPr>
          <w:trHeight w:val="600"/>
        </w:trPr>
        <w:tc>
          <w:tcPr>
            <w:tcW w:w="2600" w:type="dxa"/>
            <w:tcBorders>
              <w:top w:val="nil"/>
              <w:left w:val="single" w:sz="4" w:space="0" w:color="auto"/>
              <w:bottom w:val="nil"/>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Affected static and global variables</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None</w:t>
            </w:r>
          </w:p>
        </w:tc>
      </w:tr>
      <w:tr w:rsidR="00DE459E" w:rsidRPr="00DE459E" w:rsidTr="00DE459E">
        <w:trPr>
          <w:trHeight w:val="600"/>
        </w:trPr>
        <w:tc>
          <w:tcPr>
            <w:tcW w:w="2600" w:type="dxa"/>
            <w:tcBorders>
              <w:top w:val="single" w:sz="4" w:space="0" w:color="auto"/>
              <w:left w:val="single" w:sz="4" w:space="0" w:color="auto"/>
              <w:bottom w:val="nil"/>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Affected inter-runnable variable</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None</w:t>
            </w:r>
          </w:p>
        </w:tc>
      </w:tr>
      <w:tr w:rsidR="00DE459E" w:rsidRPr="00DE459E" w:rsidTr="00DE459E">
        <w:trPr>
          <w:trHeight w:val="300"/>
        </w:trPr>
        <w:tc>
          <w:tcPr>
            <w:tcW w:w="2600" w:type="dxa"/>
            <w:tcBorders>
              <w:top w:val="single" w:sz="4" w:space="0" w:color="auto"/>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Exclusive area access</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None</w:t>
            </w:r>
          </w:p>
        </w:tc>
      </w:tr>
      <w:tr w:rsidR="00DE459E" w:rsidRPr="00DE459E" w:rsidTr="00DE459E">
        <w:trPr>
          <w:trHeight w:val="300"/>
        </w:trPr>
        <w:tc>
          <w:tcPr>
            <w:tcW w:w="2600" w:type="dxa"/>
            <w:tcBorders>
              <w:top w:val="nil"/>
              <w:left w:val="single" w:sz="4" w:space="0" w:color="auto"/>
              <w:bottom w:val="nil"/>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Configuration access</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None</w:t>
            </w:r>
          </w:p>
        </w:tc>
      </w:tr>
      <w:tr w:rsidR="00DE459E" w:rsidRPr="00DE459E" w:rsidTr="00DE459E">
        <w:trPr>
          <w:trHeight w:val="300"/>
        </w:trPr>
        <w:tc>
          <w:tcPr>
            <w:tcW w:w="2600" w:type="dxa"/>
            <w:tcBorders>
              <w:top w:val="single" w:sz="4" w:space="0" w:color="auto"/>
              <w:left w:val="single" w:sz="4" w:space="0" w:color="auto"/>
              <w:bottom w:val="nil"/>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lastRenderedPageBreak/>
              <w:t>Calibration data access</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None</w:t>
            </w:r>
          </w:p>
        </w:tc>
      </w:tr>
      <w:tr w:rsidR="00DE459E" w:rsidRPr="00DE459E" w:rsidTr="00DE459E">
        <w:trPr>
          <w:trHeight w:val="300"/>
        </w:trPr>
        <w:tc>
          <w:tcPr>
            <w:tcW w:w="2600" w:type="dxa"/>
            <w:tcBorders>
              <w:top w:val="single" w:sz="4" w:space="0" w:color="auto"/>
              <w:left w:val="single" w:sz="4" w:space="0" w:color="auto"/>
              <w:bottom w:val="nil"/>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Called local functions</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None</w:t>
            </w:r>
          </w:p>
        </w:tc>
      </w:tr>
      <w:tr w:rsidR="00DE459E" w:rsidRPr="00DE459E" w:rsidTr="00DE459E">
        <w:trPr>
          <w:trHeight w:val="300"/>
        </w:trPr>
        <w:tc>
          <w:tcPr>
            <w:tcW w:w="2600" w:type="dxa"/>
            <w:tcBorders>
              <w:top w:val="single" w:sz="4" w:space="0" w:color="auto"/>
              <w:left w:val="single" w:sz="4" w:space="0" w:color="auto"/>
              <w:bottom w:val="nil"/>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External Interface call</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None</w:t>
            </w:r>
          </w:p>
        </w:tc>
      </w:tr>
      <w:tr w:rsidR="00DE459E" w:rsidRPr="00DE459E" w:rsidTr="00DE459E">
        <w:trPr>
          <w:trHeight w:val="300"/>
        </w:trPr>
        <w:tc>
          <w:tcPr>
            <w:tcW w:w="2600" w:type="dxa"/>
            <w:vMerge w:val="restart"/>
            <w:tcBorders>
              <w:top w:val="single" w:sz="4" w:space="0" w:color="auto"/>
              <w:left w:val="single" w:sz="4" w:space="0" w:color="auto"/>
              <w:bottom w:val="single" w:sz="4" w:space="0" w:color="000000"/>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Called by</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Called by following functions</w:t>
            </w:r>
          </w:p>
        </w:tc>
      </w:tr>
      <w:tr w:rsidR="00DE459E" w:rsidRPr="00DE459E" w:rsidTr="00DE459E">
        <w:trPr>
          <w:trHeight w:val="300"/>
        </w:trPr>
        <w:tc>
          <w:tcPr>
            <w:tcW w:w="2600" w:type="dxa"/>
            <w:vMerge/>
            <w:tcBorders>
              <w:top w:val="single" w:sz="4" w:space="0" w:color="auto"/>
              <w:left w:val="single" w:sz="4" w:space="0" w:color="auto"/>
              <w:bottom w:val="single" w:sz="4" w:space="0" w:color="000000"/>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i/>
                <w:iCs/>
                <w:color w:val="0070C0"/>
                <w:sz w:val="22"/>
                <w:szCs w:val="22"/>
              </w:rPr>
            </w:pPr>
            <w:r w:rsidRPr="00DE459E">
              <w:rPr>
                <w:rFonts w:ascii="Calibri" w:hAnsi="Calibri"/>
                <w:i/>
                <w:iCs/>
                <w:color w:val="0070C0"/>
                <w:sz w:val="22"/>
                <w:szCs w:val="22"/>
              </w:rPr>
              <w:t>CreatSigGroupData</w:t>
            </w:r>
          </w:p>
        </w:tc>
      </w:tr>
      <w:tr w:rsidR="00DE459E" w:rsidRPr="00DE459E" w:rsidTr="00DE459E">
        <w:trPr>
          <w:trHeight w:val="300"/>
        </w:trPr>
        <w:tc>
          <w:tcPr>
            <w:tcW w:w="2600" w:type="dxa"/>
            <w:vMerge/>
            <w:tcBorders>
              <w:top w:val="single" w:sz="4" w:space="0" w:color="auto"/>
              <w:left w:val="single" w:sz="4" w:space="0" w:color="auto"/>
              <w:bottom w:val="single" w:sz="4" w:space="0" w:color="000000"/>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i/>
                <w:iCs/>
                <w:color w:val="0070C0"/>
                <w:sz w:val="22"/>
                <w:szCs w:val="22"/>
              </w:rPr>
            </w:pPr>
            <w:r w:rsidRPr="00DE459E">
              <w:rPr>
                <w:rFonts w:ascii="Calibri" w:hAnsi="Calibri"/>
                <w:i/>
                <w:iCs/>
                <w:color w:val="0070C0"/>
                <w:sz w:val="22"/>
                <w:szCs w:val="22"/>
              </w:rPr>
              <w:t>DecodSigGroupData</w:t>
            </w:r>
          </w:p>
        </w:tc>
      </w:tr>
    </w:tbl>
    <w:p w:rsidR="00DE459E" w:rsidRPr="00DE459E" w:rsidRDefault="00DE459E" w:rsidP="00DE459E"/>
    <w:p w:rsidR="00E610B3" w:rsidRDefault="00E610B3" w:rsidP="0088504F">
      <w:pPr>
        <w:jc w:val="center"/>
      </w:pPr>
    </w:p>
    <w:p w:rsidR="0088504F" w:rsidRDefault="00DE459E" w:rsidP="0088504F">
      <w:pPr>
        <w:jc w:val="center"/>
        <w:rPr>
          <w:rFonts w:ascii="Calibri" w:hAnsi="Calibri"/>
          <w:color w:val="0000FF"/>
        </w:rPr>
      </w:pPr>
      <w:r>
        <w:object w:dxaOrig="11284" w:dyaOrig="4703">
          <v:shape id="_x0000_i1052" type="#_x0000_t75" style="width:431.5pt;height:179.5pt" o:ole="">
            <v:imagedata r:id="rId63" o:title=""/>
          </v:shape>
          <o:OLEObject Type="Embed" ProgID="Visio.Drawing.11" ShapeID="_x0000_i1052" DrawAspect="Content" ObjectID="_1546252886" r:id="rId64"/>
        </w:object>
      </w:r>
    </w:p>
    <w:p w:rsidR="0088504F" w:rsidRDefault="0088504F" w:rsidP="0088504F">
      <w:pPr>
        <w:rPr>
          <w:rFonts w:ascii="Calibri" w:hAnsi="Calibri"/>
        </w:rPr>
      </w:pPr>
    </w:p>
    <w:p w:rsidR="0088504F" w:rsidRDefault="0088504F" w:rsidP="00840AC3">
      <w:pPr>
        <w:pStyle w:val="Heading2"/>
      </w:pPr>
      <w:bookmarkStart w:id="889" w:name="_Toc472510914"/>
      <w:r>
        <w:t xml:space="preserve">Sub-Function:  </w:t>
      </w:r>
      <w:r w:rsidR="00840AC3" w:rsidRPr="00840AC3">
        <w:rPr>
          <w:rFonts w:ascii="Calibri" w:hAnsi="Calibri"/>
        </w:rPr>
        <w:t>GetImcFltParamByte</w:t>
      </w:r>
      <w:bookmarkEnd w:id="889"/>
    </w:p>
    <w:p w:rsidR="0088504F" w:rsidRPr="00967BCF" w:rsidRDefault="0088504F" w:rsidP="0088504F">
      <w:pPr>
        <w:pStyle w:val="Heading3"/>
        <w:rPr>
          <w:rFonts w:ascii="Calibri" w:hAnsi="Calibri"/>
        </w:rPr>
      </w:pPr>
      <w:bookmarkStart w:id="890" w:name="_Toc472510915"/>
      <w:r w:rsidRPr="00967BCF">
        <w:rPr>
          <w:rFonts w:ascii="Calibri" w:hAnsi="Calibri"/>
        </w:rPr>
        <w:t>Hardware Related Design</w:t>
      </w:r>
      <w:bookmarkEnd w:id="890"/>
    </w:p>
    <w:p w:rsidR="0088504F" w:rsidRPr="00C36031" w:rsidRDefault="0088504F" w:rsidP="0088504F">
      <w:pPr>
        <w:rPr>
          <w:rFonts w:ascii="Calibri" w:hAnsi="Calibri"/>
          <w:color w:val="0000FF"/>
        </w:rPr>
      </w:pPr>
      <w:r w:rsidRPr="001E31E7">
        <w:rPr>
          <w:rFonts w:ascii="Calibri" w:hAnsi="Calibri"/>
        </w:rPr>
        <w:t>None</w:t>
      </w:r>
    </w:p>
    <w:p w:rsidR="0088504F" w:rsidRDefault="0088504F" w:rsidP="0088504F">
      <w:pPr>
        <w:pStyle w:val="Heading3"/>
        <w:rPr>
          <w:rFonts w:ascii="Calibri" w:hAnsi="Calibri"/>
        </w:rPr>
      </w:pPr>
      <w:bookmarkStart w:id="891" w:name="_Toc472510916"/>
      <w:r w:rsidRPr="00967BCF">
        <w:rPr>
          <w:rFonts w:ascii="Calibri" w:hAnsi="Calibri"/>
        </w:rPr>
        <w:t>Software Related Design</w:t>
      </w:r>
      <w:bookmarkEnd w:id="891"/>
    </w:p>
    <w:p w:rsidR="00375515" w:rsidRDefault="00375515" w:rsidP="00375515"/>
    <w:p w:rsidR="00375515" w:rsidRDefault="00375515" w:rsidP="00375515"/>
    <w:p w:rsidR="00375515" w:rsidRDefault="00375515" w:rsidP="00375515"/>
    <w:tbl>
      <w:tblPr>
        <w:tblW w:w="10020" w:type="dxa"/>
        <w:tblInd w:w="113" w:type="dxa"/>
        <w:tblLook w:val="04A0" w:firstRow="1" w:lastRow="0" w:firstColumn="1" w:lastColumn="0" w:noHBand="0" w:noVBand="1"/>
      </w:tblPr>
      <w:tblGrid>
        <w:gridCol w:w="2600"/>
        <w:gridCol w:w="7420"/>
      </w:tblGrid>
      <w:tr w:rsidR="00DE459E" w:rsidRPr="00DE459E" w:rsidTr="00DE459E">
        <w:trPr>
          <w:trHeight w:val="300"/>
        </w:trPr>
        <w:tc>
          <w:tcPr>
            <w:tcW w:w="10020" w:type="dxa"/>
            <w:gridSpan w:val="2"/>
            <w:tcBorders>
              <w:top w:val="single" w:sz="4" w:space="0" w:color="auto"/>
              <w:left w:val="single" w:sz="4" w:space="0" w:color="auto"/>
              <w:bottom w:val="single" w:sz="4" w:space="0" w:color="auto"/>
              <w:right w:val="single" w:sz="4" w:space="0" w:color="auto"/>
            </w:tcBorders>
            <w:shd w:val="clear" w:color="000000" w:fill="A6A6A6"/>
            <w:noWrap/>
            <w:vAlign w:val="bottom"/>
            <w:hideMark/>
          </w:tcPr>
          <w:p w:rsidR="00DE459E" w:rsidRPr="00DE459E" w:rsidRDefault="00DE459E" w:rsidP="00DE459E">
            <w:pPr>
              <w:jc w:val="center"/>
              <w:rPr>
                <w:rFonts w:ascii="Calibri" w:hAnsi="Calibri"/>
                <w:b/>
                <w:bCs/>
                <w:color w:val="000000"/>
                <w:sz w:val="22"/>
                <w:szCs w:val="22"/>
              </w:rPr>
            </w:pPr>
            <w:r w:rsidRPr="00DE459E">
              <w:rPr>
                <w:rFonts w:ascii="Calibri" w:hAnsi="Calibri"/>
                <w:b/>
                <w:bCs/>
                <w:color w:val="000000"/>
                <w:sz w:val="22"/>
                <w:szCs w:val="22"/>
              </w:rPr>
              <w:t>GetImcFltParamByte</w:t>
            </w:r>
          </w:p>
        </w:tc>
      </w:tr>
      <w:tr w:rsidR="00DE459E" w:rsidRPr="00DE459E" w:rsidTr="00DE459E">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Function scope</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Local</w:t>
            </w:r>
          </w:p>
        </w:tc>
      </w:tr>
      <w:tr w:rsidR="00DE459E" w:rsidRPr="00DE459E" w:rsidTr="00DE459E">
        <w:trPr>
          <w:trHeight w:val="15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Description</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Evaluates Frame faults counters and returns IMC Arbitration fault parameter byte to log / clear NTC 0x3F (IMC Arbitration fault). Bits which are corresponding to particular fault that exceeds threshold limit will be set in the return value.  Refer below picture for details of bit mapping in the parameter byte</w:t>
            </w:r>
          </w:p>
        </w:tc>
      </w:tr>
      <w:tr w:rsidR="00DE459E" w:rsidRPr="00DE459E" w:rsidTr="00DE459E">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Parameters</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void</w:t>
            </w:r>
          </w:p>
        </w:tc>
      </w:tr>
      <w:tr w:rsidR="00DE459E" w:rsidRPr="00DE459E" w:rsidTr="00DE459E">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Return value</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Returns following value</w:t>
            </w:r>
          </w:p>
        </w:tc>
      </w:tr>
      <w:tr w:rsidR="00DE459E" w:rsidRPr="00DE459E" w:rsidTr="00DE459E">
        <w:trPr>
          <w:trHeight w:val="2400"/>
        </w:trPr>
        <w:tc>
          <w:tcPr>
            <w:tcW w:w="2600" w:type="dxa"/>
            <w:vMerge/>
            <w:tcBorders>
              <w:top w:val="nil"/>
              <w:left w:val="single" w:sz="4" w:space="0" w:color="auto"/>
              <w:bottom w:val="single" w:sz="4" w:space="0" w:color="auto"/>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70C0"/>
                <w:sz w:val="22"/>
                <w:szCs w:val="22"/>
              </w:rPr>
              <w:t>FltBitMask</w:t>
            </w:r>
            <w:r w:rsidRPr="00DE459E">
              <w:rPr>
                <w:rFonts w:ascii="Calibri" w:hAnsi="Calibri"/>
                <w:color w:val="000000"/>
                <w:sz w:val="22"/>
                <w:szCs w:val="22"/>
              </w:rPr>
              <w:t xml:space="preserve"> - Bit mask for given number of bits</w:t>
            </w:r>
            <w:r w:rsidRPr="00DE459E">
              <w:rPr>
                <w:rFonts w:ascii="Calibri" w:hAnsi="Calibri"/>
                <w:color w:val="000000"/>
                <w:sz w:val="22"/>
                <w:szCs w:val="22"/>
              </w:rPr>
              <w:br/>
              <w:t>Type: uint8</w:t>
            </w:r>
            <w:r w:rsidRPr="00DE459E">
              <w:rPr>
                <w:rFonts w:ascii="Calibri" w:hAnsi="Calibri"/>
                <w:color w:val="000000"/>
                <w:sz w:val="22"/>
                <w:szCs w:val="22"/>
              </w:rPr>
              <w:br/>
              <w:t>Range: Bitmask</w:t>
            </w:r>
            <w:r w:rsidRPr="00DE459E">
              <w:rPr>
                <w:rFonts w:ascii="Calibri" w:hAnsi="Calibri"/>
                <w:color w:val="000000"/>
                <w:sz w:val="22"/>
                <w:szCs w:val="22"/>
              </w:rPr>
              <w:br/>
              <w:t>PRIMSRCCRCFLT_CNT_U08                                    (0x01U)</w:t>
            </w:r>
            <w:r w:rsidRPr="00DE459E">
              <w:rPr>
                <w:rFonts w:ascii="Calibri" w:hAnsi="Calibri"/>
                <w:color w:val="000000"/>
                <w:sz w:val="22"/>
                <w:szCs w:val="22"/>
              </w:rPr>
              <w:br/>
              <w:t>PRIMSRCROLLGCNTRFLT_CNT_U08                     (0x02U)</w:t>
            </w:r>
            <w:r w:rsidRPr="00DE459E">
              <w:rPr>
                <w:rFonts w:ascii="Calibri" w:hAnsi="Calibri"/>
                <w:color w:val="000000"/>
                <w:sz w:val="22"/>
                <w:szCs w:val="22"/>
              </w:rPr>
              <w:br/>
              <w:t>SECDRYSRCCRCFLT_CNT_U08                                 (0x04U)</w:t>
            </w:r>
            <w:r w:rsidRPr="00DE459E">
              <w:rPr>
                <w:rFonts w:ascii="Calibri" w:hAnsi="Calibri"/>
                <w:color w:val="000000"/>
                <w:sz w:val="22"/>
                <w:szCs w:val="22"/>
              </w:rPr>
              <w:br/>
              <w:t>SECDRYSRCROLLGCNTRFLT_CNT_U08                 (0x08U)</w:t>
            </w:r>
            <w:r w:rsidRPr="00DE459E">
              <w:rPr>
                <w:rFonts w:ascii="Calibri" w:hAnsi="Calibri"/>
                <w:color w:val="000000"/>
                <w:sz w:val="22"/>
                <w:szCs w:val="22"/>
              </w:rPr>
              <w:br/>
              <w:t>All other bits are unused.</w:t>
            </w:r>
          </w:p>
        </w:tc>
      </w:tr>
      <w:tr w:rsidR="00DE459E" w:rsidRPr="00DE459E" w:rsidTr="00DE459E">
        <w:trPr>
          <w:trHeight w:val="6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Affected static and global variables</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Reads following variables</w:t>
            </w:r>
          </w:p>
        </w:tc>
      </w:tr>
      <w:tr w:rsidR="00DE459E" w:rsidRPr="00DE459E" w:rsidTr="00DE459E">
        <w:trPr>
          <w:trHeight w:val="300"/>
        </w:trPr>
        <w:tc>
          <w:tcPr>
            <w:tcW w:w="2600" w:type="dxa"/>
            <w:vMerge/>
            <w:tcBorders>
              <w:top w:val="nil"/>
              <w:left w:val="single" w:sz="4" w:space="0" w:color="auto"/>
              <w:bottom w:val="single" w:sz="4" w:space="0" w:color="auto"/>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i/>
                <w:iCs/>
                <w:color w:val="0070C0"/>
                <w:sz w:val="22"/>
                <w:szCs w:val="22"/>
              </w:rPr>
            </w:pPr>
            <w:r w:rsidRPr="00DE459E">
              <w:rPr>
                <w:rFonts w:ascii="Calibri" w:hAnsi="Calibri"/>
                <w:i/>
                <w:iCs/>
                <w:color w:val="0070C0"/>
                <w:sz w:val="22"/>
                <w:szCs w:val="22"/>
              </w:rPr>
              <w:t>FrmFltCntr2MilliSec</w:t>
            </w:r>
          </w:p>
        </w:tc>
      </w:tr>
      <w:tr w:rsidR="00DE459E" w:rsidRPr="00DE459E" w:rsidTr="00DE459E">
        <w:trPr>
          <w:trHeight w:val="300"/>
        </w:trPr>
        <w:tc>
          <w:tcPr>
            <w:tcW w:w="2600" w:type="dxa"/>
            <w:vMerge/>
            <w:tcBorders>
              <w:top w:val="nil"/>
              <w:left w:val="single" w:sz="4" w:space="0" w:color="auto"/>
              <w:bottom w:val="single" w:sz="4" w:space="0" w:color="auto"/>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i/>
                <w:iCs/>
                <w:color w:val="0070C0"/>
                <w:sz w:val="22"/>
                <w:szCs w:val="22"/>
              </w:rPr>
            </w:pPr>
            <w:r w:rsidRPr="00DE459E">
              <w:rPr>
                <w:rFonts w:ascii="Calibri" w:hAnsi="Calibri"/>
                <w:i/>
                <w:iCs/>
                <w:color w:val="0070C0"/>
                <w:sz w:val="22"/>
                <w:szCs w:val="22"/>
              </w:rPr>
              <w:t>FrmFltCntr10MilliSec</w:t>
            </w:r>
          </w:p>
        </w:tc>
      </w:tr>
      <w:tr w:rsidR="00DE459E" w:rsidRPr="00DE459E" w:rsidTr="00DE459E">
        <w:trPr>
          <w:trHeight w:val="300"/>
        </w:trPr>
        <w:tc>
          <w:tcPr>
            <w:tcW w:w="2600" w:type="dxa"/>
            <w:vMerge/>
            <w:tcBorders>
              <w:top w:val="nil"/>
              <w:left w:val="single" w:sz="4" w:space="0" w:color="auto"/>
              <w:bottom w:val="single" w:sz="4" w:space="0" w:color="auto"/>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i/>
                <w:iCs/>
                <w:color w:val="0070C0"/>
                <w:sz w:val="22"/>
                <w:szCs w:val="22"/>
              </w:rPr>
            </w:pPr>
            <w:r w:rsidRPr="00DE459E">
              <w:rPr>
                <w:rFonts w:ascii="Calibri" w:hAnsi="Calibri"/>
                <w:i/>
                <w:iCs/>
                <w:color w:val="0070C0"/>
                <w:sz w:val="22"/>
                <w:szCs w:val="22"/>
              </w:rPr>
              <w:t>FrmFltCntr100MilliSec</w:t>
            </w:r>
          </w:p>
        </w:tc>
      </w:tr>
      <w:tr w:rsidR="00DE459E" w:rsidRPr="00DE459E" w:rsidTr="00DE459E">
        <w:trPr>
          <w:trHeight w:val="6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Affected inter-runnable variable</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None</w:t>
            </w:r>
          </w:p>
        </w:tc>
      </w:tr>
      <w:tr w:rsidR="00DE459E" w:rsidRPr="00DE459E" w:rsidTr="00DE459E">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Exclusive area access</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None</w:t>
            </w:r>
          </w:p>
        </w:tc>
      </w:tr>
      <w:tr w:rsidR="00DE459E" w:rsidRPr="00DE459E" w:rsidTr="00DE459E">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lastRenderedPageBreak/>
              <w:t>Configuration access</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None</w:t>
            </w:r>
          </w:p>
        </w:tc>
      </w:tr>
      <w:tr w:rsidR="00DE459E" w:rsidRPr="00DE459E" w:rsidTr="00DE459E">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Calibration data access</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Accesses following calibration value in the sub-functions call</w:t>
            </w:r>
          </w:p>
        </w:tc>
      </w:tr>
      <w:tr w:rsidR="00DE459E" w:rsidRPr="00DE459E" w:rsidTr="00DE459E">
        <w:trPr>
          <w:trHeight w:val="300"/>
        </w:trPr>
        <w:tc>
          <w:tcPr>
            <w:tcW w:w="2600" w:type="dxa"/>
            <w:vMerge/>
            <w:tcBorders>
              <w:top w:val="nil"/>
              <w:left w:val="single" w:sz="4" w:space="0" w:color="auto"/>
              <w:bottom w:val="single" w:sz="4" w:space="0" w:color="auto"/>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i/>
                <w:iCs/>
                <w:color w:val="0070C0"/>
                <w:sz w:val="22"/>
                <w:szCs w:val="22"/>
              </w:rPr>
            </w:pPr>
            <w:r w:rsidRPr="00DE459E">
              <w:rPr>
                <w:rFonts w:ascii="Calibri" w:hAnsi="Calibri"/>
                <w:i/>
                <w:iCs/>
                <w:color w:val="0070C0"/>
                <w:sz w:val="22"/>
                <w:szCs w:val="22"/>
              </w:rPr>
              <w:t>ImcArbnFrmFltThd</w:t>
            </w:r>
          </w:p>
        </w:tc>
      </w:tr>
      <w:tr w:rsidR="00DE459E" w:rsidRPr="00DE459E" w:rsidTr="00DE459E">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Called local functions</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None</w:t>
            </w:r>
          </w:p>
        </w:tc>
      </w:tr>
      <w:tr w:rsidR="00DE459E" w:rsidRPr="00DE459E" w:rsidTr="00DE459E">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External Interface call</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None</w:t>
            </w:r>
          </w:p>
        </w:tc>
      </w:tr>
      <w:tr w:rsidR="00DE459E" w:rsidRPr="00DE459E" w:rsidTr="00DE459E">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Called by</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Called by following functions</w:t>
            </w:r>
          </w:p>
        </w:tc>
      </w:tr>
      <w:tr w:rsidR="00DE459E" w:rsidRPr="00DE459E" w:rsidTr="00DE459E">
        <w:trPr>
          <w:trHeight w:val="300"/>
        </w:trPr>
        <w:tc>
          <w:tcPr>
            <w:tcW w:w="2600" w:type="dxa"/>
            <w:vMerge/>
            <w:tcBorders>
              <w:top w:val="nil"/>
              <w:left w:val="single" w:sz="4" w:space="0" w:color="auto"/>
              <w:bottom w:val="single" w:sz="4" w:space="0" w:color="auto"/>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i/>
                <w:iCs/>
                <w:color w:val="0070C0"/>
                <w:sz w:val="22"/>
                <w:szCs w:val="22"/>
              </w:rPr>
            </w:pPr>
            <w:r w:rsidRPr="00DE459E">
              <w:rPr>
                <w:rFonts w:ascii="Calibri" w:hAnsi="Calibri"/>
                <w:i/>
                <w:iCs/>
                <w:color w:val="0070C0"/>
                <w:sz w:val="22"/>
                <w:szCs w:val="22"/>
              </w:rPr>
              <w:t>ImcArbnPer6</w:t>
            </w:r>
          </w:p>
        </w:tc>
      </w:tr>
    </w:tbl>
    <w:p w:rsidR="00375515" w:rsidRDefault="00375515" w:rsidP="00375515"/>
    <w:p w:rsidR="00375515" w:rsidRDefault="00375515" w:rsidP="00375515"/>
    <w:p w:rsidR="00375515" w:rsidRPr="00375515" w:rsidRDefault="00375515" w:rsidP="00375515"/>
    <w:p w:rsidR="00BB5B2F" w:rsidRDefault="00BB5B2F" w:rsidP="00884BE5"/>
    <w:p w:rsidR="00BB5B2F" w:rsidRPr="00884BE5" w:rsidRDefault="00B0095E" w:rsidP="00884BE5">
      <w:r>
        <w:object w:dxaOrig="6919" w:dyaOrig="6204">
          <v:shape id="_x0000_i1053" type="#_x0000_t75" style="width:346.5pt;height:310pt" o:ole="">
            <v:imagedata r:id="rId65" o:title=""/>
          </v:shape>
          <o:OLEObject Type="Embed" ProgID="Visio.Drawing.11" ShapeID="_x0000_i1053" DrawAspect="Content" ObjectID="_1546252887" r:id="rId66"/>
        </w:object>
      </w:r>
    </w:p>
    <w:p w:rsidR="0088504F" w:rsidRDefault="008010CA" w:rsidP="0088504F">
      <w:pPr>
        <w:jc w:val="center"/>
        <w:rPr>
          <w:rFonts w:ascii="Calibri" w:hAnsi="Calibri"/>
          <w:color w:val="0000FF"/>
        </w:rPr>
      </w:pPr>
      <w:r>
        <w:object w:dxaOrig="12324" w:dyaOrig="17454">
          <v:shape id="_x0000_i1054" type="#_x0000_t75" style="width:6in;height:612pt" o:ole="">
            <v:imagedata r:id="rId67" o:title=""/>
          </v:shape>
          <o:OLEObject Type="Embed" ProgID="Visio.Drawing.11" ShapeID="_x0000_i1054" DrawAspect="Content" ObjectID="_1546252888" r:id="rId68"/>
        </w:object>
      </w:r>
    </w:p>
    <w:p w:rsidR="005B412F" w:rsidRDefault="005B412F" w:rsidP="005B412F">
      <w:pPr>
        <w:pStyle w:val="Heading2"/>
      </w:pPr>
      <w:bookmarkStart w:id="892" w:name="_Toc472510917"/>
      <w:r>
        <w:t xml:space="preserve">Sub-Function:  </w:t>
      </w:r>
      <w:r w:rsidRPr="005B412F">
        <w:rPr>
          <w:rFonts w:ascii="Calibri" w:hAnsi="Calibri"/>
        </w:rPr>
        <w:t>VldtRollgCntr</w:t>
      </w:r>
      <w:bookmarkEnd w:id="892"/>
    </w:p>
    <w:p w:rsidR="005B412F" w:rsidRPr="00967BCF" w:rsidRDefault="005B412F" w:rsidP="005B412F">
      <w:pPr>
        <w:pStyle w:val="Heading3"/>
        <w:rPr>
          <w:rFonts w:ascii="Calibri" w:hAnsi="Calibri"/>
        </w:rPr>
      </w:pPr>
      <w:bookmarkStart w:id="893" w:name="_Toc472510918"/>
      <w:r w:rsidRPr="00967BCF">
        <w:rPr>
          <w:rFonts w:ascii="Calibri" w:hAnsi="Calibri"/>
        </w:rPr>
        <w:t>Hardware Related Design</w:t>
      </w:r>
      <w:bookmarkEnd w:id="893"/>
    </w:p>
    <w:p w:rsidR="005B412F" w:rsidRPr="00C36031" w:rsidRDefault="005B412F" w:rsidP="005B412F">
      <w:pPr>
        <w:rPr>
          <w:rFonts w:ascii="Calibri" w:hAnsi="Calibri"/>
          <w:color w:val="0000FF"/>
        </w:rPr>
      </w:pPr>
      <w:r w:rsidRPr="001E31E7">
        <w:rPr>
          <w:rFonts w:ascii="Calibri" w:hAnsi="Calibri"/>
        </w:rPr>
        <w:t>None</w:t>
      </w:r>
    </w:p>
    <w:p w:rsidR="005B412F" w:rsidRDefault="005B412F" w:rsidP="005B412F">
      <w:pPr>
        <w:pStyle w:val="Heading3"/>
        <w:rPr>
          <w:rFonts w:ascii="Calibri" w:hAnsi="Calibri"/>
        </w:rPr>
      </w:pPr>
      <w:bookmarkStart w:id="894" w:name="_Toc472510919"/>
      <w:r w:rsidRPr="00967BCF">
        <w:rPr>
          <w:rFonts w:ascii="Calibri" w:hAnsi="Calibri"/>
        </w:rPr>
        <w:t>Software Related Design</w:t>
      </w:r>
      <w:bookmarkEnd w:id="894"/>
    </w:p>
    <w:p w:rsidR="00DE459E" w:rsidRDefault="00DE459E" w:rsidP="00DE459E"/>
    <w:tbl>
      <w:tblPr>
        <w:tblW w:w="10020" w:type="dxa"/>
        <w:tblInd w:w="113" w:type="dxa"/>
        <w:tblLook w:val="04A0" w:firstRow="1" w:lastRow="0" w:firstColumn="1" w:lastColumn="0" w:noHBand="0" w:noVBand="1"/>
      </w:tblPr>
      <w:tblGrid>
        <w:gridCol w:w="2600"/>
        <w:gridCol w:w="7420"/>
      </w:tblGrid>
      <w:tr w:rsidR="00DE459E" w:rsidRPr="00DE459E" w:rsidTr="00DE459E">
        <w:trPr>
          <w:trHeight w:val="300"/>
        </w:trPr>
        <w:tc>
          <w:tcPr>
            <w:tcW w:w="10020" w:type="dxa"/>
            <w:gridSpan w:val="2"/>
            <w:tcBorders>
              <w:top w:val="single" w:sz="4" w:space="0" w:color="auto"/>
              <w:left w:val="single" w:sz="4" w:space="0" w:color="auto"/>
              <w:bottom w:val="single" w:sz="4" w:space="0" w:color="auto"/>
              <w:right w:val="single" w:sz="4" w:space="0" w:color="auto"/>
            </w:tcBorders>
            <w:shd w:val="clear" w:color="000000" w:fill="A6A6A6"/>
            <w:noWrap/>
            <w:vAlign w:val="bottom"/>
            <w:hideMark/>
          </w:tcPr>
          <w:p w:rsidR="00DE459E" w:rsidRPr="00DE459E" w:rsidRDefault="00DE459E" w:rsidP="00DE459E">
            <w:pPr>
              <w:jc w:val="center"/>
              <w:rPr>
                <w:rFonts w:ascii="Calibri" w:hAnsi="Calibri"/>
                <w:b/>
                <w:bCs/>
                <w:color w:val="000000"/>
                <w:sz w:val="22"/>
                <w:szCs w:val="22"/>
              </w:rPr>
            </w:pPr>
            <w:r w:rsidRPr="00DE459E">
              <w:rPr>
                <w:rFonts w:ascii="Calibri" w:hAnsi="Calibri"/>
                <w:b/>
                <w:bCs/>
                <w:color w:val="000000"/>
                <w:sz w:val="22"/>
                <w:szCs w:val="22"/>
              </w:rPr>
              <w:t>VldtRollgCntr</w:t>
            </w:r>
          </w:p>
        </w:tc>
      </w:tr>
      <w:tr w:rsidR="00DE459E" w:rsidRPr="00DE459E" w:rsidTr="00DE459E">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Function scope</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Local</w:t>
            </w:r>
          </w:p>
        </w:tc>
      </w:tr>
      <w:tr w:rsidR="00DE459E" w:rsidRPr="00DE459E" w:rsidTr="00DE459E">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Description</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Validates Rolling Counter</w:t>
            </w:r>
          </w:p>
        </w:tc>
      </w:tr>
      <w:tr w:rsidR="00DE459E" w:rsidRPr="00DE459E" w:rsidTr="00DE459E">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Parameters</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Requires following parameters</w:t>
            </w:r>
          </w:p>
        </w:tc>
      </w:tr>
      <w:tr w:rsidR="00DE459E" w:rsidRPr="00DE459E" w:rsidTr="00DE459E">
        <w:trPr>
          <w:trHeight w:val="2100"/>
        </w:trPr>
        <w:tc>
          <w:tcPr>
            <w:tcW w:w="2600" w:type="dxa"/>
            <w:vMerge/>
            <w:tcBorders>
              <w:top w:val="nil"/>
              <w:left w:val="single" w:sz="4" w:space="0" w:color="auto"/>
              <w:bottom w:val="single" w:sz="4" w:space="0" w:color="auto"/>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i/>
                <w:iCs/>
                <w:color w:val="0070C0"/>
                <w:sz w:val="22"/>
                <w:szCs w:val="22"/>
              </w:rPr>
              <w:t>SigGroupDataSrc</w:t>
            </w:r>
            <w:r w:rsidRPr="00DE459E">
              <w:rPr>
                <w:rFonts w:ascii="Calibri" w:hAnsi="Calibri"/>
                <w:i/>
                <w:iCs/>
                <w:sz w:val="22"/>
                <w:szCs w:val="22"/>
              </w:rPr>
              <w:t>-</w:t>
            </w:r>
            <w:r w:rsidRPr="00DE459E">
              <w:rPr>
                <w:rFonts w:ascii="Calibri" w:hAnsi="Calibri"/>
                <w:sz w:val="22"/>
                <w:szCs w:val="22"/>
              </w:rPr>
              <w:t xml:space="preserve"> Imc Channel ID on which Signal Group data received</w:t>
            </w:r>
            <w:r w:rsidRPr="00DE459E">
              <w:rPr>
                <w:rFonts w:ascii="Calibri" w:hAnsi="Calibri"/>
                <w:color w:val="000000"/>
                <w:sz w:val="22"/>
                <w:szCs w:val="22"/>
              </w:rPr>
              <w:br/>
            </w:r>
            <w:r w:rsidRPr="00DE459E">
              <w:rPr>
                <w:rFonts w:ascii="Calibri" w:hAnsi="Calibri"/>
                <w:sz w:val="22"/>
                <w:szCs w:val="22"/>
              </w:rPr>
              <w:t>Type: ImcArbnRxDataSrc1</w:t>
            </w:r>
            <w:r w:rsidRPr="00DE459E">
              <w:rPr>
                <w:rFonts w:ascii="Calibri" w:hAnsi="Calibri"/>
                <w:color w:val="000000"/>
                <w:sz w:val="22"/>
                <w:szCs w:val="22"/>
              </w:rPr>
              <w:br/>
              <w:t xml:space="preserve">Range:  </w:t>
            </w:r>
            <w:r w:rsidRPr="00DE459E">
              <w:rPr>
                <w:rFonts w:ascii="Calibri" w:hAnsi="Calibri"/>
                <w:color w:val="000000"/>
                <w:sz w:val="22"/>
                <w:szCs w:val="22"/>
              </w:rPr>
              <w:br/>
            </w:r>
            <w:r w:rsidRPr="00DE459E">
              <w:rPr>
                <w:rFonts w:ascii="Calibri" w:hAnsi="Calibri"/>
                <w:sz w:val="22"/>
                <w:szCs w:val="22"/>
              </w:rPr>
              <w:t xml:space="preserve"> IMCARBNRXDATASRC_PRIM (0U)</w:t>
            </w:r>
            <w:r w:rsidRPr="00DE459E">
              <w:rPr>
                <w:rFonts w:ascii="Calibri" w:hAnsi="Calibri"/>
                <w:sz w:val="22"/>
                <w:szCs w:val="22"/>
              </w:rPr>
              <w:br/>
              <w:t xml:space="preserve"> IMCARBNRXDATASRC_SECDRY (1U)</w:t>
            </w:r>
            <w:r w:rsidRPr="00DE459E">
              <w:rPr>
                <w:rFonts w:ascii="Calibri" w:hAnsi="Calibri"/>
                <w:sz w:val="22"/>
                <w:szCs w:val="22"/>
              </w:rPr>
              <w:br/>
              <w:t xml:space="preserve"> IMCARBNRXDATASRC_NOSRC (2U)</w:t>
            </w:r>
            <w:r w:rsidRPr="00DE459E">
              <w:rPr>
                <w:rFonts w:ascii="Calibri" w:hAnsi="Calibri"/>
                <w:sz w:val="22"/>
                <w:szCs w:val="22"/>
              </w:rPr>
              <w:br/>
              <w:t>All other values are invalid</w:t>
            </w:r>
          </w:p>
        </w:tc>
      </w:tr>
      <w:tr w:rsidR="00DE459E" w:rsidRPr="00DE459E" w:rsidTr="00DE459E">
        <w:trPr>
          <w:trHeight w:val="2100"/>
        </w:trPr>
        <w:tc>
          <w:tcPr>
            <w:tcW w:w="2600" w:type="dxa"/>
            <w:vMerge/>
            <w:tcBorders>
              <w:top w:val="nil"/>
              <w:left w:val="single" w:sz="4" w:space="0" w:color="auto"/>
              <w:bottom w:val="single" w:sz="4" w:space="0" w:color="auto"/>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i/>
                <w:iCs/>
                <w:color w:val="0070C0"/>
                <w:sz w:val="22"/>
                <w:szCs w:val="22"/>
              </w:rPr>
              <w:t xml:space="preserve">RateGroup </w:t>
            </w:r>
            <w:r w:rsidRPr="00DE459E">
              <w:rPr>
                <w:rFonts w:ascii="Calibri" w:hAnsi="Calibri"/>
                <w:i/>
                <w:iCs/>
                <w:sz w:val="22"/>
                <w:szCs w:val="22"/>
              </w:rPr>
              <w:t>-</w:t>
            </w:r>
            <w:r w:rsidRPr="00DE459E">
              <w:rPr>
                <w:rFonts w:ascii="Calibri" w:hAnsi="Calibri"/>
                <w:sz w:val="22"/>
                <w:szCs w:val="22"/>
              </w:rPr>
              <w:t xml:space="preserve"> Rate</w:t>
            </w:r>
            <w:r w:rsidRPr="00DE459E">
              <w:rPr>
                <w:rFonts w:ascii="Calibri" w:hAnsi="Calibri"/>
                <w:color w:val="000000"/>
                <w:sz w:val="22"/>
                <w:szCs w:val="22"/>
              </w:rPr>
              <w:t xml:space="preserve"> Group Id provided by IMC Arbitration Configuration</w:t>
            </w:r>
            <w:r w:rsidRPr="00DE459E">
              <w:rPr>
                <w:rFonts w:ascii="Calibri" w:hAnsi="Calibri"/>
                <w:color w:val="000000"/>
                <w:sz w:val="22"/>
                <w:szCs w:val="22"/>
              </w:rPr>
              <w:br/>
              <w:t>Type: uint8</w:t>
            </w:r>
            <w:r w:rsidRPr="00DE459E">
              <w:rPr>
                <w:rFonts w:ascii="Calibri" w:hAnsi="Calibri"/>
                <w:color w:val="000000"/>
                <w:sz w:val="22"/>
                <w:szCs w:val="22"/>
              </w:rPr>
              <w:br/>
              <w:t xml:space="preserve">Range: </w:t>
            </w:r>
            <w:r w:rsidRPr="00DE459E">
              <w:rPr>
                <w:rFonts w:ascii="Calibri" w:hAnsi="Calibri"/>
                <w:color w:val="000000"/>
                <w:sz w:val="22"/>
                <w:szCs w:val="22"/>
              </w:rPr>
              <w:br/>
              <w:t>IMCARBN_RATEGROUPID2MILLISEC_CNT_U08     (0U)</w:t>
            </w:r>
            <w:r w:rsidRPr="00DE459E">
              <w:rPr>
                <w:rFonts w:ascii="Calibri" w:hAnsi="Calibri"/>
                <w:color w:val="000000"/>
                <w:sz w:val="22"/>
                <w:szCs w:val="22"/>
              </w:rPr>
              <w:br/>
              <w:t>IMCARBN_RATEGROUPID10MILLISEC_CNT_U08    (1U)</w:t>
            </w:r>
            <w:r w:rsidRPr="00DE459E">
              <w:rPr>
                <w:rFonts w:ascii="Calibri" w:hAnsi="Calibri"/>
                <w:color w:val="000000"/>
                <w:sz w:val="22"/>
                <w:szCs w:val="22"/>
              </w:rPr>
              <w:br/>
              <w:t>IMCARBN_RATEGROUPID100MILLISEC_CNT_U08   (2U)</w:t>
            </w:r>
            <w:r w:rsidRPr="00DE459E">
              <w:rPr>
                <w:rFonts w:ascii="Calibri" w:hAnsi="Calibri"/>
                <w:color w:val="000000"/>
                <w:sz w:val="22"/>
                <w:szCs w:val="22"/>
              </w:rPr>
              <w:br/>
              <w:t>All other values are invalid</w:t>
            </w:r>
          </w:p>
        </w:tc>
      </w:tr>
      <w:tr w:rsidR="00DE459E" w:rsidRPr="00DE459E" w:rsidTr="00DE459E">
        <w:trPr>
          <w:trHeight w:val="900"/>
        </w:trPr>
        <w:tc>
          <w:tcPr>
            <w:tcW w:w="2600" w:type="dxa"/>
            <w:vMerge/>
            <w:tcBorders>
              <w:top w:val="nil"/>
              <w:left w:val="single" w:sz="4" w:space="0" w:color="auto"/>
              <w:bottom w:val="single" w:sz="4" w:space="0" w:color="auto"/>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i/>
                <w:iCs/>
                <w:color w:val="0070C0"/>
                <w:sz w:val="22"/>
                <w:szCs w:val="22"/>
              </w:rPr>
              <w:t xml:space="preserve">SigGroup </w:t>
            </w:r>
            <w:r w:rsidRPr="00DE459E">
              <w:rPr>
                <w:rFonts w:ascii="Calibri" w:hAnsi="Calibri"/>
                <w:i/>
                <w:iCs/>
                <w:sz w:val="22"/>
                <w:szCs w:val="22"/>
              </w:rPr>
              <w:t>-</w:t>
            </w:r>
            <w:r w:rsidRPr="00DE459E">
              <w:rPr>
                <w:rFonts w:ascii="Calibri" w:hAnsi="Calibri"/>
                <w:sz w:val="22"/>
                <w:szCs w:val="22"/>
              </w:rPr>
              <w:t xml:space="preserve"> </w:t>
            </w:r>
            <w:r w:rsidRPr="00DE459E">
              <w:rPr>
                <w:rFonts w:ascii="Calibri" w:hAnsi="Calibri"/>
                <w:color w:val="000000"/>
                <w:sz w:val="22"/>
                <w:szCs w:val="22"/>
              </w:rPr>
              <w:t>Signal Group Id provided by IMC Arbitration Configuration</w:t>
            </w:r>
            <w:r w:rsidRPr="00DE459E">
              <w:rPr>
                <w:rFonts w:ascii="Calibri" w:hAnsi="Calibri"/>
                <w:color w:val="000000"/>
                <w:sz w:val="22"/>
                <w:szCs w:val="22"/>
              </w:rPr>
              <w:br/>
              <w:t>Type: uint8</w:t>
            </w:r>
            <w:r w:rsidRPr="00DE459E">
              <w:rPr>
                <w:rFonts w:ascii="Calibri" w:hAnsi="Calibri"/>
                <w:color w:val="000000"/>
                <w:sz w:val="22"/>
                <w:szCs w:val="22"/>
              </w:rPr>
              <w:br/>
              <w:t>Range: 0 to 255</w:t>
            </w:r>
          </w:p>
        </w:tc>
      </w:tr>
      <w:tr w:rsidR="00DE459E" w:rsidRPr="00DE459E" w:rsidTr="00DE459E">
        <w:trPr>
          <w:trHeight w:val="1500"/>
        </w:trPr>
        <w:tc>
          <w:tcPr>
            <w:tcW w:w="2600" w:type="dxa"/>
            <w:vMerge/>
            <w:tcBorders>
              <w:top w:val="nil"/>
              <w:left w:val="single" w:sz="4" w:space="0" w:color="auto"/>
              <w:bottom w:val="single" w:sz="4" w:space="0" w:color="auto"/>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70C0"/>
                <w:sz w:val="22"/>
                <w:szCs w:val="22"/>
              </w:rPr>
              <w:t>PrsntRollgCntr</w:t>
            </w:r>
            <w:r w:rsidRPr="00DE459E">
              <w:rPr>
                <w:rFonts w:ascii="Calibri" w:hAnsi="Calibri"/>
                <w:color w:val="000000"/>
                <w:sz w:val="22"/>
                <w:szCs w:val="22"/>
              </w:rPr>
              <w:t>-  Present Rolling counter value received for the given Signal Group</w:t>
            </w:r>
            <w:r w:rsidRPr="00DE459E">
              <w:rPr>
                <w:rFonts w:ascii="Calibri" w:hAnsi="Calibri"/>
                <w:color w:val="000000"/>
                <w:sz w:val="22"/>
                <w:szCs w:val="22"/>
              </w:rPr>
              <w:br/>
              <w:t>Type: uint8</w:t>
            </w:r>
            <w:r w:rsidRPr="00DE459E">
              <w:rPr>
                <w:rFonts w:ascii="Calibri" w:hAnsi="Calibri"/>
                <w:color w:val="000000"/>
                <w:sz w:val="22"/>
                <w:szCs w:val="22"/>
              </w:rPr>
              <w:br/>
              <w:t>Range: 0 to 31</w:t>
            </w:r>
          </w:p>
        </w:tc>
      </w:tr>
      <w:tr w:rsidR="00DE459E" w:rsidRPr="00DE459E" w:rsidTr="00DE459E">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Return value</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Returns following value</w:t>
            </w:r>
          </w:p>
        </w:tc>
      </w:tr>
      <w:tr w:rsidR="00DE459E" w:rsidRPr="00DE459E" w:rsidTr="00DE459E">
        <w:trPr>
          <w:trHeight w:val="1800"/>
        </w:trPr>
        <w:tc>
          <w:tcPr>
            <w:tcW w:w="2600" w:type="dxa"/>
            <w:vMerge/>
            <w:tcBorders>
              <w:top w:val="nil"/>
              <w:left w:val="single" w:sz="4" w:space="0" w:color="auto"/>
              <w:bottom w:val="single" w:sz="4" w:space="0" w:color="auto"/>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70C0"/>
                <w:sz w:val="22"/>
                <w:szCs w:val="22"/>
              </w:rPr>
              <w:t>FrmSts</w:t>
            </w:r>
            <w:r w:rsidRPr="00DE459E">
              <w:rPr>
                <w:rFonts w:ascii="Calibri" w:hAnsi="Calibri"/>
                <w:color w:val="000000"/>
                <w:sz w:val="22"/>
                <w:szCs w:val="22"/>
              </w:rPr>
              <w:t xml:space="preserve"> - Informs the caller about validity of Rolling counter and Data</w:t>
            </w:r>
            <w:r w:rsidRPr="00DE459E">
              <w:rPr>
                <w:rFonts w:ascii="Calibri" w:hAnsi="Calibri"/>
                <w:color w:val="000000"/>
                <w:sz w:val="22"/>
                <w:szCs w:val="22"/>
              </w:rPr>
              <w:br/>
              <w:t>Type: ImcArbnRxRollgCntrSts1</w:t>
            </w:r>
            <w:r w:rsidRPr="00DE459E">
              <w:rPr>
                <w:rFonts w:ascii="Calibri" w:hAnsi="Calibri"/>
                <w:color w:val="000000"/>
                <w:sz w:val="22"/>
                <w:szCs w:val="22"/>
              </w:rPr>
              <w:br/>
              <w:t xml:space="preserve">Range: </w:t>
            </w:r>
            <w:r w:rsidRPr="00DE459E">
              <w:rPr>
                <w:rFonts w:ascii="Calibri" w:hAnsi="Calibri"/>
                <w:color w:val="000000"/>
                <w:sz w:val="22"/>
                <w:szCs w:val="22"/>
              </w:rPr>
              <w:br/>
              <w:t xml:space="preserve">    ROLLGCNTRVLDNEWDATA (0)</w:t>
            </w:r>
            <w:r w:rsidRPr="00DE459E">
              <w:rPr>
                <w:rFonts w:ascii="Calibri" w:hAnsi="Calibri"/>
                <w:color w:val="000000"/>
                <w:sz w:val="22"/>
                <w:szCs w:val="22"/>
              </w:rPr>
              <w:br/>
              <w:t xml:space="preserve">    ROLLGCNTRVLDOLDDATA (1)</w:t>
            </w:r>
            <w:r w:rsidRPr="00DE459E">
              <w:rPr>
                <w:rFonts w:ascii="Calibri" w:hAnsi="Calibri"/>
                <w:color w:val="000000"/>
                <w:sz w:val="22"/>
                <w:szCs w:val="22"/>
              </w:rPr>
              <w:br/>
              <w:t xml:space="preserve">    ROLLGCNTRINVLD (2) </w:t>
            </w:r>
          </w:p>
        </w:tc>
      </w:tr>
      <w:tr w:rsidR="00DE459E" w:rsidRPr="00DE459E" w:rsidTr="00DE459E">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Affected static and global variables</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Read and Write  to following variables  in sub-functions</w:t>
            </w:r>
          </w:p>
        </w:tc>
      </w:tr>
      <w:tr w:rsidR="00DE459E" w:rsidRPr="00DE459E" w:rsidTr="00DE459E">
        <w:trPr>
          <w:trHeight w:val="300"/>
        </w:trPr>
        <w:tc>
          <w:tcPr>
            <w:tcW w:w="2600" w:type="dxa"/>
            <w:vMerge/>
            <w:tcBorders>
              <w:top w:val="nil"/>
              <w:left w:val="single" w:sz="4" w:space="0" w:color="auto"/>
              <w:bottom w:val="single" w:sz="4" w:space="0" w:color="auto"/>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i/>
                <w:iCs/>
                <w:color w:val="0070C0"/>
                <w:sz w:val="22"/>
                <w:szCs w:val="22"/>
              </w:rPr>
            </w:pPr>
            <w:r w:rsidRPr="00DE459E">
              <w:rPr>
                <w:rFonts w:ascii="Calibri" w:hAnsi="Calibri"/>
                <w:i/>
                <w:iCs/>
                <w:color w:val="0070C0"/>
                <w:sz w:val="22"/>
                <w:szCs w:val="22"/>
              </w:rPr>
              <w:t>PrimSrcResyncCntr</w:t>
            </w:r>
          </w:p>
        </w:tc>
      </w:tr>
      <w:tr w:rsidR="00DE459E" w:rsidRPr="00DE459E" w:rsidTr="00DE459E">
        <w:trPr>
          <w:trHeight w:val="300"/>
        </w:trPr>
        <w:tc>
          <w:tcPr>
            <w:tcW w:w="2600" w:type="dxa"/>
            <w:vMerge/>
            <w:tcBorders>
              <w:top w:val="nil"/>
              <w:left w:val="single" w:sz="4" w:space="0" w:color="auto"/>
              <w:bottom w:val="single" w:sz="4" w:space="0" w:color="auto"/>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i/>
                <w:iCs/>
                <w:color w:val="0070C0"/>
                <w:sz w:val="22"/>
                <w:szCs w:val="22"/>
              </w:rPr>
            </w:pPr>
            <w:r w:rsidRPr="00DE459E">
              <w:rPr>
                <w:rFonts w:ascii="Calibri" w:hAnsi="Calibri"/>
                <w:i/>
                <w:iCs/>
                <w:color w:val="0070C0"/>
                <w:sz w:val="22"/>
                <w:szCs w:val="22"/>
              </w:rPr>
              <w:t>PrimSrcRollgCntrResync</w:t>
            </w:r>
          </w:p>
        </w:tc>
      </w:tr>
      <w:tr w:rsidR="00DE459E" w:rsidRPr="00DE459E" w:rsidTr="00DE459E">
        <w:trPr>
          <w:trHeight w:val="300"/>
        </w:trPr>
        <w:tc>
          <w:tcPr>
            <w:tcW w:w="2600" w:type="dxa"/>
            <w:vMerge/>
            <w:tcBorders>
              <w:top w:val="nil"/>
              <w:left w:val="single" w:sz="4" w:space="0" w:color="auto"/>
              <w:bottom w:val="single" w:sz="4" w:space="0" w:color="auto"/>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i/>
                <w:iCs/>
                <w:color w:val="0070C0"/>
                <w:sz w:val="22"/>
                <w:szCs w:val="22"/>
              </w:rPr>
            </w:pPr>
            <w:r w:rsidRPr="00DE459E">
              <w:rPr>
                <w:rFonts w:ascii="Calibri" w:hAnsi="Calibri"/>
                <w:i/>
                <w:iCs/>
                <w:color w:val="0070C0"/>
                <w:sz w:val="22"/>
                <w:szCs w:val="22"/>
              </w:rPr>
              <w:t>ResyncOnPrimActv</w:t>
            </w:r>
          </w:p>
        </w:tc>
      </w:tr>
      <w:tr w:rsidR="00DE459E" w:rsidRPr="00DE459E" w:rsidTr="00DE459E">
        <w:trPr>
          <w:trHeight w:val="300"/>
        </w:trPr>
        <w:tc>
          <w:tcPr>
            <w:tcW w:w="2600" w:type="dxa"/>
            <w:vMerge/>
            <w:tcBorders>
              <w:top w:val="nil"/>
              <w:left w:val="single" w:sz="4" w:space="0" w:color="auto"/>
              <w:bottom w:val="single" w:sz="4" w:space="0" w:color="auto"/>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i/>
                <w:iCs/>
                <w:color w:val="0070C0"/>
                <w:sz w:val="22"/>
                <w:szCs w:val="22"/>
              </w:rPr>
            </w:pPr>
            <w:r w:rsidRPr="00DE459E">
              <w:rPr>
                <w:rFonts w:ascii="Calibri" w:hAnsi="Calibri"/>
                <w:i/>
                <w:iCs/>
                <w:color w:val="0070C0"/>
                <w:sz w:val="22"/>
                <w:szCs w:val="22"/>
              </w:rPr>
              <w:t>SecdrySrcResyncCntr</w:t>
            </w:r>
          </w:p>
        </w:tc>
      </w:tr>
      <w:tr w:rsidR="00DE459E" w:rsidRPr="00DE459E" w:rsidTr="00DE459E">
        <w:trPr>
          <w:trHeight w:val="300"/>
        </w:trPr>
        <w:tc>
          <w:tcPr>
            <w:tcW w:w="2600" w:type="dxa"/>
            <w:vMerge/>
            <w:tcBorders>
              <w:top w:val="nil"/>
              <w:left w:val="single" w:sz="4" w:space="0" w:color="auto"/>
              <w:bottom w:val="single" w:sz="4" w:space="0" w:color="auto"/>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i/>
                <w:iCs/>
                <w:color w:val="0070C0"/>
                <w:sz w:val="22"/>
                <w:szCs w:val="22"/>
              </w:rPr>
            </w:pPr>
            <w:r w:rsidRPr="00DE459E">
              <w:rPr>
                <w:rFonts w:ascii="Calibri" w:hAnsi="Calibri"/>
                <w:i/>
                <w:iCs/>
                <w:color w:val="0070C0"/>
                <w:sz w:val="22"/>
                <w:szCs w:val="22"/>
              </w:rPr>
              <w:t>SecdrySrcRollgCntrResync</w:t>
            </w:r>
          </w:p>
        </w:tc>
      </w:tr>
      <w:tr w:rsidR="00DE459E" w:rsidRPr="00DE459E" w:rsidTr="00DE459E">
        <w:trPr>
          <w:trHeight w:val="300"/>
        </w:trPr>
        <w:tc>
          <w:tcPr>
            <w:tcW w:w="2600" w:type="dxa"/>
            <w:vMerge/>
            <w:tcBorders>
              <w:top w:val="nil"/>
              <w:left w:val="single" w:sz="4" w:space="0" w:color="auto"/>
              <w:bottom w:val="single" w:sz="4" w:space="0" w:color="auto"/>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i/>
                <w:iCs/>
                <w:color w:val="0070C0"/>
                <w:sz w:val="22"/>
                <w:szCs w:val="22"/>
              </w:rPr>
            </w:pPr>
            <w:r w:rsidRPr="00DE459E">
              <w:rPr>
                <w:rFonts w:ascii="Calibri" w:hAnsi="Calibri"/>
                <w:i/>
                <w:iCs/>
                <w:color w:val="0070C0"/>
                <w:sz w:val="22"/>
                <w:szCs w:val="22"/>
              </w:rPr>
              <w:t>ResyncOnSecdryActv</w:t>
            </w:r>
          </w:p>
        </w:tc>
      </w:tr>
      <w:tr w:rsidR="00DE459E" w:rsidRPr="00DE459E" w:rsidTr="00DE459E">
        <w:trPr>
          <w:trHeight w:val="6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Affected inter-runnable variable</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None</w:t>
            </w:r>
          </w:p>
        </w:tc>
      </w:tr>
      <w:tr w:rsidR="00DE459E" w:rsidRPr="00DE459E" w:rsidTr="00DE459E">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Exclusive area access</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None</w:t>
            </w:r>
          </w:p>
        </w:tc>
      </w:tr>
      <w:tr w:rsidR="00DE459E" w:rsidRPr="00DE459E" w:rsidTr="00DE459E">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Configuration access</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None</w:t>
            </w:r>
          </w:p>
        </w:tc>
      </w:tr>
      <w:tr w:rsidR="00DE459E" w:rsidRPr="00DE459E" w:rsidTr="00DE459E">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Calibration data access</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None</w:t>
            </w:r>
          </w:p>
        </w:tc>
      </w:tr>
      <w:tr w:rsidR="00DE459E" w:rsidRPr="00DE459E" w:rsidTr="00DE459E">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Called local functions</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Calls following local function</w:t>
            </w:r>
          </w:p>
        </w:tc>
      </w:tr>
      <w:tr w:rsidR="00DE459E" w:rsidRPr="00DE459E" w:rsidTr="00DE459E">
        <w:trPr>
          <w:trHeight w:val="300"/>
        </w:trPr>
        <w:tc>
          <w:tcPr>
            <w:tcW w:w="2600" w:type="dxa"/>
            <w:vMerge/>
            <w:tcBorders>
              <w:top w:val="nil"/>
              <w:left w:val="single" w:sz="4" w:space="0" w:color="auto"/>
              <w:bottom w:val="single" w:sz="4" w:space="0" w:color="auto"/>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i/>
                <w:iCs/>
                <w:color w:val="0070C0"/>
                <w:sz w:val="22"/>
                <w:szCs w:val="22"/>
              </w:rPr>
            </w:pPr>
            <w:r w:rsidRPr="00DE459E">
              <w:rPr>
                <w:rFonts w:ascii="Calibri" w:hAnsi="Calibri"/>
                <w:i/>
                <w:iCs/>
                <w:color w:val="0070C0"/>
                <w:sz w:val="22"/>
                <w:szCs w:val="22"/>
              </w:rPr>
              <w:t>VldtRollgCntrAlg</w:t>
            </w:r>
          </w:p>
        </w:tc>
      </w:tr>
      <w:tr w:rsidR="00DE459E" w:rsidRPr="00DE459E" w:rsidTr="00DE459E">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External Interface call</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None</w:t>
            </w:r>
          </w:p>
        </w:tc>
      </w:tr>
      <w:tr w:rsidR="00DE459E" w:rsidRPr="00DE459E" w:rsidTr="00DE459E">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Called by</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Called by following functions</w:t>
            </w:r>
          </w:p>
        </w:tc>
      </w:tr>
      <w:tr w:rsidR="00DE459E" w:rsidRPr="00DE459E" w:rsidTr="00DE459E">
        <w:trPr>
          <w:trHeight w:val="300"/>
        </w:trPr>
        <w:tc>
          <w:tcPr>
            <w:tcW w:w="2600" w:type="dxa"/>
            <w:vMerge/>
            <w:tcBorders>
              <w:top w:val="nil"/>
              <w:left w:val="single" w:sz="4" w:space="0" w:color="auto"/>
              <w:bottom w:val="single" w:sz="4" w:space="0" w:color="auto"/>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i/>
                <w:iCs/>
                <w:color w:val="0070C0"/>
                <w:sz w:val="22"/>
                <w:szCs w:val="22"/>
              </w:rPr>
            </w:pPr>
            <w:r w:rsidRPr="00DE459E">
              <w:rPr>
                <w:rFonts w:ascii="Calibri" w:hAnsi="Calibri"/>
                <w:i/>
                <w:iCs/>
                <w:color w:val="0070C0"/>
                <w:sz w:val="22"/>
                <w:szCs w:val="22"/>
              </w:rPr>
              <w:t>RxFrmVldChk</w:t>
            </w:r>
          </w:p>
        </w:tc>
      </w:tr>
    </w:tbl>
    <w:p w:rsidR="00DE459E" w:rsidRPr="00DE459E" w:rsidRDefault="00DE459E" w:rsidP="00DE459E"/>
    <w:p w:rsidR="005B412F" w:rsidRDefault="008010CA" w:rsidP="005B412F">
      <w:pPr>
        <w:jc w:val="center"/>
        <w:rPr>
          <w:rFonts w:ascii="Calibri" w:hAnsi="Calibri"/>
          <w:color w:val="0000FF"/>
        </w:rPr>
      </w:pPr>
      <w:r>
        <w:object w:dxaOrig="10704" w:dyaOrig="9894">
          <v:shape id="_x0000_i1055" type="#_x0000_t75" style="width:6in;height:399pt" o:ole="">
            <v:imagedata r:id="rId69" o:title=""/>
          </v:shape>
          <o:OLEObject Type="Embed" ProgID="Visio.Drawing.11" ShapeID="_x0000_i1055" DrawAspect="Content" ObjectID="_1546252889" r:id="rId70"/>
        </w:object>
      </w:r>
    </w:p>
    <w:p w:rsidR="005B412F" w:rsidRDefault="005B412F" w:rsidP="00A55FEE">
      <w:pPr>
        <w:rPr>
          <w:rFonts w:ascii="Calibri" w:hAnsi="Calibri"/>
        </w:rPr>
      </w:pPr>
    </w:p>
    <w:p w:rsidR="009E428D" w:rsidRDefault="009E428D" w:rsidP="009E428D">
      <w:pPr>
        <w:pStyle w:val="Heading2"/>
      </w:pPr>
      <w:bookmarkStart w:id="895" w:name="_Toc472510920"/>
      <w:r>
        <w:t xml:space="preserve">Sub-Function:  </w:t>
      </w:r>
      <w:r w:rsidRPr="009E428D">
        <w:rPr>
          <w:rFonts w:ascii="Calibri" w:hAnsi="Calibri"/>
        </w:rPr>
        <w:t>VldtRollgCntrAlg</w:t>
      </w:r>
      <w:bookmarkEnd w:id="895"/>
    </w:p>
    <w:p w:rsidR="009E428D" w:rsidRPr="00967BCF" w:rsidRDefault="009E428D" w:rsidP="009E428D">
      <w:pPr>
        <w:pStyle w:val="Heading3"/>
        <w:rPr>
          <w:rFonts w:ascii="Calibri" w:hAnsi="Calibri"/>
        </w:rPr>
      </w:pPr>
      <w:bookmarkStart w:id="896" w:name="_Toc472510921"/>
      <w:r w:rsidRPr="00967BCF">
        <w:rPr>
          <w:rFonts w:ascii="Calibri" w:hAnsi="Calibri"/>
        </w:rPr>
        <w:t>Hardware Related Design</w:t>
      </w:r>
      <w:bookmarkEnd w:id="896"/>
    </w:p>
    <w:p w:rsidR="009E428D" w:rsidRPr="00C36031" w:rsidRDefault="009E428D" w:rsidP="009E428D">
      <w:pPr>
        <w:rPr>
          <w:rFonts w:ascii="Calibri" w:hAnsi="Calibri"/>
          <w:color w:val="0000FF"/>
        </w:rPr>
      </w:pPr>
      <w:r w:rsidRPr="001E31E7">
        <w:rPr>
          <w:rFonts w:ascii="Calibri" w:hAnsi="Calibri"/>
        </w:rPr>
        <w:t>None</w:t>
      </w:r>
    </w:p>
    <w:p w:rsidR="009E428D" w:rsidRDefault="009E428D" w:rsidP="009E428D">
      <w:pPr>
        <w:pStyle w:val="Heading3"/>
        <w:rPr>
          <w:rFonts w:ascii="Calibri" w:hAnsi="Calibri"/>
        </w:rPr>
      </w:pPr>
      <w:bookmarkStart w:id="897" w:name="_Toc472510922"/>
      <w:r w:rsidRPr="00967BCF">
        <w:rPr>
          <w:rFonts w:ascii="Calibri" w:hAnsi="Calibri"/>
        </w:rPr>
        <w:t>Software Related Design</w:t>
      </w:r>
      <w:bookmarkEnd w:id="897"/>
    </w:p>
    <w:tbl>
      <w:tblPr>
        <w:tblW w:w="10020" w:type="dxa"/>
        <w:tblInd w:w="113" w:type="dxa"/>
        <w:tblLook w:val="04A0" w:firstRow="1" w:lastRow="0" w:firstColumn="1" w:lastColumn="0" w:noHBand="0" w:noVBand="1"/>
      </w:tblPr>
      <w:tblGrid>
        <w:gridCol w:w="2600"/>
        <w:gridCol w:w="7420"/>
      </w:tblGrid>
      <w:tr w:rsidR="00DE459E" w:rsidRPr="00DE459E" w:rsidTr="00DE459E">
        <w:trPr>
          <w:trHeight w:val="300"/>
        </w:trPr>
        <w:tc>
          <w:tcPr>
            <w:tcW w:w="10020" w:type="dxa"/>
            <w:gridSpan w:val="2"/>
            <w:tcBorders>
              <w:top w:val="single" w:sz="4" w:space="0" w:color="auto"/>
              <w:left w:val="single" w:sz="4" w:space="0" w:color="auto"/>
              <w:bottom w:val="single" w:sz="4" w:space="0" w:color="auto"/>
              <w:right w:val="single" w:sz="4" w:space="0" w:color="auto"/>
            </w:tcBorders>
            <w:shd w:val="clear" w:color="000000" w:fill="A6A6A6"/>
            <w:noWrap/>
            <w:vAlign w:val="bottom"/>
            <w:hideMark/>
          </w:tcPr>
          <w:p w:rsidR="00DE459E" w:rsidRPr="00DE459E" w:rsidRDefault="00DE459E" w:rsidP="00DE459E">
            <w:pPr>
              <w:jc w:val="center"/>
              <w:rPr>
                <w:rFonts w:ascii="Calibri" w:hAnsi="Calibri"/>
                <w:b/>
                <w:bCs/>
                <w:color w:val="000000"/>
                <w:sz w:val="22"/>
                <w:szCs w:val="22"/>
              </w:rPr>
            </w:pPr>
            <w:r w:rsidRPr="00DE459E">
              <w:rPr>
                <w:rFonts w:ascii="Calibri" w:hAnsi="Calibri"/>
                <w:b/>
                <w:bCs/>
                <w:color w:val="000000"/>
                <w:sz w:val="22"/>
                <w:szCs w:val="22"/>
              </w:rPr>
              <w:t>VldtRollgCntrAlg</w:t>
            </w:r>
          </w:p>
        </w:tc>
      </w:tr>
      <w:tr w:rsidR="00DE459E" w:rsidRPr="00DE459E" w:rsidTr="00DE459E">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Function scope</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Local</w:t>
            </w:r>
          </w:p>
        </w:tc>
      </w:tr>
      <w:tr w:rsidR="00DE459E" w:rsidRPr="00DE459E" w:rsidTr="00DE459E">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Description</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Implements Rolling counter algorithm</w:t>
            </w:r>
          </w:p>
        </w:tc>
      </w:tr>
      <w:tr w:rsidR="00DE459E" w:rsidRPr="00DE459E" w:rsidTr="00DE459E">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Parameters</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Requires following parameters</w:t>
            </w:r>
          </w:p>
        </w:tc>
      </w:tr>
      <w:tr w:rsidR="00DE459E" w:rsidRPr="00DE459E" w:rsidTr="00DE459E">
        <w:trPr>
          <w:trHeight w:val="2100"/>
        </w:trPr>
        <w:tc>
          <w:tcPr>
            <w:tcW w:w="2600" w:type="dxa"/>
            <w:vMerge/>
            <w:tcBorders>
              <w:top w:val="nil"/>
              <w:left w:val="single" w:sz="4" w:space="0" w:color="auto"/>
              <w:bottom w:val="single" w:sz="4" w:space="0" w:color="auto"/>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i/>
                <w:iCs/>
                <w:color w:val="0070C0"/>
                <w:sz w:val="22"/>
                <w:szCs w:val="22"/>
              </w:rPr>
              <w:t>SigGroupDataSrc</w:t>
            </w:r>
            <w:r w:rsidRPr="00DE459E">
              <w:rPr>
                <w:rFonts w:ascii="Calibri" w:hAnsi="Calibri"/>
                <w:i/>
                <w:iCs/>
                <w:sz w:val="22"/>
                <w:szCs w:val="22"/>
              </w:rPr>
              <w:t>-</w:t>
            </w:r>
            <w:r w:rsidRPr="00DE459E">
              <w:rPr>
                <w:rFonts w:ascii="Calibri" w:hAnsi="Calibri"/>
                <w:sz w:val="22"/>
                <w:szCs w:val="22"/>
              </w:rPr>
              <w:t xml:space="preserve"> Imc Channel ID on which Signal Group data received</w:t>
            </w:r>
            <w:r w:rsidRPr="00DE459E">
              <w:rPr>
                <w:rFonts w:ascii="Calibri" w:hAnsi="Calibri"/>
                <w:color w:val="000000"/>
                <w:sz w:val="22"/>
                <w:szCs w:val="22"/>
              </w:rPr>
              <w:br/>
            </w:r>
            <w:r w:rsidRPr="00DE459E">
              <w:rPr>
                <w:rFonts w:ascii="Calibri" w:hAnsi="Calibri"/>
                <w:sz w:val="22"/>
                <w:szCs w:val="22"/>
              </w:rPr>
              <w:t>Type: ImcArbnRxDataSrc1</w:t>
            </w:r>
            <w:r w:rsidRPr="00DE459E">
              <w:rPr>
                <w:rFonts w:ascii="Calibri" w:hAnsi="Calibri"/>
                <w:color w:val="000000"/>
                <w:sz w:val="22"/>
                <w:szCs w:val="22"/>
              </w:rPr>
              <w:br/>
              <w:t xml:space="preserve">Range:  </w:t>
            </w:r>
            <w:r w:rsidRPr="00DE459E">
              <w:rPr>
                <w:rFonts w:ascii="Calibri" w:hAnsi="Calibri"/>
                <w:color w:val="000000"/>
                <w:sz w:val="22"/>
                <w:szCs w:val="22"/>
              </w:rPr>
              <w:br/>
            </w:r>
            <w:r w:rsidRPr="00DE459E">
              <w:rPr>
                <w:rFonts w:ascii="Calibri" w:hAnsi="Calibri"/>
                <w:sz w:val="22"/>
                <w:szCs w:val="22"/>
              </w:rPr>
              <w:t xml:space="preserve"> IMCARBNRXDATASRC_PRIM (0U)</w:t>
            </w:r>
            <w:r w:rsidRPr="00DE459E">
              <w:rPr>
                <w:rFonts w:ascii="Calibri" w:hAnsi="Calibri"/>
                <w:sz w:val="22"/>
                <w:szCs w:val="22"/>
              </w:rPr>
              <w:br/>
              <w:t xml:space="preserve"> IMCARBNRXDATASRC_SECDRY (1U)</w:t>
            </w:r>
            <w:r w:rsidRPr="00DE459E">
              <w:rPr>
                <w:rFonts w:ascii="Calibri" w:hAnsi="Calibri"/>
                <w:sz w:val="22"/>
                <w:szCs w:val="22"/>
              </w:rPr>
              <w:br/>
              <w:t xml:space="preserve"> IMCARBNRXDATASRC_NOSRC (2U)</w:t>
            </w:r>
            <w:r w:rsidRPr="00DE459E">
              <w:rPr>
                <w:rFonts w:ascii="Calibri" w:hAnsi="Calibri"/>
                <w:sz w:val="22"/>
                <w:szCs w:val="22"/>
              </w:rPr>
              <w:br/>
              <w:t>All other values are invalid</w:t>
            </w:r>
          </w:p>
        </w:tc>
      </w:tr>
      <w:tr w:rsidR="00DE459E" w:rsidRPr="00DE459E" w:rsidTr="00DE459E">
        <w:trPr>
          <w:trHeight w:val="2100"/>
        </w:trPr>
        <w:tc>
          <w:tcPr>
            <w:tcW w:w="2600" w:type="dxa"/>
            <w:vMerge/>
            <w:tcBorders>
              <w:top w:val="nil"/>
              <w:left w:val="single" w:sz="4" w:space="0" w:color="auto"/>
              <w:bottom w:val="single" w:sz="4" w:space="0" w:color="auto"/>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i/>
                <w:iCs/>
                <w:color w:val="0070C0"/>
                <w:sz w:val="22"/>
                <w:szCs w:val="22"/>
              </w:rPr>
              <w:t xml:space="preserve">RateGroup </w:t>
            </w:r>
            <w:r w:rsidRPr="00DE459E">
              <w:rPr>
                <w:rFonts w:ascii="Calibri" w:hAnsi="Calibri"/>
                <w:i/>
                <w:iCs/>
                <w:sz w:val="22"/>
                <w:szCs w:val="22"/>
              </w:rPr>
              <w:t>-</w:t>
            </w:r>
            <w:r w:rsidRPr="00DE459E">
              <w:rPr>
                <w:rFonts w:ascii="Calibri" w:hAnsi="Calibri"/>
                <w:sz w:val="22"/>
                <w:szCs w:val="22"/>
              </w:rPr>
              <w:t xml:space="preserve"> Rate</w:t>
            </w:r>
            <w:r w:rsidRPr="00DE459E">
              <w:rPr>
                <w:rFonts w:ascii="Calibri" w:hAnsi="Calibri"/>
                <w:color w:val="000000"/>
                <w:sz w:val="22"/>
                <w:szCs w:val="22"/>
              </w:rPr>
              <w:t xml:space="preserve"> Group Id provided by IMC Arbitration Configuration</w:t>
            </w:r>
            <w:r w:rsidRPr="00DE459E">
              <w:rPr>
                <w:rFonts w:ascii="Calibri" w:hAnsi="Calibri"/>
                <w:color w:val="000000"/>
                <w:sz w:val="22"/>
                <w:szCs w:val="22"/>
              </w:rPr>
              <w:br/>
              <w:t>Type: uint8</w:t>
            </w:r>
            <w:r w:rsidRPr="00DE459E">
              <w:rPr>
                <w:rFonts w:ascii="Calibri" w:hAnsi="Calibri"/>
                <w:color w:val="000000"/>
                <w:sz w:val="22"/>
                <w:szCs w:val="22"/>
              </w:rPr>
              <w:br/>
              <w:t xml:space="preserve">Range: </w:t>
            </w:r>
            <w:r w:rsidRPr="00DE459E">
              <w:rPr>
                <w:rFonts w:ascii="Calibri" w:hAnsi="Calibri"/>
                <w:color w:val="000000"/>
                <w:sz w:val="22"/>
                <w:szCs w:val="22"/>
              </w:rPr>
              <w:br/>
              <w:t>IMCARBN_RATEGROUPID2MILLISEC_CNT_U08     (0U)</w:t>
            </w:r>
            <w:r w:rsidRPr="00DE459E">
              <w:rPr>
                <w:rFonts w:ascii="Calibri" w:hAnsi="Calibri"/>
                <w:color w:val="000000"/>
                <w:sz w:val="22"/>
                <w:szCs w:val="22"/>
              </w:rPr>
              <w:br/>
              <w:t>IMCARBN_RATEGROUPID10MILLISEC_CNT_U08    (1U)</w:t>
            </w:r>
            <w:r w:rsidRPr="00DE459E">
              <w:rPr>
                <w:rFonts w:ascii="Calibri" w:hAnsi="Calibri"/>
                <w:color w:val="000000"/>
                <w:sz w:val="22"/>
                <w:szCs w:val="22"/>
              </w:rPr>
              <w:br/>
              <w:t>IMCARBN_RATEGROUPID100MILLISEC_CNT_U08   (2U)</w:t>
            </w:r>
            <w:r w:rsidRPr="00DE459E">
              <w:rPr>
                <w:rFonts w:ascii="Calibri" w:hAnsi="Calibri"/>
                <w:color w:val="000000"/>
                <w:sz w:val="22"/>
                <w:szCs w:val="22"/>
              </w:rPr>
              <w:br/>
              <w:t>All other values are invalid</w:t>
            </w:r>
          </w:p>
        </w:tc>
      </w:tr>
      <w:tr w:rsidR="00DE459E" w:rsidRPr="00DE459E" w:rsidTr="00DE459E">
        <w:trPr>
          <w:trHeight w:val="900"/>
        </w:trPr>
        <w:tc>
          <w:tcPr>
            <w:tcW w:w="2600" w:type="dxa"/>
            <w:vMerge/>
            <w:tcBorders>
              <w:top w:val="nil"/>
              <w:left w:val="single" w:sz="4" w:space="0" w:color="auto"/>
              <w:bottom w:val="single" w:sz="4" w:space="0" w:color="auto"/>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i/>
                <w:iCs/>
                <w:color w:val="0070C0"/>
                <w:sz w:val="22"/>
                <w:szCs w:val="22"/>
              </w:rPr>
              <w:t xml:space="preserve">SigGroup </w:t>
            </w:r>
            <w:r w:rsidRPr="00DE459E">
              <w:rPr>
                <w:rFonts w:ascii="Calibri" w:hAnsi="Calibri"/>
                <w:i/>
                <w:iCs/>
                <w:sz w:val="22"/>
                <w:szCs w:val="22"/>
              </w:rPr>
              <w:t>-</w:t>
            </w:r>
            <w:r w:rsidRPr="00DE459E">
              <w:rPr>
                <w:rFonts w:ascii="Calibri" w:hAnsi="Calibri"/>
                <w:sz w:val="22"/>
                <w:szCs w:val="22"/>
              </w:rPr>
              <w:t xml:space="preserve"> </w:t>
            </w:r>
            <w:r w:rsidRPr="00DE459E">
              <w:rPr>
                <w:rFonts w:ascii="Calibri" w:hAnsi="Calibri"/>
                <w:color w:val="000000"/>
                <w:sz w:val="22"/>
                <w:szCs w:val="22"/>
              </w:rPr>
              <w:t>Signal Group Id provided by IMC Arbitration Configuration</w:t>
            </w:r>
            <w:r w:rsidRPr="00DE459E">
              <w:rPr>
                <w:rFonts w:ascii="Calibri" w:hAnsi="Calibri"/>
                <w:color w:val="000000"/>
                <w:sz w:val="22"/>
                <w:szCs w:val="22"/>
              </w:rPr>
              <w:br/>
              <w:t>Type: uint8</w:t>
            </w:r>
            <w:r w:rsidRPr="00DE459E">
              <w:rPr>
                <w:rFonts w:ascii="Calibri" w:hAnsi="Calibri"/>
                <w:color w:val="000000"/>
                <w:sz w:val="22"/>
                <w:szCs w:val="22"/>
              </w:rPr>
              <w:br/>
              <w:t>Range: 0 to 255</w:t>
            </w:r>
          </w:p>
        </w:tc>
      </w:tr>
      <w:tr w:rsidR="00DE459E" w:rsidRPr="00DE459E" w:rsidTr="00DE459E">
        <w:trPr>
          <w:trHeight w:val="1500"/>
        </w:trPr>
        <w:tc>
          <w:tcPr>
            <w:tcW w:w="2600" w:type="dxa"/>
            <w:vMerge/>
            <w:tcBorders>
              <w:top w:val="nil"/>
              <w:left w:val="single" w:sz="4" w:space="0" w:color="auto"/>
              <w:bottom w:val="single" w:sz="4" w:space="0" w:color="auto"/>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70C0"/>
                <w:sz w:val="22"/>
                <w:szCs w:val="22"/>
              </w:rPr>
              <w:t>PrsntRollgCntr</w:t>
            </w:r>
            <w:r w:rsidRPr="00DE459E">
              <w:rPr>
                <w:rFonts w:ascii="Calibri" w:hAnsi="Calibri"/>
                <w:color w:val="000000"/>
                <w:sz w:val="22"/>
                <w:szCs w:val="22"/>
              </w:rPr>
              <w:t>-  Present Rolling counter value received for the given Signal Group</w:t>
            </w:r>
            <w:r w:rsidRPr="00DE459E">
              <w:rPr>
                <w:rFonts w:ascii="Calibri" w:hAnsi="Calibri"/>
                <w:color w:val="000000"/>
                <w:sz w:val="22"/>
                <w:szCs w:val="22"/>
              </w:rPr>
              <w:br/>
              <w:t>Type: uint8</w:t>
            </w:r>
            <w:r w:rsidRPr="00DE459E">
              <w:rPr>
                <w:rFonts w:ascii="Calibri" w:hAnsi="Calibri"/>
                <w:color w:val="000000"/>
                <w:sz w:val="22"/>
                <w:szCs w:val="22"/>
              </w:rPr>
              <w:br/>
              <w:t>Range: 0 to 31</w:t>
            </w:r>
          </w:p>
        </w:tc>
      </w:tr>
      <w:tr w:rsidR="00DE459E" w:rsidRPr="00DE459E" w:rsidTr="00DE459E">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Return value</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Returns following value</w:t>
            </w:r>
          </w:p>
        </w:tc>
      </w:tr>
      <w:tr w:rsidR="00DE459E" w:rsidRPr="00DE459E" w:rsidTr="00DE459E">
        <w:trPr>
          <w:trHeight w:val="1800"/>
        </w:trPr>
        <w:tc>
          <w:tcPr>
            <w:tcW w:w="2600" w:type="dxa"/>
            <w:vMerge/>
            <w:tcBorders>
              <w:top w:val="nil"/>
              <w:left w:val="single" w:sz="4" w:space="0" w:color="auto"/>
              <w:bottom w:val="single" w:sz="4" w:space="0" w:color="auto"/>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70C0"/>
                <w:sz w:val="22"/>
                <w:szCs w:val="22"/>
              </w:rPr>
              <w:t>FrmSts</w:t>
            </w:r>
            <w:r w:rsidRPr="00DE459E">
              <w:rPr>
                <w:rFonts w:ascii="Calibri" w:hAnsi="Calibri"/>
                <w:color w:val="000000"/>
                <w:sz w:val="22"/>
                <w:szCs w:val="22"/>
              </w:rPr>
              <w:t xml:space="preserve"> - Informs the caller about validity of Rolling counter and Data</w:t>
            </w:r>
            <w:r w:rsidRPr="00DE459E">
              <w:rPr>
                <w:rFonts w:ascii="Calibri" w:hAnsi="Calibri"/>
                <w:color w:val="000000"/>
                <w:sz w:val="22"/>
                <w:szCs w:val="22"/>
              </w:rPr>
              <w:br/>
              <w:t>Type: ImcArbnRxRollgCntrSts1</w:t>
            </w:r>
            <w:r w:rsidRPr="00DE459E">
              <w:rPr>
                <w:rFonts w:ascii="Calibri" w:hAnsi="Calibri"/>
                <w:color w:val="000000"/>
                <w:sz w:val="22"/>
                <w:szCs w:val="22"/>
              </w:rPr>
              <w:br/>
              <w:t xml:space="preserve">Range: </w:t>
            </w:r>
            <w:r w:rsidRPr="00DE459E">
              <w:rPr>
                <w:rFonts w:ascii="Calibri" w:hAnsi="Calibri"/>
                <w:color w:val="000000"/>
                <w:sz w:val="22"/>
                <w:szCs w:val="22"/>
              </w:rPr>
              <w:br/>
              <w:t xml:space="preserve">    ROLLGCNTRVLDNEWDATA (0)</w:t>
            </w:r>
            <w:r w:rsidRPr="00DE459E">
              <w:rPr>
                <w:rFonts w:ascii="Calibri" w:hAnsi="Calibri"/>
                <w:color w:val="000000"/>
                <w:sz w:val="22"/>
                <w:szCs w:val="22"/>
              </w:rPr>
              <w:br/>
              <w:t xml:space="preserve">    ROLLGCNTRVLDOLDDATA (1)</w:t>
            </w:r>
            <w:r w:rsidRPr="00DE459E">
              <w:rPr>
                <w:rFonts w:ascii="Calibri" w:hAnsi="Calibri"/>
                <w:color w:val="000000"/>
                <w:sz w:val="22"/>
                <w:szCs w:val="22"/>
              </w:rPr>
              <w:br/>
              <w:t xml:space="preserve">    ROLLGCNTRINVLD (2) </w:t>
            </w:r>
          </w:p>
        </w:tc>
      </w:tr>
      <w:tr w:rsidR="00DE459E" w:rsidRPr="00DE459E" w:rsidTr="00DE459E">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Affected static and global variables</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Reads or writes  following variables  in sub-functions</w:t>
            </w:r>
          </w:p>
        </w:tc>
      </w:tr>
      <w:tr w:rsidR="00DE459E" w:rsidRPr="00DE459E" w:rsidTr="00DE459E">
        <w:trPr>
          <w:trHeight w:val="300"/>
        </w:trPr>
        <w:tc>
          <w:tcPr>
            <w:tcW w:w="2600" w:type="dxa"/>
            <w:vMerge/>
            <w:tcBorders>
              <w:top w:val="nil"/>
              <w:left w:val="single" w:sz="4" w:space="0" w:color="auto"/>
              <w:bottom w:val="single" w:sz="4" w:space="0" w:color="auto"/>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i/>
                <w:iCs/>
                <w:color w:val="0070C0"/>
                <w:sz w:val="22"/>
                <w:szCs w:val="22"/>
              </w:rPr>
            </w:pPr>
            <w:r w:rsidRPr="00DE459E">
              <w:rPr>
                <w:rFonts w:ascii="Calibri" w:hAnsi="Calibri"/>
                <w:i/>
                <w:iCs/>
                <w:color w:val="0070C0"/>
                <w:sz w:val="22"/>
                <w:szCs w:val="22"/>
              </w:rPr>
              <w:t>PrevRollgCntrRxd</w:t>
            </w:r>
          </w:p>
        </w:tc>
      </w:tr>
      <w:tr w:rsidR="00DE459E" w:rsidRPr="00DE459E" w:rsidTr="00DE459E">
        <w:trPr>
          <w:trHeight w:val="300"/>
        </w:trPr>
        <w:tc>
          <w:tcPr>
            <w:tcW w:w="2600" w:type="dxa"/>
            <w:vMerge/>
            <w:tcBorders>
              <w:top w:val="nil"/>
              <w:left w:val="single" w:sz="4" w:space="0" w:color="auto"/>
              <w:bottom w:val="single" w:sz="4" w:space="0" w:color="auto"/>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i/>
                <w:iCs/>
                <w:color w:val="0070C0"/>
                <w:sz w:val="22"/>
                <w:szCs w:val="22"/>
              </w:rPr>
            </w:pPr>
            <w:r w:rsidRPr="00DE459E">
              <w:rPr>
                <w:rFonts w:ascii="Calibri" w:hAnsi="Calibri"/>
                <w:i/>
                <w:iCs/>
                <w:color w:val="0070C0"/>
                <w:sz w:val="22"/>
                <w:szCs w:val="22"/>
              </w:rPr>
              <w:t>SigGroupSkipCntr</w:t>
            </w:r>
          </w:p>
        </w:tc>
      </w:tr>
      <w:tr w:rsidR="00DE459E" w:rsidRPr="00DE459E" w:rsidTr="00DE459E">
        <w:trPr>
          <w:trHeight w:val="300"/>
        </w:trPr>
        <w:tc>
          <w:tcPr>
            <w:tcW w:w="2600" w:type="dxa"/>
            <w:vMerge/>
            <w:tcBorders>
              <w:top w:val="nil"/>
              <w:left w:val="single" w:sz="4" w:space="0" w:color="auto"/>
              <w:bottom w:val="single" w:sz="4" w:space="0" w:color="auto"/>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i/>
                <w:iCs/>
                <w:color w:val="0070C0"/>
                <w:sz w:val="22"/>
                <w:szCs w:val="22"/>
              </w:rPr>
            </w:pPr>
            <w:r w:rsidRPr="00DE459E">
              <w:rPr>
                <w:rFonts w:ascii="Calibri" w:hAnsi="Calibri"/>
                <w:i/>
                <w:iCs/>
                <w:color w:val="0070C0"/>
                <w:sz w:val="22"/>
                <w:szCs w:val="22"/>
              </w:rPr>
              <w:t>SigGroupDataSrc</w:t>
            </w:r>
          </w:p>
        </w:tc>
      </w:tr>
      <w:tr w:rsidR="00DE459E" w:rsidRPr="00DE459E" w:rsidTr="00DE459E">
        <w:trPr>
          <w:trHeight w:val="6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Affected inter-runnable variable</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None</w:t>
            </w:r>
          </w:p>
        </w:tc>
      </w:tr>
      <w:tr w:rsidR="00DE459E" w:rsidRPr="00DE459E" w:rsidTr="00DE459E">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Exclusive area access</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None</w:t>
            </w:r>
          </w:p>
        </w:tc>
      </w:tr>
      <w:tr w:rsidR="00DE459E" w:rsidRPr="00DE459E" w:rsidTr="00DE459E">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Configuration access</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None</w:t>
            </w:r>
          </w:p>
        </w:tc>
      </w:tr>
      <w:tr w:rsidR="00DE459E" w:rsidRPr="00DE459E" w:rsidTr="00DE459E">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Calibration data access</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None</w:t>
            </w:r>
          </w:p>
        </w:tc>
      </w:tr>
      <w:tr w:rsidR="00DE459E" w:rsidRPr="00DE459E" w:rsidTr="00DE459E">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Called local functions</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Calls following local function</w:t>
            </w:r>
          </w:p>
        </w:tc>
      </w:tr>
      <w:tr w:rsidR="00DE459E" w:rsidRPr="00DE459E" w:rsidTr="00DE459E">
        <w:trPr>
          <w:trHeight w:val="300"/>
        </w:trPr>
        <w:tc>
          <w:tcPr>
            <w:tcW w:w="2600" w:type="dxa"/>
            <w:vMerge/>
            <w:tcBorders>
              <w:top w:val="nil"/>
              <w:left w:val="single" w:sz="4" w:space="0" w:color="auto"/>
              <w:bottom w:val="single" w:sz="4" w:space="0" w:color="auto"/>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i/>
                <w:iCs/>
                <w:color w:val="0070C0"/>
                <w:sz w:val="22"/>
                <w:szCs w:val="22"/>
              </w:rPr>
            </w:pPr>
            <w:r w:rsidRPr="00DE459E">
              <w:rPr>
                <w:rFonts w:ascii="Calibri" w:hAnsi="Calibri"/>
                <w:i/>
                <w:iCs/>
                <w:color w:val="0070C0"/>
                <w:sz w:val="22"/>
                <w:szCs w:val="22"/>
              </w:rPr>
              <w:t>RollgCntrSeqChk</w:t>
            </w:r>
          </w:p>
        </w:tc>
      </w:tr>
      <w:tr w:rsidR="00DE459E" w:rsidRPr="00DE459E" w:rsidTr="00DE459E">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External Interface call</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None</w:t>
            </w:r>
          </w:p>
        </w:tc>
      </w:tr>
      <w:tr w:rsidR="00DE459E" w:rsidRPr="00DE459E" w:rsidTr="00DE459E">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Called by</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Called by following functions</w:t>
            </w:r>
          </w:p>
        </w:tc>
      </w:tr>
      <w:tr w:rsidR="00DE459E" w:rsidRPr="00DE459E" w:rsidTr="00DE459E">
        <w:trPr>
          <w:trHeight w:val="300"/>
        </w:trPr>
        <w:tc>
          <w:tcPr>
            <w:tcW w:w="2600" w:type="dxa"/>
            <w:vMerge/>
            <w:tcBorders>
              <w:top w:val="nil"/>
              <w:left w:val="single" w:sz="4" w:space="0" w:color="auto"/>
              <w:bottom w:val="single" w:sz="4" w:space="0" w:color="auto"/>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i/>
                <w:iCs/>
                <w:color w:val="0070C0"/>
                <w:sz w:val="22"/>
                <w:szCs w:val="22"/>
              </w:rPr>
            </w:pPr>
            <w:r w:rsidRPr="00DE459E">
              <w:rPr>
                <w:rFonts w:ascii="Calibri" w:hAnsi="Calibri"/>
                <w:i/>
                <w:iCs/>
                <w:color w:val="0070C0"/>
                <w:sz w:val="22"/>
                <w:szCs w:val="22"/>
              </w:rPr>
              <w:t>VldtRollgCntr</w:t>
            </w:r>
          </w:p>
        </w:tc>
      </w:tr>
    </w:tbl>
    <w:p w:rsidR="009E428D" w:rsidRPr="008013E0" w:rsidRDefault="009E428D" w:rsidP="009E428D"/>
    <w:p w:rsidR="009E428D" w:rsidRDefault="00C6167F" w:rsidP="009E428D">
      <w:pPr>
        <w:jc w:val="center"/>
        <w:rPr>
          <w:rFonts w:ascii="Calibri" w:hAnsi="Calibri"/>
          <w:color w:val="0000FF"/>
        </w:rPr>
      </w:pPr>
      <w:r>
        <w:object w:dxaOrig="11244" w:dyaOrig="25104">
          <v:shape id="_x0000_i1056" type="#_x0000_t75" style="width:387pt;height:863.5pt" o:ole="">
            <v:imagedata r:id="rId71" o:title=""/>
          </v:shape>
          <o:OLEObject Type="Embed" ProgID="Visio.Drawing.11" ShapeID="_x0000_i1056" DrawAspect="Content" ObjectID="_1546252890" r:id="rId72"/>
        </w:object>
      </w:r>
    </w:p>
    <w:p w:rsidR="00CE6457" w:rsidRDefault="00CE6457" w:rsidP="00CE6457">
      <w:pPr>
        <w:rPr>
          <w:rFonts w:ascii="Calibri" w:hAnsi="Calibri"/>
        </w:rPr>
      </w:pPr>
    </w:p>
    <w:p w:rsidR="00CE6457" w:rsidRDefault="00CE6457" w:rsidP="00CE6457">
      <w:pPr>
        <w:pStyle w:val="Heading2"/>
      </w:pPr>
      <w:bookmarkStart w:id="898" w:name="_Toc472510923"/>
      <w:r>
        <w:t xml:space="preserve">Sub-Function:  </w:t>
      </w:r>
      <w:r w:rsidRPr="00CE6457">
        <w:rPr>
          <w:rFonts w:ascii="Calibri" w:hAnsi="Calibri"/>
        </w:rPr>
        <w:t>RollgCntrSeqChk</w:t>
      </w:r>
      <w:bookmarkEnd w:id="898"/>
    </w:p>
    <w:p w:rsidR="00CE6457" w:rsidRPr="00967BCF" w:rsidRDefault="00CE6457" w:rsidP="00CE6457">
      <w:pPr>
        <w:pStyle w:val="Heading3"/>
        <w:rPr>
          <w:rFonts w:ascii="Calibri" w:hAnsi="Calibri"/>
        </w:rPr>
      </w:pPr>
      <w:bookmarkStart w:id="899" w:name="_Toc472510924"/>
      <w:r w:rsidRPr="00967BCF">
        <w:rPr>
          <w:rFonts w:ascii="Calibri" w:hAnsi="Calibri"/>
        </w:rPr>
        <w:t>Hardware Related Design</w:t>
      </w:r>
      <w:bookmarkEnd w:id="899"/>
    </w:p>
    <w:p w:rsidR="00CE6457" w:rsidRPr="00C36031" w:rsidRDefault="00CE6457" w:rsidP="00CE6457">
      <w:pPr>
        <w:rPr>
          <w:rFonts w:ascii="Calibri" w:hAnsi="Calibri"/>
          <w:color w:val="0000FF"/>
        </w:rPr>
      </w:pPr>
      <w:r w:rsidRPr="001E31E7">
        <w:rPr>
          <w:rFonts w:ascii="Calibri" w:hAnsi="Calibri"/>
        </w:rPr>
        <w:t>None</w:t>
      </w:r>
    </w:p>
    <w:p w:rsidR="00CE6457" w:rsidRDefault="00CE6457" w:rsidP="00CE6457">
      <w:pPr>
        <w:pStyle w:val="Heading3"/>
        <w:rPr>
          <w:rFonts w:ascii="Calibri" w:hAnsi="Calibri"/>
        </w:rPr>
      </w:pPr>
      <w:bookmarkStart w:id="900" w:name="_Toc472510925"/>
      <w:r w:rsidRPr="00967BCF">
        <w:rPr>
          <w:rFonts w:ascii="Calibri" w:hAnsi="Calibri"/>
        </w:rPr>
        <w:t>Software Related Design</w:t>
      </w:r>
      <w:bookmarkEnd w:id="900"/>
    </w:p>
    <w:tbl>
      <w:tblPr>
        <w:tblW w:w="10020" w:type="dxa"/>
        <w:tblInd w:w="113" w:type="dxa"/>
        <w:tblLook w:val="04A0" w:firstRow="1" w:lastRow="0" w:firstColumn="1" w:lastColumn="0" w:noHBand="0" w:noVBand="1"/>
      </w:tblPr>
      <w:tblGrid>
        <w:gridCol w:w="2600"/>
        <w:gridCol w:w="7420"/>
      </w:tblGrid>
      <w:tr w:rsidR="00DE459E" w:rsidRPr="00DE459E" w:rsidTr="00DE459E">
        <w:trPr>
          <w:trHeight w:val="300"/>
        </w:trPr>
        <w:tc>
          <w:tcPr>
            <w:tcW w:w="10020" w:type="dxa"/>
            <w:gridSpan w:val="2"/>
            <w:tcBorders>
              <w:top w:val="single" w:sz="4" w:space="0" w:color="auto"/>
              <w:left w:val="single" w:sz="4" w:space="0" w:color="auto"/>
              <w:bottom w:val="single" w:sz="4" w:space="0" w:color="auto"/>
              <w:right w:val="single" w:sz="4" w:space="0" w:color="auto"/>
            </w:tcBorders>
            <w:shd w:val="clear" w:color="000000" w:fill="A6A6A6"/>
            <w:noWrap/>
            <w:vAlign w:val="bottom"/>
            <w:hideMark/>
          </w:tcPr>
          <w:p w:rsidR="00DE459E" w:rsidRPr="00DE459E" w:rsidRDefault="00DE459E" w:rsidP="00DE459E">
            <w:pPr>
              <w:jc w:val="center"/>
              <w:rPr>
                <w:rFonts w:ascii="Calibri" w:hAnsi="Calibri"/>
                <w:b/>
                <w:bCs/>
                <w:color w:val="000000"/>
                <w:sz w:val="22"/>
                <w:szCs w:val="22"/>
              </w:rPr>
            </w:pPr>
            <w:r w:rsidRPr="00DE459E">
              <w:rPr>
                <w:rFonts w:ascii="Calibri" w:hAnsi="Calibri"/>
                <w:b/>
                <w:bCs/>
                <w:color w:val="000000"/>
                <w:sz w:val="22"/>
                <w:szCs w:val="22"/>
              </w:rPr>
              <w:t>RollgCntrSeqChk</w:t>
            </w:r>
          </w:p>
        </w:tc>
      </w:tr>
      <w:tr w:rsidR="00DE459E" w:rsidRPr="00DE459E" w:rsidTr="00DE459E">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Function scope</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Local</w:t>
            </w:r>
          </w:p>
        </w:tc>
      </w:tr>
      <w:tr w:rsidR="00DE459E" w:rsidRPr="00DE459E" w:rsidTr="00DE459E">
        <w:trPr>
          <w:trHeight w:val="9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Description</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Checks whether present rolling counter value received on IMC channel falls within the range lower and upper drift limits from anticipated rolling counter.</w:t>
            </w:r>
          </w:p>
        </w:tc>
      </w:tr>
      <w:tr w:rsidR="00DE459E" w:rsidRPr="00DE459E" w:rsidTr="00DE459E">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Parameters</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Requires following parameters</w:t>
            </w:r>
          </w:p>
        </w:tc>
      </w:tr>
      <w:tr w:rsidR="00DE459E" w:rsidRPr="00DE459E" w:rsidTr="00DE459E">
        <w:trPr>
          <w:trHeight w:val="1200"/>
        </w:trPr>
        <w:tc>
          <w:tcPr>
            <w:tcW w:w="2600" w:type="dxa"/>
            <w:vMerge/>
            <w:tcBorders>
              <w:top w:val="nil"/>
              <w:left w:val="single" w:sz="4" w:space="0" w:color="auto"/>
              <w:bottom w:val="single" w:sz="4" w:space="0" w:color="auto"/>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70C0"/>
                <w:sz w:val="22"/>
                <w:szCs w:val="22"/>
              </w:rPr>
              <w:t>PrsntRollgCntr</w:t>
            </w:r>
            <w:r w:rsidRPr="00DE459E">
              <w:rPr>
                <w:rFonts w:ascii="Calibri" w:hAnsi="Calibri"/>
                <w:color w:val="000000"/>
                <w:sz w:val="22"/>
                <w:szCs w:val="22"/>
              </w:rPr>
              <w:t>-  Present Rolling counter value received for the given Signal Group</w:t>
            </w:r>
            <w:r w:rsidRPr="00DE459E">
              <w:rPr>
                <w:rFonts w:ascii="Calibri" w:hAnsi="Calibri"/>
                <w:color w:val="000000"/>
                <w:sz w:val="22"/>
                <w:szCs w:val="22"/>
              </w:rPr>
              <w:br/>
              <w:t>Type: uint8</w:t>
            </w:r>
            <w:r w:rsidRPr="00DE459E">
              <w:rPr>
                <w:rFonts w:ascii="Calibri" w:hAnsi="Calibri"/>
                <w:color w:val="000000"/>
                <w:sz w:val="22"/>
                <w:szCs w:val="22"/>
              </w:rPr>
              <w:br/>
              <w:t>Range: 0 to 31</w:t>
            </w:r>
          </w:p>
        </w:tc>
      </w:tr>
      <w:tr w:rsidR="00DE459E" w:rsidRPr="00DE459E" w:rsidTr="00DE459E">
        <w:trPr>
          <w:trHeight w:val="1200"/>
        </w:trPr>
        <w:tc>
          <w:tcPr>
            <w:tcW w:w="2600" w:type="dxa"/>
            <w:vMerge/>
            <w:tcBorders>
              <w:top w:val="nil"/>
              <w:left w:val="single" w:sz="4" w:space="0" w:color="auto"/>
              <w:bottom w:val="single" w:sz="4" w:space="0" w:color="auto"/>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70C0"/>
                <w:sz w:val="22"/>
                <w:szCs w:val="22"/>
              </w:rPr>
              <w:t>AntcptdRollCntr -</w:t>
            </w:r>
            <w:r w:rsidRPr="00DE459E">
              <w:rPr>
                <w:rFonts w:ascii="Calibri" w:hAnsi="Calibri"/>
                <w:color w:val="000000"/>
                <w:sz w:val="22"/>
                <w:szCs w:val="22"/>
              </w:rPr>
              <w:t xml:space="preserve">  Anticipated Rolling counter value for the given Signal Group</w:t>
            </w:r>
            <w:r w:rsidRPr="00DE459E">
              <w:rPr>
                <w:rFonts w:ascii="Calibri" w:hAnsi="Calibri"/>
                <w:color w:val="000000"/>
                <w:sz w:val="22"/>
                <w:szCs w:val="22"/>
              </w:rPr>
              <w:br/>
              <w:t>Type: uint8</w:t>
            </w:r>
            <w:r w:rsidRPr="00DE459E">
              <w:rPr>
                <w:rFonts w:ascii="Calibri" w:hAnsi="Calibri"/>
                <w:color w:val="000000"/>
                <w:sz w:val="22"/>
                <w:szCs w:val="22"/>
              </w:rPr>
              <w:br/>
              <w:t>Range: 0 to 31</w:t>
            </w:r>
          </w:p>
        </w:tc>
      </w:tr>
      <w:tr w:rsidR="00DE459E" w:rsidRPr="00DE459E" w:rsidTr="00DE459E">
        <w:trPr>
          <w:trHeight w:val="900"/>
        </w:trPr>
        <w:tc>
          <w:tcPr>
            <w:tcW w:w="2600" w:type="dxa"/>
            <w:vMerge/>
            <w:tcBorders>
              <w:top w:val="nil"/>
              <w:left w:val="single" w:sz="4" w:space="0" w:color="auto"/>
              <w:bottom w:val="single" w:sz="4" w:space="0" w:color="auto"/>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70C0"/>
                <w:sz w:val="22"/>
                <w:szCs w:val="22"/>
              </w:rPr>
              <w:t>UpprDriftLim -</w:t>
            </w:r>
            <w:r w:rsidRPr="00DE459E">
              <w:rPr>
                <w:rFonts w:ascii="Calibri" w:hAnsi="Calibri"/>
                <w:color w:val="000000"/>
                <w:sz w:val="22"/>
                <w:szCs w:val="22"/>
              </w:rPr>
              <w:t xml:space="preserve"> Drift limit on the lower from Anticipated Rolling counter</w:t>
            </w:r>
            <w:r w:rsidRPr="00DE459E">
              <w:rPr>
                <w:rFonts w:ascii="Calibri" w:hAnsi="Calibri"/>
                <w:color w:val="000000"/>
                <w:sz w:val="22"/>
                <w:szCs w:val="22"/>
              </w:rPr>
              <w:br/>
              <w:t>Type: uint8</w:t>
            </w:r>
            <w:r w:rsidRPr="00DE459E">
              <w:rPr>
                <w:rFonts w:ascii="Calibri" w:hAnsi="Calibri"/>
                <w:color w:val="000000"/>
                <w:sz w:val="22"/>
                <w:szCs w:val="22"/>
              </w:rPr>
              <w:br/>
              <w:t>Range: 0 to 31</w:t>
            </w:r>
          </w:p>
        </w:tc>
      </w:tr>
      <w:tr w:rsidR="00DE459E" w:rsidRPr="00DE459E" w:rsidTr="00DE459E">
        <w:trPr>
          <w:trHeight w:val="900"/>
        </w:trPr>
        <w:tc>
          <w:tcPr>
            <w:tcW w:w="2600" w:type="dxa"/>
            <w:vMerge/>
            <w:tcBorders>
              <w:top w:val="nil"/>
              <w:left w:val="single" w:sz="4" w:space="0" w:color="auto"/>
              <w:bottom w:val="single" w:sz="4" w:space="0" w:color="auto"/>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70C0"/>
                <w:sz w:val="22"/>
                <w:szCs w:val="22"/>
              </w:rPr>
              <w:t>LwrDriftLim -</w:t>
            </w:r>
            <w:r w:rsidRPr="00DE459E">
              <w:rPr>
                <w:rFonts w:ascii="Calibri" w:hAnsi="Calibri"/>
                <w:color w:val="000000"/>
                <w:sz w:val="22"/>
                <w:szCs w:val="22"/>
              </w:rPr>
              <w:t xml:space="preserve"> Drift limit on the lower side from Anticipated Rolling counter</w:t>
            </w:r>
            <w:r w:rsidRPr="00DE459E">
              <w:rPr>
                <w:rFonts w:ascii="Calibri" w:hAnsi="Calibri"/>
                <w:color w:val="000000"/>
                <w:sz w:val="22"/>
                <w:szCs w:val="22"/>
              </w:rPr>
              <w:br/>
              <w:t>Type: uint8</w:t>
            </w:r>
            <w:r w:rsidRPr="00DE459E">
              <w:rPr>
                <w:rFonts w:ascii="Calibri" w:hAnsi="Calibri"/>
                <w:color w:val="000000"/>
                <w:sz w:val="22"/>
                <w:szCs w:val="22"/>
              </w:rPr>
              <w:br/>
              <w:t>Range: 0 to 31</w:t>
            </w:r>
          </w:p>
        </w:tc>
      </w:tr>
      <w:tr w:rsidR="00DE459E" w:rsidRPr="00DE459E" w:rsidTr="00DE459E">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Return value</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Returns following value</w:t>
            </w:r>
          </w:p>
        </w:tc>
      </w:tr>
      <w:tr w:rsidR="00DE459E" w:rsidRPr="00DE459E" w:rsidTr="00DE459E">
        <w:trPr>
          <w:trHeight w:val="1500"/>
        </w:trPr>
        <w:tc>
          <w:tcPr>
            <w:tcW w:w="2600" w:type="dxa"/>
            <w:vMerge/>
            <w:tcBorders>
              <w:top w:val="nil"/>
              <w:left w:val="single" w:sz="4" w:space="0" w:color="auto"/>
              <w:bottom w:val="single" w:sz="4" w:space="0" w:color="auto"/>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70C0"/>
                <w:sz w:val="22"/>
                <w:szCs w:val="22"/>
              </w:rPr>
              <w:t>RollgCntrVld</w:t>
            </w:r>
            <w:r w:rsidRPr="00DE459E">
              <w:rPr>
                <w:rFonts w:ascii="Calibri" w:hAnsi="Calibri"/>
                <w:color w:val="000000"/>
                <w:sz w:val="22"/>
                <w:szCs w:val="22"/>
              </w:rPr>
              <w:t xml:space="preserve"> - Returns validity of Rolling counter</w:t>
            </w:r>
            <w:r w:rsidRPr="00DE459E">
              <w:rPr>
                <w:rFonts w:ascii="Calibri" w:hAnsi="Calibri"/>
                <w:color w:val="000000"/>
                <w:sz w:val="22"/>
                <w:szCs w:val="22"/>
              </w:rPr>
              <w:br/>
              <w:t>Type: boolean</w:t>
            </w:r>
            <w:r w:rsidRPr="00DE459E">
              <w:rPr>
                <w:rFonts w:ascii="Calibri" w:hAnsi="Calibri"/>
                <w:color w:val="000000"/>
                <w:sz w:val="22"/>
                <w:szCs w:val="22"/>
              </w:rPr>
              <w:br/>
              <w:t xml:space="preserve">Range: </w:t>
            </w:r>
            <w:r w:rsidRPr="00DE459E">
              <w:rPr>
                <w:rFonts w:ascii="Calibri" w:hAnsi="Calibri"/>
                <w:color w:val="000000"/>
                <w:sz w:val="22"/>
                <w:szCs w:val="22"/>
              </w:rPr>
              <w:br/>
              <w:t xml:space="preserve">  TRUE - Rolling counter value acceptable</w:t>
            </w:r>
            <w:r w:rsidRPr="00DE459E">
              <w:rPr>
                <w:rFonts w:ascii="Calibri" w:hAnsi="Calibri"/>
                <w:color w:val="000000"/>
                <w:sz w:val="22"/>
                <w:szCs w:val="22"/>
              </w:rPr>
              <w:br/>
              <w:t xml:space="preserve">  FALSE - Rolling counter value not acceptable</w:t>
            </w:r>
          </w:p>
        </w:tc>
      </w:tr>
      <w:tr w:rsidR="00DE459E" w:rsidRPr="00DE459E" w:rsidTr="00DE459E">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Affected static and global variables</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None</w:t>
            </w:r>
          </w:p>
        </w:tc>
      </w:tr>
      <w:tr w:rsidR="00DE459E" w:rsidRPr="00DE459E" w:rsidTr="00DE459E">
        <w:trPr>
          <w:trHeight w:val="6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Affected inter-runnable variable</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None</w:t>
            </w:r>
          </w:p>
        </w:tc>
      </w:tr>
      <w:tr w:rsidR="00DE459E" w:rsidRPr="00DE459E" w:rsidTr="00DE459E">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Exclusive area access</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None</w:t>
            </w:r>
          </w:p>
        </w:tc>
      </w:tr>
      <w:tr w:rsidR="00DE459E" w:rsidRPr="00DE459E" w:rsidTr="00DE459E">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Configuration access</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None</w:t>
            </w:r>
          </w:p>
        </w:tc>
      </w:tr>
      <w:tr w:rsidR="00DE459E" w:rsidRPr="00DE459E" w:rsidTr="00DE459E">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Calibration data access</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None</w:t>
            </w:r>
          </w:p>
        </w:tc>
      </w:tr>
      <w:tr w:rsidR="00DE459E" w:rsidRPr="00DE459E" w:rsidTr="00DE459E">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Called local functions</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None</w:t>
            </w:r>
          </w:p>
        </w:tc>
      </w:tr>
      <w:tr w:rsidR="00DE459E" w:rsidRPr="00DE459E" w:rsidTr="00DE459E">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External Interface call</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None</w:t>
            </w:r>
          </w:p>
        </w:tc>
      </w:tr>
      <w:tr w:rsidR="00DE459E" w:rsidRPr="00DE459E" w:rsidTr="00DE459E">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Called by</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Called by following functions</w:t>
            </w:r>
          </w:p>
        </w:tc>
      </w:tr>
      <w:tr w:rsidR="00DE459E" w:rsidRPr="00DE459E" w:rsidTr="00DE459E">
        <w:trPr>
          <w:trHeight w:val="300"/>
        </w:trPr>
        <w:tc>
          <w:tcPr>
            <w:tcW w:w="2600" w:type="dxa"/>
            <w:vMerge/>
            <w:tcBorders>
              <w:top w:val="nil"/>
              <w:left w:val="single" w:sz="4" w:space="0" w:color="auto"/>
              <w:bottom w:val="single" w:sz="4" w:space="0" w:color="auto"/>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i/>
                <w:iCs/>
                <w:color w:val="0070C0"/>
                <w:sz w:val="22"/>
                <w:szCs w:val="22"/>
              </w:rPr>
            </w:pPr>
            <w:r w:rsidRPr="00DE459E">
              <w:rPr>
                <w:rFonts w:ascii="Calibri" w:hAnsi="Calibri"/>
                <w:i/>
                <w:iCs/>
                <w:color w:val="0070C0"/>
                <w:sz w:val="22"/>
                <w:szCs w:val="22"/>
              </w:rPr>
              <w:t>VldtRollgCntrAlg</w:t>
            </w:r>
          </w:p>
        </w:tc>
      </w:tr>
    </w:tbl>
    <w:p w:rsidR="002934D8" w:rsidRPr="002934D8" w:rsidRDefault="002934D8" w:rsidP="002934D8"/>
    <w:p w:rsidR="00CE6457" w:rsidRDefault="00CE6457" w:rsidP="00CE6457"/>
    <w:p w:rsidR="00CE6457" w:rsidRDefault="00CE6457" w:rsidP="00CE6457"/>
    <w:p w:rsidR="00CE6457" w:rsidRPr="008013E0" w:rsidRDefault="00DE459E" w:rsidP="00CE6457">
      <w:r>
        <w:object w:dxaOrig="13546" w:dyaOrig="10524">
          <v:shape id="_x0000_i1057" type="#_x0000_t75" style="width:431.5pt;height:335pt" o:ole="">
            <v:imagedata r:id="rId73" o:title=""/>
          </v:shape>
          <o:OLEObject Type="Embed" ProgID="Visio.Drawing.11" ShapeID="_x0000_i1057" DrawAspect="Content" ObjectID="_1546252891" r:id="rId74"/>
        </w:object>
      </w:r>
    </w:p>
    <w:p w:rsidR="009E428D" w:rsidRDefault="009E428D" w:rsidP="00CE6457">
      <w:pPr>
        <w:rPr>
          <w:rFonts w:ascii="Calibri" w:hAnsi="Calibri"/>
        </w:rPr>
      </w:pPr>
    </w:p>
    <w:p w:rsidR="009E428D" w:rsidRDefault="009E428D" w:rsidP="00A55FEE">
      <w:pPr>
        <w:rPr>
          <w:rFonts w:ascii="Calibri" w:hAnsi="Calibri"/>
        </w:rPr>
      </w:pPr>
    </w:p>
    <w:p w:rsidR="00D22210" w:rsidRDefault="00D22210" w:rsidP="00D22210">
      <w:pPr>
        <w:pStyle w:val="Heading2"/>
      </w:pPr>
      <w:bookmarkStart w:id="901" w:name="_Toc472510926"/>
      <w:r>
        <w:t xml:space="preserve">Sub-Function:  </w:t>
      </w:r>
      <w:r w:rsidRPr="00D22210">
        <w:rPr>
          <w:rFonts w:ascii="Calibri" w:hAnsi="Calibri"/>
        </w:rPr>
        <w:t>NoDataHndlg</w:t>
      </w:r>
      <w:bookmarkEnd w:id="901"/>
    </w:p>
    <w:p w:rsidR="00D22210" w:rsidRPr="00967BCF" w:rsidRDefault="00D22210" w:rsidP="00D22210">
      <w:pPr>
        <w:pStyle w:val="Heading3"/>
        <w:rPr>
          <w:rFonts w:ascii="Calibri" w:hAnsi="Calibri"/>
        </w:rPr>
      </w:pPr>
      <w:bookmarkStart w:id="902" w:name="_Toc472510927"/>
      <w:r w:rsidRPr="00967BCF">
        <w:rPr>
          <w:rFonts w:ascii="Calibri" w:hAnsi="Calibri"/>
        </w:rPr>
        <w:t>Hardware Related Design</w:t>
      </w:r>
      <w:bookmarkEnd w:id="902"/>
    </w:p>
    <w:p w:rsidR="00D22210" w:rsidRPr="00C36031" w:rsidRDefault="00D22210" w:rsidP="00D22210">
      <w:pPr>
        <w:rPr>
          <w:rFonts w:ascii="Calibri" w:hAnsi="Calibri"/>
          <w:color w:val="0000FF"/>
        </w:rPr>
      </w:pPr>
      <w:r w:rsidRPr="001E31E7">
        <w:rPr>
          <w:rFonts w:ascii="Calibri" w:hAnsi="Calibri"/>
        </w:rPr>
        <w:t>None</w:t>
      </w:r>
    </w:p>
    <w:p w:rsidR="00D22210" w:rsidRDefault="00D22210" w:rsidP="00D22210">
      <w:pPr>
        <w:pStyle w:val="Heading3"/>
        <w:rPr>
          <w:rFonts w:ascii="Calibri" w:hAnsi="Calibri"/>
        </w:rPr>
      </w:pPr>
      <w:bookmarkStart w:id="903" w:name="_Toc472510928"/>
      <w:r w:rsidRPr="00967BCF">
        <w:rPr>
          <w:rFonts w:ascii="Calibri" w:hAnsi="Calibri"/>
        </w:rPr>
        <w:t>Software Related Design</w:t>
      </w:r>
      <w:bookmarkEnd w:id="903"/>
    </w:p>
    <w:tbl>
      <w:tblPr>
        <w:tblW w:w="10020" w:type="dxa"/>
        <w:tblInd w:w="113" w:type="dxa"/>
        <w:tblLook w:val="04A0" w:firstRow="1" w:lastRow="0" w:firstColumn="1" w:lastColumn="0" w:noHBand="0" w:noVBand="1"/>
      </w:tblPr>
      <w:tblGrid>
        <w:gridCol w:w="2600"/>
        <w:gridCol w:w="7420"/>
      </w:tblGrid>
      <w:tr w:rsidR="00DE459E" w:rsidRPr="00DE459E" w:rsidTr="00DE459E">
        <w:trPr>
          <w:trHeight w:val="300"/>
        </w:trPr>
        <w:tc>
          <w:tcPr>
            <w:tcW w:w="10020" w:type="dxa"/>
            <w:gridSpan w:val="2"/>
            <w:tcBorders>
              <w:top w:val="single" w:sz="4" w:space="0" w:color="auto"/>
              <w:left w:val="single" w:sz="4" w:space="0" w:color="auto"/>
              <w:bottom w:val="single" w:sz="4" w:space="0" w:color="auto"/>
              <w:right w:val="single" w:sz="4" w:space="0" w:color="auto"/>
            </w:tcBorders>
            <w:shd w:val="clear" w:color="000000" w:fill="A6A6A6"/>
            <w:noWrap/>
            <w:vAlign w:val="bottom"/>
            <w:hideMark/>
          </w:tcPr>
          <w:p w:rsidR="00DE459E" w:rsidRPr="00DE459E" w:rsidRDefault="00DE459E" w:rsidP="00DE459E">
            <w:pPr>
              <w:jc w:val="center"/>
              <w:rPr>
                <w:rFonts w:ascii="Calibri" w:hAnsi="Calibri"/>
                <w:b/>
                <w:bCs/>
                <w:color w:val="000000"/>
                <w:sz w:val="22"/>
                <w:szCs w:val="22"/>
              </w:rPr>
            </w:pPr>
            <w:r w:rsidRPr="00DE459E">
              <w:rPr>
                <w:rFonts w:ascii="Calibri" w:hAnsi="Calibri"/>
                <w:b/>
                <w:bCs/>
                <w:color w:val="000000"/>
                <w:sz w:val="22"/>
                <w:szCs w:val="22"/>
              </w:rPr>
              <w:t>NoDataHndlg</w:t>
            </w:r>
          </w:p>
        </w:tc>
      </w:tr>
      <w:tr w:rsidR="00DE459E" w:rsidRPr="00DE459E" w:rsidTr="00DE459E">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Function scope</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Local</w:t>
            </w:r>
          </w:p>
        </w:tc>
      </w:tr>
      <w:tr w:rsidR="00DE459E" w:rsidRPr="00DE459E" w:rsidTr="00DE459E">
        <w:trPr>
          <w:trHeight w:val="6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Description</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Handles No data reception cases for Singal Status, Reset counter, Skip counter and Resync counters</w:t>
            </w:r>
          </w:p>
        </w:tc>
      </w:tr>
      <w:tr w:rsidR="00DE459E" w:rsidRPr="00DE459E" w:rsidTr="00DE459E">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Parameters</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Requires following parameters</w:t>
            </w:r>
          </w:p>
        </w:tc>
      </w:tr>
      <w:tr w:rsidR="00DE459E" w:rsidRPr="00DE459E" w:rsidTr="00DE459E">
        <w:trPr>
          <w:trHeight w:val="3300"/>
        </w:trPr>
        <w:tc>
          <w:tcPr>
            <w:tcW w:w="2600" w:type="dxa"/>
            <w:vMerge/>
            <w:tcBorders>
              <w:top w:val="nil"/>
              <w:left w:val="single" w:sz="4" w:space="0" w:color="auto"/>
              <w:bottom w:val="single" w:sz="4" w:space="0" w:color="auto"/>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RxSigExtdSts1 - Extended signal Status value</w:t>
            </w:r>
            <w:r w:rsidRPr="00DE459E">
              <w:rPr>
                <w:rFonts w:ascii="Calibri" w:hAnsi="Calibri"/>
                <w:color w:val="000000"/>
                <w:sz w:val="22"/>
                <w:szCs w:val="22"/>
              </w:rPr>
              <w:br/>
              <w:t>Type: ImcArbnRxExtdSts1</w:t>
            </w:r>
            <w:r w:rsidRPr="00DE459E">
              <w:rPr>
                <w:rFonts w:ascii="Calibri" w:hAnsi="Calibri"/>
                <w:color w:val="000000"/>
                <w:sz w:val="22"/>
                <w:szCs w:val="22"/>
              </w:rPr>
              <w:br/>
              <w:t>Range:</w:t>
            </w:r>
            <w:r w:rsidRPr="00DE459E">
              <w:rPr>
                <w:rFonts w:ascii="Calibri" w:hAnsi="Calibri"/>
                <w:color w:val="000000"/>
                <w:sz w:val="22"/>
                <w:szCs w:val="22"/>
              </w:rPr>
              <w:br/>
              <w:t xml:space="preserve"> IMCARBNRXEXTDSTS_NEVERRXD (0U)</w:t>
            </w:r>
            <w:r w:rsidRPr="00DE459E">
              <w:rPr>
                <w:rFonts w:ascii="Calibri" w:hAnsi="Calibri"/>
                <w:color w:val="000000"/>
                <w:sz w:val="22"/>
                <w:szCs w:val="22"/>
              </w:rPr>
              <w:br/>
              <w:t xml:space="preserve"> IMCARBNRXEXTDSTS_MISS (1U)</w:t>
            </w:r>
            <w:r w:rsidRPr="00DE459E">
              <w:rPr>
                <w:rFonts w:ascii="Calibri" w:hAnsi="Calibri"/>
                <w:color w:val="000000"/>
                <w:sz w:val="22"/>
                <w:szCs w:val="22"/>
              </w:rPr>
              <w:br/>
              <w:t xml:space="preserve"> IMCARBNRXEXTDSTS_DATAINVLD (2U)</w:t>
            </w:r>
            <w:r w:rsidRPr="00DE459E">
              <w:rPr>
                <w:rFonts w:ascii="Calibri" w:hAnsi="Calibri"/>
                <w:color w:val="000000"/>
                <w:sz w:val="22"/>
                <w:szCs w:val="22"/>
              </w:rPr>
              <w:br/>
              <w:t xml:space="preserve"> IMCARBNRXEXTDSTS_PREVDATA (3U)</w:t>
            </w:r>
            <w:r w:rsidRPr="00DE459E">
              <w:rPr>
                <w:rFonts w:ascii="Calibri" w:hAnsi="Calibri"/>
                <w:color w:val="000000"/>
                <w:sz w:val="22"/>
                <w:szCs w:val="22"/>
              </w:rPr>
              <w:br/>
              <w:t xml:space="preserve"> IMCARBNRXEXTDSTS_DATAVLDWITHBACKUP (4U)</w:t>
            </w:r>
            <w:r w:rsidRPr="00DE459E">
              <w:rPr>
                <w:rFonts w:ascii="Calibri" w:hAnsi="Calibri"/>
                <w:color w:val="000000"/>
                <w:sz w:val="22"/>
                <w:szCs w:val="22"/>
              </w:rPr>
              <w:br/>
              <w:t xml:space="preserve"> IMCARBNRXEXTDSTS_DATAVLDWITHNOBACKUP (5U)</w:t>
            </w:r>
            <w:r w:rsidRPr="00DE459E">
              <w:rPr>
                <w:rFonts w:ascii="Calibri" w:hAnsi="Calibri"/>
                <w:color w:val="000000"/>
                <w:sz w:val="22"/>
                <w:szCs w:val="22"/>
              </w:rPr>
              <w:br/>
              <w:t xml:space="preserve"> IMCARBNRXEXTDSTS_STRTG (6U) </w:t>
            </w:r>
            <w:r w:rsidRPr="00DE459E">
              <w:rPr>
                <w:rFonts w:ascii="Calibri" w:hAnsi="Calibri"/>
                <w:color w:val="000000"/>
                <w:sz w:val="22"/>
                <w:szCs w:val="22"/>
              </w:rPr>
              <w:br/>
              <w:t>Other values are invalid</w:t>
            </w:r>
          </w:p>
        </w:tc>
      </w:tr>
      <w:tr w:rsidR="00DE459E" w:rsidRPr="00DE459E" w:rsidTr="00DE459E">
        <w:trPr>
          <w:trHeight w:val="2100"/>
        </w:trPr>
        <w:tc>
          <w:tcPr>
            <w:tcW w:w="2600" w:type="dxa"/>
            <w:vMerge/>
            <w:tcBorders>
              <w:top w:val="nil"/>
              <w:left w:val="single" w:sz="4" w:space="0" w:color="auto"/>
              <w:bottom w:val="single" w:sz="4" w:space="0" w:color="auto"/>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i/>
                <w:iCs/>
                <w:color w:val="0070C0"/>
                <w:sz w:val="22"/>
                <w:szCs w:val="22"/>
              </w:rPr>
              <w:t xml:space="preserve">RxDataSrc </w:t>
            </w:r>
            <w:r w:rsidRPr="00DE459E">
              <w:rPr>
                <w:rFonts w:ascii="Calibri" w:hAnsi="Calibri"/>
                <w:i/>
                <w:iCs/>
                <w:sz w:val="22"/>
                <w:szCs w:val="22"/>
              </w:rPr>
              <w:t>-</w:t>
            </w:r>
            <w:r w:rsidRPr="00DE459E">
              <w:rPr>
                <w:rFonts w:ascii="Calibri" w:hAnsi="Calibri"/>
                <w:sz w:val="22"/>
                <w:szCs w:val="22"/>
              </w:rPr>
              <w:t xml:space="preserve"> Imc Channel ID</w:t>
            </w:r>
            <w:r w:rsidRPr="00DE459E">
              <w:rPr>
                <w:rFonts w:ascii="Calibri" w:hAnsi="Calibri"/>
                <w:color w:val="000000"/>
                <w:sz w:val="22"/>
                <w:szCs w:val="22"/>
              </w:rPr>
              <w:br/>
            </w:r>
            <w:r w:rsidRPr="00DE459E">
              <w:rPr>
                <w:rFonts w:ascii="Calibri" w:hAnsi="Calibri"/>
                <w:sz w:val="22"/>
                <w:szCs w:val="22"/>
              </w:rPr>
              <w:t>Type: ImcArbnRxDataSrc1</w:t>
            </w:r>
            <w:r w:rsidRPr="00DE459E">
              <w:rPr>
                <w:rFonts w:ascii="Calibri" w:hAnsi="Calibri"/>
                <w:color w:val="000000"/>
                <w:sz w:val="22"/>
                <w:szCs w:val="22"/>
              </w:rPr>
              <w:br/>
              <w:t xml:space="preserve">Range:  </w:t>
            </w:r>
            <w:r w:rsidRPr="00DE459E">
              <w:rPr>
                <w:rFonts w:ascii="Calibri" w:hAnsi="Calibri"/>
                <w:color w:val="000000"/>
                <w:sz w:val="22"/>
                <w:szCs w:val="22"/>
              </w:rPr>
              <w:br/>
            </w:r>
            <w:r w:rsidRPr="00DE459E">
              <w:rPr>
                <w:rFonts w:ascii="Calibri" w:hAnsi="Calibri"/>
                <w:sz w:val="22"/>
                <w:szCs w:val="22"/>
              </w:rPr>
              <w:t xml:space="preserve"> IMCARBNRXDATASRC_PRIM (0U)</w:t>
            </w:r>
            <w:r w:rsidRPr="00DE459E">
              <w:rPr>
                <w:rFonts w:ascii="Calibri" w:hAnsi="Calibri"/>
                <w:sz w:val="22"/>
                <w:szCs w:val="22"/>
              </w:rPr>
              <w:br/>
              <w:t xml:space="preserve"> IMCARBNRXDATASRC_SECDRY (1U)</w:t>
            </w:r>
            <w:r w:rsidRPr="00DE459E">
              <w:rPr>
                <w:rFonts w:ascii="Calibri" w:hAnsi="Calibri"/>
                <w:sz w:val="22"/>
                <w:szCs w:val="22"/>
              </w:rPr>
              <w:br/>
              <w:t xml:space="preserve"> IMCARBNRXDATASRC_NOSRC (2U)</w:t>
            </w:r>
            <w:r w:rsidRPr="00DE459E">
              <w:rPr>
                <w:rFonts w:ascii="Calibri" w:hAnsi="Calibri"/>
                <w:sz w:val="22"/>
                <w:szCs w:val="22"/>
              </w:rPr>
              <w:br/>
              <w:t>All other values are invalid</w:t>
            </w:r>
          </w:p>
        </w:tc>
      </w:tr>
      <w:tr w:rsidR="00DE459E" w:rsidRPr="00DE459E" w:rsidTr="00DE459E">
        <w:trPr>
          <w:trHeight w:val="2100"/>
        </w:trPr>
        <w:tc>
          <w:tcPr>
            <w:tcW w:w="2600" w:type="dxa"/>
            <w:vMerge/>
            <w:tcBorders>
              <w:top w:val="nil"/>
              <w:left w:val="single" w:sz="4" w:space="0" w:color="auto"/>
              <w:bottom w:val="single" w:sz="4" w:space="0" w:color="auto"/>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i/>
                <w:iCs/>
                <w:color w:val="0070C0"/>
                <w:sz w:val="22"/>
                <w:szCs w:val="22"/>
              </w:rPr>
              <w:t xml:space="preserve">RateGroup </w:t>
            </w:r>
            <w:r w:rsidRPr="00DE459E">
              <w:rPr>
                <w:rFonts w:ascii="Calibri" w:hAnsi="Calibri"/>
                <w:i/>
                <w:iCs/>
                <w:sz w:val="22"/>
                <w:szCs w:val="22"/>
              </w:rPr>
              <w:t>-</w:t>
            </w:r>
            <w:r w:rsidRPr="00DE459E">
              <w:rPr>
                <w:rFonts w:ascii="Calibri" w:hAnsi="Calibri"/>
                <w:sz w:val="22"/>
                <w:szCs w:val="22"/>
              </w:rPr>
              <w:t xml:space="preserve"> Rate</w:t>
            </w:r>
            <w:r w:rsidRPr="00DE459E">
              <w:rPr>
                <w:rFonts w:ascii="Calibri" w:hAnsi="Calibri"/>
                <w:color w:val="000000"/>
                <w:sz w:val="22"/>
                <w:szCs w:val="22"/>
              </w:rPr>
              <w:t xml:space="preserve"> Group Id provided by IMC Arbitration Configuration</w:t>
            </w:r>
            <w:r w:rsidRPr="00DE459E">
              <w:rPr>
                <w:rFonts w:ascii="Calibri" w:hAnsi="Calibri"/>
                <w:color w:val="000000"/>
                <w:sz w:val="22"/>
                <w:szCs w:val="22"/>
              </w:rPr>
              <w:br/>
              <w:t>Type: uint8</w:t>
            </w:r>
            <w:r w:rsidRPr="00DE459E">
              <w:rPr>
                <w:rFonts w:ascii="Calibri" w:hAnsi="Calibri"/>
                <w:color w:val="000000"/>
                <w:sz w:val="22"/>
                <w:szCs w:val="22"/>
              </w:rPr>
              <w:br/>
              <w:t xml:space="preserve">Range: </w:t>
            </w:r>
            <w:r w:rsidRPr="00DE459E">
              <w:rPr>
                <w:rFonts w:ascii="Calibri" w:hAnsi="Calibri"/>
                <w:color w:val="000000"/>
                <w:sz w:val="22"/>
                <w:szCs w:val="22"/>
              </w:rPr>
              <w:br/>
              <w:t>IMCARBN_RATEGROUPID2MILLISEC_CNT_U08     (0U)</w:t>
            </w:r>
            <w:r w:rsidRPr="00DE459E">
              <w:rPr>
                <w:rFonts w:ascii="Calibri" w:hAnsi="Calibri"/>
                <w:color w:val="000000"/>
                <w:sz w:val="22"/>
                <w:szCs w:val="22"/>
              </w:rPr>
              <w:br/>
              <w:t>IMCARBN_RATEGROUPID10MILLISEC_CNT_U08    (1U)</w:t>
            </w:r>
            <w:r w:rsidRPr="00DE459E">
              <w:rPr>
                <w:rFonts w:ascii="Calibri" w:hAnsi="Calibri"/>
                <w:color w:val="000000"/>
                <w:sz w:val="22"/>
                <w:szCs w:val="22"/>
              </w:rPr>
              <w:br/>
              <w:t>IMCARBN_RATEGROUPID100MILLISEC_CNT_U08   (2U)</w:t>
            </w:r>
            <w:r w:rsidRPr="00DE459E">
              <w:rPr>
                <w:rFonts w:ascii="Calibri" w:hAnsi="Calibri"/>
                <w:color w:val="000000"/>
                <w:sz w:val="22"/>
                <w:szCs w:val="22"/>
              </w:rPr>
              <w:br/>
              <w:t>All other values are invalid</w:t>
            </w:r>
          </w:p>
        </w:tc>
      </w:tr>
      <w:tr w:rsidR="00DE459E" w:rsidRPr="00DE459E" w:rsidTr="00DE459E">
        <w:trPr>
          <w:trHeight w:val="900"/>
        </w:trPr>
        <w:tc>
          <w:tcPr>
            <w:tcW w:w="2600" w:type="dxa"/>
            <w:vMerge/>
            <w:tcBorders>
              <w:top w:val="nil"/>
              <w:left w:val="single" w:sz="4" w:space="0" w:color="auto"/>
              <w:bottom w:val="single" w:sz="4" w:space="0" w:color="auto"/>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i/>
                <w:iCs/>
                <w:color w:val="0070C0"/>
                <w:sz w:val="22"/>
                <w:szCs w:val="22"/>
              </w:rPr>
              <w:t xml:space="preserve">SigGroup </w:t>
            </w:r>
            <w:r w:rsidRPr="00DE459E">
              <w:rPr>
                <w:rFonts w:ascii="Calibri" w:hAnsi="Calibri"/>
                <w:i/>
                <w:iCs/>
                <w:sz w:val="22"/>
                <w:szCs w:val="22"/>
              </w:rPr>
              <w:t>-</w:t>
            </w:r>
            <w:r w:rsidRPr="00DE459E">
              <w:rPr>
                <w:rFonts w:ascii="Calibri" w:hAnsi="Calibri"/>
                <w:sz w:val="22"/>
                <w:szCs w:val="22"/>
              </w:rPr>
              <w:t xml:space="preserve"> </w:t>
            </w:r>
            <w:r w:rsidRPr="00DE459E">
              <w:rPr>
                <w:rFonts w:ascii="Calibri" w:hAnsi="Calibri"/>
                <w:color w:val="000000"/>
                <w:sz w:val="22"/>
                <w:szCs w:val="22"/>
              </w:rPr>
              <w:t>Signal Group Id provided by IMC Arbitration Configuration</w:t>
            </w:r>
            <w:r w:rsidRPr="00DE459E">
              <w:rPr>
                <w:rFonts w:ascii="Calibri" w:hAnsi="Calibri"/>
                <w:color w:val="000000"/>
                <w:sz w:val="22"/>
                <w:szCs w:val="22"/>
              </w:rPr>
              <w:br/>
              <w:t>Type: uint8</w:t>
            </w:r>
            <w:r w:rsidRPr="00DE459E">
              <w:rPr>
                <w:rFonts w:ascii="Calibri" w:hAnsi="Calibri"/>
                <w:color w:val="000000"/>
                <w:sz w:val="22"/>
                <w:szCs w:val="22"/>
              </w:rPr>
              <w:br/>
              <w:t>Range: 0 to 255</w:t>
            </w:r>
          </w:p>
        </w:tc>
      </w:tr>
      <w:tr w:rsidR="00DE459E" w:rsidRPr="00DE459E" w:rsidTr="00DE459E">
        <w:trPr>
          <w:trHeight w:val="1200"/>
        </w:trPr>
        <w:tc>
          <w:tcPr>
            <w:tcW w:w="2600" w:type="dxa"/>
            <w:vMerge/>
            <w:tcBorders>
              <w:top w:val="nil"/>
              <w:left w:val="single" w:sz="4" w:space="0" w:color="auto"/>
              <w:bottom w:val="single" w:sz="4" w:space="0" w:color="auto"/>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PrimSrcNoDataRxd -  No data Received on Primary Source flag</w:t>
            </w:r>
            <w:r w:rsidRPr="00DE459E">
              <w:rPr>
                <w:rFonts w:ascii="Calibri" w:hAnsi="Calibri"/>
                <w:color w:val="000000"/>
                <w:sz w:val="22"/>
                <w:szCs w:val="22"/>
              </w:rPr>
              <w:br/>
              <w:t xml:space="preserve">Type: boolean </w:t>
            </w:r>
            <w:r w:rsidRPr="00DE459E">
              <w:rPr>
                <w:rFonts w:ascii="Calibri" w:hAnsi="Calibri"/>
                <w:color w:val="000000"/>
                <w:sz w:val="22"/>
                <w:szCs w:val="22"/>
              </w:rPr>
              <w:br/>
              <w:t xml:space="preserve">           TRUE – No data received</w:t>
            </w:r>
            <w:r w:rsidRPr="00DE459E">
              <w:rPr>
                <w:rFonts w:ascii="Calibri" w:hAnsi="Calibri"/>
                <w:color w:val="000000"/>
                <w:sz w:val="22"/>
                <w:szCs w:val="22"/>
              </w:rPr>
              <w:br/>
              <w:t xml:space="preserve">            FALSE – Data received</w:t>
            </w:r>
          </w:p>
        </w:tc>
      </w:tr>
      <w:tr w:rsidR="00DE459E" w:rsidRPr="00DE459E" w:rsidTr="00DE459E">
        <w:trPr>
          <w:trHeight w:val="1200"/>
        </w:trPr>
        <w:tc>
          <w:tcPr>
            <w:tcW w:w="2600" w:type="dxa"/>
            <w:vMerge/>
            <w:tcBorders>
              <w:top w:val="nil"/>
              <w:left w:val="single" w:sz="4" w:space="0" w:color="auto"/>
              <w:bottom w:val="single" w:sz="4" w:space="0" w:color="auto"/>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SecdrySrcNoDataRxd -  No data Received on Secondary Source flag</w:t>
            </w:r>
            <w:r w:rsidRPr="00DE459E">
              <w:rPr>
                <w:rFonts w:ascii="Calibri" w:hAnsi="Calibri"/>
                <w:color w:val="000000"/>
                <w:sz w:val="22"/>
                <w:szCs w:val="22"/>
              </w:rPr>
              <w:br/>
              <w:t xml:space="preserve">Type: boolean </w:t>
            </w:r>
            <w:r w:rsidRPr="00DE459E">
              <w:rPr>
                <w:rFonts w:ascii="Calibri" w:hAnsi="Calibri"/>
                <w:color w:val="000000"/>
                <w:sz w:val="22"/>
                <w:szCs w:val="22"/>
              </w:rPr>
              <w:br/>
              <w:t xml:space="preserve">           TRUE – No data received</w:t>
            </w:r>
            <w:r w:rsidRPr="00DE459E">
              <w:rPr>
                <w:rFonts w:ascii="Calibri" w:hAnsi="Calibri"/>
                <w:color w:val="000000"/>
                <w:sz w:val="22"/>
                <w:szCs w:val="22"/>
              </w:rPr>
              <w:br/>
              <w:t xml:space="preserve">            FALSE – Data received</w:t>
            </w:r>
          </w:p>
        </w:tc>
      </w:tr>
      <w:tr w:rsidR="00DE459E" w:rsidRPr="00DE459E" w:rsidTr="00DE459E">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Return value</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void</w:t>
            </w:r>
          </w:p>
        </w:tc>
      </w:tr>
      <w:tr w:rsidR="00DE459E" w:rsidRPr="00DE459E" w:rsidTr="00DE459E">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Affected static and global variables</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Read and Write  to following variables  in sub-functions</w:t>
            </w:r>
          </w:p>
        </w:tc>
      </w:tr>
      <w:tr w:rsidR="00DE459E" w:rsidRPr="00DE459E" w:rsidTr="00DE459E">
        <w:trPr>
          <w:trHeight w:val="300"/>
        </w:trPr>
        <w:tc>
          <w:tcPr>
            <w:tcW w:w="2600" w:type="dxa"/>
            <w:vMerge/>
            <w:tcBorders>
              <w:top w:val="nil"/>
              <w:left w:val="single" w:sz="4" w:space="0" w:color="auto"/>
              <w:bottom w:val="single" w:sz="4" w:space="0" w:color="auto"/>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i/>
                <w:iCs/>
                <w:color w:val="0070C0"/>
                <w:sz w:val="22"/>
                <w:szCs w:val="22"/>
              </w:rPr>
            </w:pPr>
            <w:r w:rsidRPr="00DE459E">
              <w:rPr>
                <w:rFonts w:ascii="Calibri" w:hAnsi="Calibri"/>
                <w:i/>
                <w:iCs/>
                <w:color w:val="0070C0"/>
                <w:sz w:val="22"/>
                <w:szCs w:val="22"/>
              </w:rPr>
              <w:t>SigGroupSkipCntr</w:t>
            </w:r>
          </w:p>
        </w:tc>
      </w:tr>
      <w:tr w:rsidR="00DE459E" w:rsidRPr="00DE459E" w:rsidTr="00DE459E">
        <w:trPr>
          <w:trHeight w:val="300"/>
        </w:trPr>
        <w:tc>
          <w:tcPr>
            <w:tcW w:w="2600" w:type="dxa"/>
            <w:vMerge/>
            <w:tcBorders>
              <w:top w:val="nil"/>
              <w:left w:val="single" w:sz="4" w:space="0" w:color="auto"/>
              <w:bottom w:val="single" w:sz="4" w:space="0" w:color="auto"/>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i/>
                <w:iCs/>
                <w:color w:val="0070C0"/>
                <w:sz w:val="22"/>
                <w:szCs w:val="22"/>
              </w:rPr>
            </w:pPr>
            <w:r w:rsidRPr="00DE459E">
              <w:rPr>
                <w:rFonts w:ascii="Calibri" w:hAnsi="Calibri"/>
                <w:i/>
                <w:iCs/>
                <w:color w:val="0070C0"/>
                <w:sz w:val="22"/>
                <w:szCs w:val="22"/>
              </w:rPr>
              <w:t>PrimSrcResyncCntr</w:t>
            </w:r>
          </w:p>
        </w:tc>
      </w:tr>
      <w:tr w:rsidR="00DE459E" w:rsidRPr="00DE459E" w:rsidTr="00DE459E">
        <w:trPr>
          <w:trHeight w:val="300"/>
        </w:trPr>
        <w:tc>
          <w:tcPr>
            <w:tcW w:w="2600" w:type="dxa"/>
            <w:vMerge/>
            <w:tcBorders>
              <w:top w:val="nil"/>
              <w:left w:val="single" w:sz="4" w:space="0" w:color="auto"/>
              <w:bottom w:val="single" w:sz="4" w:space="0" w:color="auto"/>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i/>
                <w:iCs/>
                <w:color w:val="0070C0"/>
                <w:sz w:val="22"/>
                <w:szCs w:val="22"/>
              </w:rPr>
            </w:pPr>
            <w:r w:rsidRPr="00DE459E">
              <w:rPr>
                <w:rFonts w:ascii="Calibri" w:hAnsi="Calibri"/>
                <w:i/>
                <w:iCs/>
                <w:color w:val="0070C0"/>
                <w:sz w:val="22"/>
                <w:szCs w:val="22"/>
              </w:rPr>
              <w:t>SecdrySrcResyncCntr</w:t>
            </w:r>
          </w:p>
        </w:tc>
      </w:tr>
      <w:tr w:rsidR="00DE459E" w:rsidRPr="00DE459E" w:rsidTr="00DE459E">
        <w:trPr>
          <w:trHeight w:val="300"/>
        </w:trPr>
        <w:tc>
          <w:tcPr>
            <w:tcW w:w="2600" w:type="dxa"/>
            <w:vMerge/>
            <w:tcBorders>
              <w:top w:val="nil"/>
              <w:left w:val="single" w:sz="4" w:space="0" w:color="auto"/>
              <w:bottom w:val="single" w:sz="4" w:space="0" w:color="auto"/>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i/>
                <w:iCs/>
                <w:color w:val="0070C0"/>
                <w:sz w:val="22"/>
                <w:szCs w:val="22"/>
              </w:rPr>
            </w:pPr>
            <w:r w:rsidRPr="00DE459E">
              <w:rPr>
                <w:rFonts w:ascii="Calibri" w:hAnsi="Calibri"/>
                <w:i/>
                <w:iCs/>
                <w:color w:val="0070C0"/>
                <w:sz w:val="22"/>
                <w:szCs w:val="22"/>
              </w:rPr>
              <w:t>PrimSrcRollgCntrResync</w:t>
            </w:r>
          </w:p>
        </w:tc>
      </w:tr>
      <w:tr w:rsidR="00DE459E" w:rsidRPr="00DE459E" w:rsidTr="00DE459E">
        <w:trPr>
          <w:trHeight w:val="300"/>
        </w:trPr>
        <w:tc>
          <w:tcPr>
            <w:tcW w:w="2600" w:type="dxa"/>
            <w:vMerge/>
            <w:tcBorders>
              <w:top w:val="nil"/>
              <w:left w:val="single" w:sz="4" w:space="0" w:color="auto"/>
              <w:bottom w:val="single" w:sz="4" w:space="0" w:color="auto"/>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i/>
                <w:iCs/>
                <w:color w:val="0070C0"/>
                <w:sz w:val="22"/>
                <w:szCs w:val="22"/>
              </w:rPr>
            </w:pPr>
            <w:r w:rsidRPr="00DE459E">
              <w:rPr>
                <w:rFonts w:ascii="Calibri" w:hAnsi="Calibri"/>
                <w:i/>
                <w:iCs/>
                <w:color w:val="0070C0"/>
                <w:sz w:val="22"/>
                <w:szCs w:val="22"/>
              </w:rPr>
              <w:t>SecdrySrcRollgCntrResync</w:t>
            </w:r>
          </w:p>
        </w:tc>
      </w:tr>
      <w:tr w:rsidR="00DE459E" w:rsidRPr="00DE459E" w:rsidTr="00DE459E">
        <w:trPr>
          <w:trHeight w:val="300"/>
        </w:trPr>
        <w:tc>
          <w:tcPr>
            <w:tcW w:w="2600" w:type="dxa"/>
            <w:vMerge/>
            <w:tcBorders>
              <w:top w:val="nil"/>
              <w:left w:val="single" w:sz="4" w:space="0" w:color="auto"/>
              <w:bottom w:val="single" w:sz="4" w:space="0" w:color="auto"/>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i/>
                <w:iCs/>
                <w:color w:val="0070C0"/>
                <w:sz w:val="22"/>
                <w:szCs w:val="22"/>
              </w:rPr>
            </w:pPr>
            <w:r w:rsidRPr="00DE459E">
              <w:rPr>
                <w:rFonts w:ascii="Calibri" w:hAnsi="Calibri"/>
                <w:i/>
                <w:iCs/>
                <w:color w:val="0070C0"/>
                <w:sz w:val="22"/>
                <w:szCs w:val="22"/>
              </w:rPr>
              <w:t>ResyncOnPrimActv</w:t>
            </w:r>
          </w:p>
        </w:tc>
      </w:tr>
      <w:tr w:rsidR="00DE459E" w:rsidRPr="00DE459E" w:rsidTr="00DE459E">
        <w:trPr>
          <w:trHeight w:val="300"/>
        </w:trPr>
        <w:tc>
          <w:tcPr>
            <w:tcW w:w="2600" w:type="dxa"/>
            <w:vMerge/>
            <w:tcBorders>
              <w:top w:val="nil"/>
              <w:left w:val="single" w:sz="4" w:space="0" w:color="auto"/>
              <w:bottom w:val="single" w:sz="4" w:space="0" w:color="auto"/>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i/>
                <w:iCs/>
                <w:color w:val="0070C0"/>
                <w:sz w:val="22"/>
                <w:szCs w:val="22"/>
              </w:rPr>
            </w:pPr>
            <w:r w:rsidRPr="00DE459E">
              <w:rPr>
                <w:rFonts w:ascii="Calibri" w:hAnsi="Calibri"/>
                <w:i/>
                <w:iCs/>
                <w:color w:val="0070C0"/>
                <w:sz w:val="22"/>
                <w:szCs w:val="22"/>
              </w:rPr>
              <w:t>ResyncOnSecdryActv</w:t>
            </w:r>
          </w:p>
        </w:tc>
      </w:tr>
      <w:tr w:rsidR="00DE459E" w:rsidRPr="00DE459E" w:rsidTr="00DE459E">
        <w:trPr>
          <w:trHeight w:val="300"/>
        </w:trPr>
        <w:tc>
          <w:tcPr>
            <w:tcW w:w="2600" w:type="dxa"/>
            <w:vMerge/>
            <w:tcBorders>
              <w:top w:val="nil"/>
              <w:left w:val="single" w:sz="4" w:space="0" w:color="auto"/>
              <w:bottom w:val="single" w:sz="4" w:space="0" w:color="auto"/>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i/>
                <w:iCs/>
                <w:color w:val="0070C0"/>
                <w:sz w:val="22"/>
                <w:szCs w:val="22"/>
              </w:rPr>
            </w:pPr>
            <w:r w:rsidRPr="00DE459E">
              <w:rPr>
                <w:rFonts w:ascii="Calibri" w:hAnsi="Calibri"/>
                <w:i/>
                <w:iCs/>
                <w:color w:val="0070C0"/>
                <w:sz w:val="22"/>
                <w:szCs w:val="22"/>
              </w:rPr>
              <w:t>RxdSigDataExtdSts</w:t>
            </w:r>
          </w:p>
        </w:tc>
      </w:tr>
      <w:tr w:rsidR="00DE459E" w:rsidRPr="00DE459E" w:rsidTr="00DE459E">
        <w:trPr>
          <w:trHeight w:val="6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Affected inter-runnable variable</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None</w:t>
            </w:r>
          </w:p>
        </w:tc>
      </w:tr>
      <w:tr w:rsidR="00DE459E" w:rsidRPr="00DE459E" w:rsidTr="00DE459E">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Exclusive area access</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None</w:t>
            </w:r>
          </w:p>
        </w:tc>
      </w:tr>
      <w:tr w:rsidR="00DE459E" w:rsidRPr="00DE459E" w:rsidTr="00DE459E">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Configuration access</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None</w:t>
            </w:r>
          </w:p>
        </w:tc>
      </w:tr>
      <w:tr w:rsidR="00DE459E" w:rsidRPr="00DE459E" w:rsidTr="00DE459E">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Calibration data access</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None</w:t>
            </w:r>
          </w:p>
        </w:tc>
      </w:tr>
      <w:tr w:rsidR="00DE459E" w:rsidRPr="00DE459E" w:rsidTr="00DE459E">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Called local functions</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Calls following local function</w:t>
            </w:r>
          </w:p>
        </w:tc>
      </w:tr>
      <w:tr w:rsidR="00DE459E" w:rsidRPr="00DE459E" w:rsidTr="00DE459E">
        <w:trPr>
          <w:trHeight w:val="300"/>
        </w:trPr>
        <w:tc>
          <w:tcPr>
            <w:tcW w:w="2600" w:type="dxa"/>
            <w:vMerge/>
            <w:tcBorders>
              <w:top w:val="nil"/>
              <w:left w:val="single" w:sz="4" w:space="0" w:color="auto"/>
              <w:bottom w:val="single" w:sz="4" w:space="0" w:color="auto"/>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i/>
                <w:iCs/>
                <w:color w:val="0070C0"/>
                <w:sz w:val="22"/>
                <w:szCs w:val="22"/>
              </w:rPr>
            </w:pPr>
            <w:r w:rsidRPr="00DE459E">
              <w:rPr>
                <w:rFonts w:ascii="Calibri" w:hAnsi="Calibri"/>
                <w:i/>
                <w:iCs/>
                <w:color w:val="0070C0"/>
                <w:sz w:val="22"/>
                <w:szCs w:val="22"/>
              </w:rPr>
              <w:t>EvlSigGroupNeverRxdMissSts</w:t>
            </w:r>
          </w:p>
        </w:tc>
      </w:tr>
      <w:tr w:rsidR="00DE459E" w:rsidRPr="00DE459E" w:rsidTr="00DE459E">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External Interface call</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None</w:t>
            </w:r>
          </w:p>
        </w:tc>
      </w:tr>
      <w:tr w:rsidR="00DE459E" w:rsidRPr="00DE459E" w:rsidTr="00DE459E">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Called by</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Called by following functions</w:t>
            </w:r>
          </w:p>
        </w:tc>
      </w:tr>
      <w:tr w:rsidR="00DE459E" w:rsidRPr="00DE459E" w:rsidTr="00DE459E">
        <w:trPr>
          <w:trHeight w:val="300"/>
        </w:trPr>
        <w:tc>
          <w:tcPr>
            <w:tcW w:w="2600" w:type="dxa"/>
            <w:vMerge/>
            <w:tcBorders>
              <w:top w:val="nil"/>
              <w:left w:val="single" w:sz="4" w:space="0" w:color="auto"/>
              <w:bottom w:val="single" w:sz="4" w:space="0" w:color="auto"/>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i/>
                <w:iCs/>
                <w:color w:val="0070C0"/>
                <w:sz w:val="22"/>
                <w:szCs w:val="22"/>
              </w:rPr>
            </w:pPr>
            <w:r w:rsidRPr="00DE459E">
              <w:rPr>
                <w:rFonts w:ascii="Calibri" w:hAnsi="Calibri"/>
                <w:i/>
                <w:iCs/>
                <w:color w:val="0070C0"/>
                <w:sz w:val="22"/>
                <w:szCs w:val="22"/>
              </w:rPr>
              <w:t>ImcArbnRx</w:t>
            </w:r>
          </w:p>
        </w:tc>
      </w:tr>
    </w:tbl>
    <w:p w:rsidR="00E610B3" w:rsidRDefault="00E610B3" w:rsidP="00D22210"/>
    <w:p w:rsidR="00E610B3" w:rsidRPr="008013E0" w:rsidRDefault="00DE459E" w:rsidP="00D22210">
      <w:r>
        <w:object w:dxaOrig="11773" w:dyaOrig="15223">
          <v:shape id="_x0000_i1058" type="#_x0000_t75" style="width:431.5pt;height:558pt" o:ole="">
            <v:imagedata r:id="rId75" o:title=""/>
          </v:shape>
          <o:OLEObject Type="Embed" ProgID="Visio.Drawing.11" ShapeID="_x0000_i1058" DrawAspect="Content" ObjectID="_1546252892" r:id="rId76"/>
        </w:object>
      </w:r>
    </w:p>
    <w:p w:rsidR="00D22210" w:rsidRDefault="00D22210" w:rsidP="00D22210">
      <w:pPr>
        <w:jc w:val="center"/>
        <w:rPr>
          <w:rFonts w:ascii="Calibri" w:hAnsi="Calibri"/>
          <w:color w:val="0000FF"/>
        </w:rPr>
      </w:pPr>
    </w:p>
    <w:p w:rsidR="00D22210" w:rsidRDefault="00D22210" w:rsidP="00D22210">
      <w:pPr>
        <w:rPr>
          <w:rFonts w:ascii="Calibri" w:hAnsi="Calibri"/>
        </w:rPr>
      </w:pPr>
    </w:p>
    <w:p w:rsidR="00D22210" w:rsidRPr="00967BCF" w:rsidRDefault="00D22210" w:rsidP="00D22210">
      <w:pPr>
        <w:rPr>
          <w:rFonts w:ascii="Calibri" w:hAnsi="Calibri"/>
        </w:rPr>
      </w:pPr>
    </w:p>
    <w:p w:rsidR="00E610B3" w:rsidRDefault="00E610B3" w:rsidP="00E610B3">
      <w:pPr>
        <w:pStyle w:val="Heading2"/>
      </w:pPr>
      <w:bookmarkStart w:id="904" w:name="_Toc472510929"/>
      <w:r>
        <w:t xml:space="preserve">Sub-Function:  </w:t>
      </w:r>
      <w:r w:rsidR="00DE459E">
        <w:rPr>
          <w:rFonts w:ascii="Calibri" w:hAnsi="Calibri"/>
        </w:rPr>
        <w:t>EvlSigGroupNeverRxd</w:t>
      </w:r>
      <w:r w:rsidRPr="00A55FEE">
        <w:rPr>
          <w:rFonts w:ascii="Calibri" w:hAnsi="Calibri"/>
        </w:rPr>
        <w:t>MissSts</w:t>
      </w:r>
      <w:bookmarkEnd w:id="904"/>
    </w:p>
    <w:p w:rsidR="00E610B3" w:rsidRPr="00967BCF" w:rsidRDefault="00E610B3" w:rsidP="00E610B3">
      <w:pPr>
        <w:pStyle w:val="Heading3"/>
        <w:rPr>
          <w:rFonts w:ascii="Calibri" w:hAnsi="Calibri"/>
        </w:rPr>
      </w:pPr>
      <w:bookmarkStart w:id="905" w:name="_Toc472510930"/>
      <w:r w:rsidRPr="00967BCF">
        <w:rPr>
          <w:rFonts w:ascii="Calibri" w:hAnsi="Calibri"/>
        </w:rPr>
        <w:t>Hardware Related Design</w:t>
      </w:r>
      <w:bookmarkEnd w:id="905"/>
    </w:p>
    <w:p w:rsidR="00E610B3" w:rsidRPr="00C36031" w:rsidRDefault="00E610B3" w:rsidP="00E610B3">
      <w:pPr>
        <w:rPr>
          <w:rFonts w:ascii="Calibri" w:hAnsi="Calibri"/>
          <w:color w:val="0000FF"/>
        </w:rPr>
      </w:pPr>
      <w:r w:rsidRPr="001E31E7">
        <w:rPr>
          <w:rFonts w:ascii="Calibri" w:hAnsi="Calibri"/>
        </w:rPr>
        <w:t>None</w:t>
      </w:r>
    </w:p>
    <w:p w:rsidR="00E610B3" w:rsidRDefault="00E610B3" w:rsidP="00E610B3">
      <w:pPr>
        <w:pStyle w:val="Heading3"/>
        <w:rPr>
          <w:rFonts w:ascii="Calibri" w:hAnsi="Calibri"/>
        </w:rPr>
      </w:pPr>
      <w:bookmarkStart w:id="906" w:name="_Toc472510931"/>
      <w:r w:rsidRPr="00967BCF">
        <w:rPr>
          <w:rFonts w:ascii="Calibri" w:hAnsi="Calibri"/>
        </w:rPr>
        <w:t>Software Related Design</w:t>
      </w:r>
      <w:bookmarkEnd w:id="906"/>
    </w:p>
    <w:p w:rsidR="00CE6457" w:rsidRDefault="00CE6457" w:rsidP="00E610B3"/>
    <w:p w:rsidR="00CE6457" w:rsidRPr="008013E0" w:rsidRDefault="00CE6457" w:rsidP="00E610B3"/>
    <w:tbl>
      <w:tblPr>
        <w:tblW w:w="10020" w:type="dxa"/>
        <w:tblInd w:w="113" w:type="dxa"/>
        <w:tblLook w:val="04A0" w:firstRow="1" w:lastRow="0" w:firstColumn="1" w:lastColumn="0" w:noHBand="0" w:noVBand="1"/>
      </w:tblPr>
      <w:tblGrid>
        <w:gridCol w:w="2600"/>
        <w:gridCol w:w="7420"/>
      </w:tblGrid>
      <w:tr w:rsidR="00DE459E" w:rsidRPr="00DE459E" w:rsidTr="00DE459E">
        <w:trPr>
          <w:trHeight w:val="300"/>
        </w:trPr>
        <w:tc>
          <w:tcPr>
            <w:tcW w:w="10020" w:type="dxa"/>
            <w:gridSpan w:val="2"/>
            <w:tcBorders>
              <w:top w:val="single" w:sz="4" w:space="0" w:color="auto"/>
              <w:left w:val="single" w:sz="4" w:space="0" w:color="auto"/>
              <w:bottom w:val="single" w:sz="4" w:space="0" w:color="auto"/>
              <w:right w:val="single" w:sz="4" w:space="0" w:color="auto"/>
            </w:tcBorders>
            <w:shd w:val="clear" w:color="000000" w:fill="A6A6A6"/>
            <w:noWrap/>
            <w:vAlign w:val="bottom"/>
            <w:hideMark/>
          </w:tcPr>
          <w:p w:rsidR="00DE459E" w:rsidRPr="00DE459E" w:rsidRDefault="00DE459E" w:rsidP="00DE459E">
            <w:pPr>
              <w:jc w:val="center"/>
              <w:rPr>
                <w:rFonts w:ascii="Calibri" w:hAnsi="Calibri"/>
                <w:b/>
                <w:bCs/>
                <w:color w:val="000000"/>
                <w:sz w:val="22"/>
                <w:szCs w:val="22"/>
              </w:rPr>
            </w:pPr>
            <w:r w:rsidRPr="00DE459E">
              <w:rPr>
                <w:rFonts w:ascii="Calibri" w:hAnsi="Calibri"/>
                <w:b/>
                <w:bCs/>
                <w:color w:val="000000"/>
                <w:sz w:val="22"/>
                <w:szCs w:val="22"/>
              </w:rPr>
              <w:t>EvlSigGroupNeverRxdMissSts</w:t>
            </w:r>
          </w:p>
        </w:tc>
      </w:tr>
      <w:tr w:rsidR="00DE459E" w:rsidRPr="00DE459E" w:rsidTr="00DE459E">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Function scope</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Local</w:t>
            </w:r>
          </w:p>
        </w:tc>
      </w:tr>
      <w:tr w:rsidR="00DE459E" w:rsidRPr="00DE459E" w:rsidTr="00DE459E">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Description</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Evaluates Signal missing / never received cases and updates signals status.</w:t>
            </w:r>
          </w:p>
        </w:tc>
      </w:tr>
      <w:tr w:rsidR="00DE459E" w:rsidRPr="00DE459E" w:rsidTr="00DE459E">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Parameters</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Requires following parameters</w:t>
            </w:r>
          </w:p>
        </w:tc>
      </w:tr>
      <w:tr w:rsidR="00DE459E" w:rsidRPr="00DE459E" w:rsidTr="00DE459E">
        <w:trPr>
          <w:trHeight w:val="2100"/>
        </w:trPr>
        <w:tc>
          <w:tcPr>
            <w:tcW w:w="2600" w:type="dxa"/>
            <w:vMerge/>
            <w:tcBorders>
              <w:top w:val="nil"/>
              <w:left w:val="single" w:sz="4" w:space="0" w:color="auto"/>
              <w:bottom w:val="single" w:sz="4" w:space="0" w:color="auto"/>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i/>
                <w:iCs/>
                <w:color w:val="0070C0"/>
                <w:sz w:val="22"/>
                <w:szCs w:val="22"/>
              </w:rPr>
              <w:t xml:space="preserve">RateGroup </w:t>
            </w:r>
            <w:r w:rsidRPr="00DE459E">
              <w:rPr>
                <w:rFonts w:ascii="Calibri" w:hAnsi="Calibri"/>
                <w:i/>
                <w:iCs/>
                <w:sz w:val="22"/>
                <w:szCs w:val="22"/>
              </w:rPr>
              <w:t>-</w:t>
            </w:r>
            <w:r w:rsidRPr="00DE459E">
              <w:rPr>
                <w:rFonts w:ascii="Calibri" w:hAnsi="Calibri"/>
                <w:sz w:val="22"/>
                <w:szCs w:val="22"/>
              </w:rPr>
              <w:t xml:space="preserve"> Rate</w:t>
            </w:r>
            <w:r w:rsidRPr="00DE459E">
              <w:rPr>
                <w:rFonts w:ascii="Calibri" w:hAnsi="Calibri"/>
                <w:color w:val="000000"/>
                <w:sz w:val="22"/>
                <w:szCs w:val="22"/>
              </w:rPr>
              <w:t xml:space="preserve"> Group Id provided by IMC Arbitration Configuration</w:t>
            </w:r>
            <w:r w:rsidRPr="00DE459E">
              <w:rPr>
                <w:rFonts w:ascii="Calibri" w:hAnsi="Calibri"/>
                <w:color w:val="000000"/>
                <w:sz w:val="22"/>
                <w:szCs w:val="22"/>
              </w:rPr>
              <w:br/>
              <w:t>Type: uint8</w:t>
            </w:r>
            <w:r w:rsidRPr="00DE459E">
              <w:rPr>
                <w:rFonts w:ascii="Calibri" w:hAnsi="Calibri"/>
                <w:color w:val="000000"/>
                <w:sz w:val="22"/>
                <w:szCs w:val="22"/>
              </w:rPr>
              <w:br/>
              <w:t xml:space="preserve">Range: </w:t>
            </w:r>
            <w:r w:rsidRPr="00DE459E">
              <w:rPr>
                <w:rFonts w:ascii="Calibri" w:hAnsi="Calibri"/>
                <w:color w:val="000000"/>
                <w:sz w:val="22"/>
                <w:szCs w:val="22"/>
              </w:rPr>
              <w:br/>
              <w:t>IMCARBN_RATEGROUPID2MILLISEC_CNT_U08     (0U)</w:t>
            </w:r>
            <w:r w:rsidRPr="00DE459E">
              <w:rPr>
                <w:rFonts w:ascii="Calibri" w:hAnsi="Calibri"/>
                <w:color w:val="000000"/>
                <w:sz w:val="22"/>
                <w:szCs w:val="22"/>
              </w:rPr>
              <w:br/>
              <w:t>IMCARBN_RATEGROUPID10MILLISEC_CNT_U08    (1U)</w:t>
            </w:r>
            <w:r w:rsidRPr="00DE459E">
              <w:rPr>
                <w:rFonts w:ascii="Calibri" w:hAnsi="Calibri"/>
                <w:color w:val="000000"/>
                <w:sz w:val="22"/>
                <w:szCs w:val="22"/>
              </w:rPr>
              <w:br/>
              <w:t>IMCARBN_RATEGROUPID100MILLISEC_CNT_U08   (2U)</w:t>
            </w:r>
            <w:r w:rsidRPr="00DE459E">
              <w:rPr>
                <w:rFonts w:ascii="Calibri" w:hAnsi="Calibri"/>
                <w:color w:val="000000"/>
                <w:sz w:val="22"/>
                <w:szCs w:val="22"/>
              </w:rPr>
              <w:br/>
              <w:t>All other values are invalid</w:t>
            </w:r>
          </w:p>
        </w:tc>
      </w:tr>
      <w:tr w:rsidR="00DE459E" w:rsidRPr="00DE459E" w:rsidTr="00DE459E">
        <w:trPr>
          <w:trHeight w:val="900"/>
        </w:trPr>
        <w:tc>
          <w:tcPr>
            <w:tcW w:w="2600" w:type="dxa"/>
            <w:vMerge/>
            <w:tcBorders>
              <w:top w:val="nil"/>
              <w:left w:val="single" w:sz="4" w:space="0" w:color="auto"/>
              <w:bottom w:val="single" w:sz="4" w:space="0" w:color="auto"/>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i/>
                <w:iCs/>
                <w:color w:val="0070C0"/>
                <w:sz w:val="22"/>
                <w:szCs w:val="22"/>
              </w:rPr>
              <w:t xml:space="preserve">SigGroup </w:t>
            </w:r>
            <w:r w:rsidRPr="00DE459E">
              <w:rPr>
                <w:rFonts w:ascii="Calibri" w:hAnsi="Calibri"/>
                <w:i/>
                <w:iCs/>
                <w:sz w:val="22"/>
                <w:szCs w:val="22"/>
              </w:rPr>
              <w:t>-</w:t>
            </w:r>
            <w:r w:rsidRPr="00DE459E">
              <w:rPr>
                <w:rFonts w:ascii="Calibri" w:hAnsi="Calibri"/>
                <w:sz w:val="22"/>
                <w:szCs w:val="22"/>
              </w:rPr>
              <w:t xml:space="preserve"> </w:t>
            </w:r>
            <w:r w:rsidRPr="00DE459E">
              <w:rPr>
                <w:rFonts w:ascii="Calibri" w:hAnsi="Calibri"/>
                <w:color w:val="000000"/>
                <w:sz w:val="22"/>
                <w:szCs w:val="22"/>
              </w:rPr>
              <w:t>Signal Group Id provided by IMC Arbitration Configuration</w:t>
            </w:r>
            <w:r w:rsidRPr="00DE459E">
              <w:rPr>
                <w:rFonts w:ascii="Calibri" w:hAnsi="Calibri"/>
                <w:color w:val="000000"/>
                <w:sz w:val="22"/>
                <w:szCs w:val="22"/>
              </w:rPr>
              <w:br/>
              <w:t>Type: uint8</w:t>
            </w:r>
            <w:r w:rsidRPr="00DE459E">
              <w:rPr>
                <w:rFonts w:ascii="Calibri" w:hAnsi="Calibri"/>
                <w:color w:val="000000"/>
                <w:sz w:val="22"/>
                <w:szCs w:val="22"/>
              </w:rPr>
              <w:br/>
              <w:t>Range: 0 to 255</w:t>
            </w:r>
          </w:p>
        </w:tc>
      </w:tr>
      <w:tr w:rsidR="00DE459E" w:rsidRPr="00DE459E" w:rsidTr="00DE459E">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Return value</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Returns following value</w:t>
            </w:r>
          </w:p>
        </w:tc>
      </w:tr>
      <w:tr w:rsidR="00DE459E" w:rsidRPr="00DE459E" w:rsidTr="00DE459E">
        <w:trPr>
          <w:trHeight w:val="3300"/>
        </w:trPr>
        <w:tc>
          <w:tcPr>
            <w:tcW w:w="2600" w:type="dxa"/>
            <w:vMerge/>
            <w:tcBorders>
              <w:top w:val="nil"/>
              <w:left w:val="single" w:sz="4" w:space="0" w:color="auto"/>
              <w:bottom w:val="single" w:sz="4" w:space="0" w:color="auto"/>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RxSigExtdSts1 -  Extended Signal Status</w:t>
            </w:r>
            <w:r w:rsidRPr="00DE459E">
              <w:rPr>
                <w:rFonts w:ascii="Calibri" w:hAnsi="Calibri"/>
                <w:color w:val="000000"/>
                <w:sz w:val="22"/>
                <w:szCs w:val="22"/>
              </w:rPr>
              <w:br/>
              <w:t>Type: ImcArbnRxExtdSts1</w:t>
            </w:r>
            <w:r w:rsidRPr="00DE459E">
              <w:rPr>
                <w:rFonts w:ascii="Calibri" w:hAnsi="Calibri"/>
                <w:color w:val="000000"/>
                <w:sz w:val="22"/>
                <w:szCs w:val="22"/>
              </w:rPr>
              <w:br/>
              <w:t xml:space="preserve">Range:  </w:t>
            </w:r>
            <w:r w:rsidRPr="00DE459E">
              <w:rPr>
                <w:rFonts w:ascii="Calibri" w:hAnsi="Calibri"/>
                <w:color w:val="000000"/>
                <w:sz w:val="22"/>
                <w:szCs w:val="22"/>
              </w:rPr>
              <w:br/>
              <w:t xml:space="preserve"> IMCARBNRXEXTDSTS_NEVERRXD (0U)</w:t>
            </w:r>
            <w:r w:rsidRPr="00DE459E">
              <w:rPr>
                <w:rFonts w:ascii="Calibri" w:hAnsi="Calibri"/>
                <w:color w:val="000000"/>
                <w:sz w:val="22"/>
                <w:szCs w:val="22"/>
              </w:rPr>
              <w:br/>
              <w:t xml:space="preserve"> IMCARBNRXEXTDSTS_MISS (1U)</w:t>
            </w:r>
            <w:r w:rsidRPr="00DE459E">
              <w:rPr>
                <w:rFonts w:ascii="Calibri" w:hAnsi="Calibri"/>
                <w:color w:val="000000"/>
                <w:sz w:val="22"/>
                <w:szCs w:val="22"/>
              </w:rPr>
              <w:br/>
              <w:t xml:space="preserve"> IMCARBNRXEXTDSTS_DATAINVLD (2U)</w:t>
            </w:r>
            <w:r w:rsidRPr="00DE459E">
              <w:rPr>
                <w:rFonts w:ascii="Calibri" w:hAnsi="Calibri"/>
                <w:color w:val="000000"/>
                <w:sz w:val="22"/>
                <w:szCs w:val="22"/>
              </w:rPr>
              <w:br/>
              <w:t xml:space="preserve"> IMCARBNRXEXTDSTS_PREVDATA (3U)</w:t>
            </w:r>
            <w:r w:rsidRPr="00DE459E">
              <w:rPr>
                <w:rFonts w:ascii="Calibri" w:hAnsi="Calibri"/>
                <w:color w:val="000000"/>
                <w:sz w:val="22"/>
                <w:szCs w:val="22"/>
              </w:rPr>
              <w:br/>
              <w:t xml:space="preserve"> IMCARBNRXEXTDSTS_DATAVLDWITHBACKUP (4U)</w:t>
            </w:r>
            <w:r w:rsidRPr="00DE459E">
              <w:rPr>
                <w:rFonts w:ascii="Calibri" w:hAnsi="Calibri"/>
                <w:color w:val="000000"/>
                <w:sz w:val="22"/>
                <w:szCs w:val="22"/>
              </w:rPr>
              <w:br/>
              <w:t xml:space="preserve"> IMCARBNRXEXTDSTS_DATAVLDWITHNOBACKUP (5U)</w:t>
            </w:r>
            <w:r w:rsidRPr="00DE459E">
              <w:rPr>
                <w:rFonts w:ascii="Calibri" w:hAnsi="Calibri"/>
                <w:color w:val="000000"/>
                <w:sz w:val="22"/>
                <w:szCs w:val="22"/>
              </w:rPr>
              <w:br/>
              <w:t xml:space="preserve"> IMCARBNRXEXTDSTS_STRTG (6U)</w:t>
            </w:r>
            <w:r w:rsidRPr="00DE459E">
              <w:rPr>
                <w:rFonts w:ascii="Calibri" w:hAnsi="Calibri"/>
                <w:color w:val="000000"/>
                <w:sz w:val="22"/>
                <w:szCs w:val="22"/>
              </w:rPr>
              <w:br/>
              <w:t>All other values are invalid</w:t>
            </w:r>
          </w:p>
        </w:tc>
      </w:tr>
      <w:tr w:rsidR="00DE459E" w:rsidRPr="00DE459E" w:rsidTr="00DE459E">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Affected static and global variables</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Pr>
                <w:rFonts w:ascii="Calibri" w:hAnsi="Calibri"/>
                <w:color w:val="000000"/>
                <w:sz w:val="22"/>
                <w:szCs w:val="22"/>
              </w:rPr>
              <w:t xml:space="preserve">Reads / Writes </w:t>
            </w:r>
            <w:r w:rsidRPr="00DE459E">
              <w:rPr>
                <w:rFonts w:ascii="Calibri" w:hAnsi="Calibri"/>
                <w:color w:val="000000"/>
                <w:sz w:val="22"/>
                <w:szCs w:val="22"/>
              </w:rPr>
              <w:t>to following variables in functions</w:t>
            </w:r>
          </w:p>
        </w:tc>
      </w:tr>
      <w:tr w:rsidR="00DE459E" w:rsidRPr="00DE459E" w:rsidTr="00DE459E">
        <w:trPr>
          <w:trHeight w:val="300"/>
        </w:trPr>
        <w:tc>
          <w:tcPr>
            <w:tcW w:w="2600" w:type="dxa"/>
            <w:vMerge/>
            <w:tcBorders>
              <w:top w:val="nil"/>
              <w:left w:val="single" w:sz="4" w:space="0" w:color="auto"/>
              <w:bottom w:val="single" w:sz="4" w:space="0" w:color="auto"/>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i/>
                <w:iCs/>
                <w:color w:val="0070C0"/>
                <w:sz w:val="22"/>
                <w:szCs w:val="22"/>
              </w:rPr>
            </w:pPr>
            <w:r w:rsidRPr="00DE459E">
              <w:rPr>
                <w:rFonts w:ascii="Calibri" w:hAnsi="Calibri"/>
                <w:i/>
                <w:iCs/>
                <w:color w:val="0070C0"/>
                <w:sz w:val="22"/>
                <w:szCs w:val="22"/>
              </w:rPr>
              <w:t>SigGroupNeverRxd</w:t>
            </w:r>
          </w:p>
        </w:tc>
      </w:tr>
      <w:tr w:rsidR="00DE459E" w:rsidRPr="00DE459E" w:rsidTr="00DE459E">
        <w:trPr>
          <w:trHeight w:val="300"/>
        </w:trPr>
        <w:tc>
          <w:tcPr>
            <w:tcW w:w="2600" w:type="dxa"/>
            <w:vMerge/>
            <w:tcBorders>
              <w:top w:val="nil"/>
              <w:left w:val="single" w:sz="4" w:space="0" w:color="auto"/>
              <w:bottom w:val="single" w:sz="4" w:space="0" w:color="auto"/>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i/>
                <w:iCs/>
                <w:color w:val="0070C0"/>
                <w:sz w:val="22"/>
                <w:szCs w:val="22"/>
              </w:rPr>
            </w:pPr>
            <w:r w:rsidRPr="00DE459E">
              <w:rPr>
                <w:rFonts w:ascii="Calibri" w:hAnsi="Calibri"/>
                <w:i/>
                <w:iCs/>
                <w:color w:val="0070C0"/>
                <w:sz w:val="22"/>
                <w:szCs w:val="22"/>
              </w:rPr>
              <w:t>SigGroupMissCntr</w:t>
            </w:r>
          </w:p>
        </w:tc>
      </w:tr>
      <w:tr w:rsidR="00DE459E" w:rsidRPr="00DE459E" w:rsidTr="00DE459E">
        <w:trPr>
          <w:trHeight w:val="6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Affected inter-runnable variable</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None</w:t>
            </w:r>
          </w:p>
        </w:tc>
      </w:tr>
      <w:tr w:rsidR="00DE459E" w:rsidRPr="00DE459E" w:rsidTr="00DE459E">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Exclusive area access</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None</w:t>
            </w:r>
          </w:p>
        </w:tc>
      </w:tr>
      <w:tr w:rsidR="00DE459E" w:rsidRPr="00DE459E" w:rsidTr="00DE459E">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Configuration access</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Accesses following configuration data</w:t>
            </w:r>
          </w:p>
        </w:tc>
      </w:tr>
      <w:tr w:rsidR="00DE459E" w:rsidRPr="00DE459E" w:rsidTr="00DE459E">
        <w:trPr>
          <w:trHeight w:val="300"/>
        </w:trPr>
        <w:tc>
          <w:tcPr>
            <w:tcW w:w="2600" w:type="dxa"/>
            <w:vMerge/>
            <w:tcBorders>
              <w:top w:val="nil"/>
              <w:left w:val="single" w:sz="4" w:space="0" w:color="auto"/>
              <w:bottom w:val="single" w:sz="4" w:space="0" w:color="auto"/>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i/>
                <w:iCs/>
                <w:color w:val="0070C0"/>
                <w:sz w:val="22"/>
                <w:szCs w:val="22"/>
              </w:rPr>
            </w:pPr>
            <w:r w:rsidRPr="00DE459E">
              <w:rPr>
                <w:rFonts w:ascii="Calibri" w:hAnsi="Calibri"/>
                <w:i/>
                <w:iCs/>
                <w:color w:val="0070C0"/>
                <w:sz w:val="22"/>
                <w:szCs w:val="22"/>
              </w:rPr>
              <w:t>MISSSIGGROUPTIOUT_CNT_U08</w:t>
            </w:r>
          </w:p>
        </w:tc>
      </w:tr>
      <w:tr w:rsidR="00DE459E" w:rsidRPr="00DE459E" w:rsidTr="00DE459E">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Calibration data access</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None</w:t>
            </w:r>
          </w:p>
        </w:tc>
      </w:tr>
      <w:tr w:rsidR="00DE459E" w:rsidRPr="00DE459E" w:rsidTr="00DE459E">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Called local functions</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None</w:t>
            </w:r>
          </w:p>
        </w:tc>
      </w:tr>
      <w:tr w:rsidR="00DE459E" w:rsidRPr="00DE459E" w:rsidTr="00DE459E">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External Interface call</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None</w:t>
            </w:r>
          </w:p>
        </w:tc>
      </w:tr>
      <w:tr w:rsidR="00DE459E" w:rsidRPr="00DE459E" w:rsidTr="00DE459E">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Called by</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Called by following functions</w:t>
            </w:r>
          </w:p>
        </w:tc>
      </w:tr>
      <w:tr w:rsidR="00DE459E" w:rsidRPr="00DE459E" w:rsidTr="00DE459E">
        <w:trPr>
          <w:trHeight w:val="300"/>
        </w:trPr>
        <w:tc>
          <w:tcPr>
            <w:tcW w:w="2600" w:type="dxa"/>
            <w:vMerge/>
            <w:tcBorders>
              <w:top w:val="nil"/>
              <w:left w:val="single" w:sz="4" w:space="0" w:color="auto"/>
              <w:bottom w:val="single" w:sz="4" w:space="0" w:color="auto"/>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i/>
                <w:iCs/>
                <w:color w:val="0070C0"/>
                <w:sz w:val="22"/>
                <w:szCs w:val="22"/>
              </w:rPr>
            </w:pPr>
            <w:r w:rsidRPr="00DE459E">
              <w:rPr>
                <w:rFonts w:ascii="Calibri" w:hAnsi="Calibri"/>
                <w:i/>
                <w:iCs/>
                <w:color w:val="0070C0"/>
                <w:sz w:val="22"/>
                <w:szCs w:val="22"/>
              </w:rPr>
              <w:t>ImcArbnRx</w:t>
            </w:r>
          </w:p>
        </w:tc>
      </w:tr>
    </w:tbl>
    <w:p w:rsidR="00E610B3" w:rsidRDefault="00E610B3" w:rsidP="00E610B3"/>
    <w:p w:rsidR="00DE459E" w:rsidRPr="008013E0" w:rsidRDefault="00DE459E" w:rsidP="00E610B3">
      <w:r>
        <w:object w:dxaOrig="12449" w:dyaOrig="8994">
          <v:shape id="_x0000_i1059" type="#_x0000_t75" style="width:6in;height:312.5pt" o:ole="">
            <v:imagedata r:id="rId77" o:title=""/>
          </v:shape>
          <o:OLEObject Type="Embed" ProgID="Visio.Drawing.11" ShapeID="_x0000_i1059" DrawAspect="Content" ObjectID="_1546252893" r:id="rId78"/>
        </w:object>
      </w:r>
    </w:p>
    <w:p w:rsidR="00E610B3" w:rsidRDefault="00E610B3" w:rsidP="00E610B3">
      <w:pPr>
        <w:rPr>
          <w:rFonts w:ascii="Calibri" w:hAnsi="Calibri"/>
        </w:rPr>
      </w:pPr>
    </w:p>
    <w:p w:rsidR="0088504F" w:rsidRPr="00967BCF" w:rsidRDefault="0088504F" w:rsidP="0088504F">
      <w:pPr>
        <w:rPr>
          <w:rFonts w:ascii="Calibri" w:hAnsi="Calibri"/>
        </w:rPr>
      </w:pPr>
    </w:p>
    <w:p w:rsidR="00A55FEE" w:rsidRDefault="00A55FEE" w:rsidP="00A55FEE">
      <w:pPr>
        <w:pStyle w:val="Heading2"/>
      </w:pPr>
      <w:bookmarkStart w:id="907" w:name="_Toc472510932"/>
      <w:r>
        <w:t xml:space="preserve">Sub-Function:  </w:t>
      </w:r>
      <w:r w:rsidRPr="00A55FEE">
        <w:rPr>
          <w:rFonts w:ascii="Calibri" w:hAnsi="Calibri"/>
        </w:rPr>
        <w:t>OvrdSigStsDurgStrtUp</w:t>
      </w:r>
      <w:bookmarkEnd w:id="907"/>
    </w:p>
    <w:p w:rsidR="00A55FEE" w:rsidRPr="00967BCF" w:rsidRDefault="00A55FEE" w:rsidP="00A55FEE">
      <w:pPr>
        <w:pStyle w:val="Heading3"/>
        <w:rPr>
          <w:rFonts w:ascii="Calibri" w:hAnsi="Calibri"/>
        </w:rPr>
      </w:pPr>
      <w:bookmarkStart w:id="908" w:name="_Toc472510933"/>
      <w:r w:rsidRPr="00967BCF">
        <w:rPr>
          <w:rFonts w:ascii="Calibri" w:hAnsi="Calibri"/>
        </w:rPr>
        <w:t>Hardware Related Design</w:t>
      </w:r>
      <w:bookmarkEnd w:id="908"/>
    </w:p>
    <w:p w:rsidR="00A55FEE" w:rsidRPr="00C36031" w:rsidRDefault="00A55FEE" w:rsidP="00A55FEE">
      <w:pPr>
        <w:rPr>
          <w:rFonts w:ascii="Calibri" w:hAnsi="Calibri"/>
          <w:color w:val="0000FF"/>
        </w:rPr>
      </w:pPr>
      <w:r w:rsidRPr="001E31E7">
        <w:rPr>
          <w:rFonts w:ascii="Calibri" w:hAnsi="Calibri"/>
        </w:rPr>
        <w:t>None</w:t>
      </w:r>
    </w:p>
    <w:p w:rsidR="00A55FEE" w:rsidRDefault="00A55FEE" w:rsidP="00A55FEE">
      <w:pPr>
        <w:pStyle w:val="Heading3"/>
        <w:rPr>
          <w:rFonts w:ascii="Calibri" w:hAnsi="Calibri"/>
        </w:rPr>
      </w:pPr>
      <w:bookmarkStart w:id="909" w:name="_Toc472510934"/>
      <w:r w:rsidRPr="00967BCF">
        <w:rPr>
          <w:rFonts w:ascii="Calibri" w:hAnsi="Calibri"/>
        </w:rPr>
        <w:t>Software Related Design</w:t>
      </w:r>
      <w:bookmarkEnd w:id="909"/>
    </w:p>
    <w:tbl>
      <w:tblPr>
        <w:tblW w:w="10020" w:type="dxa"/>
        <w:tblInd w:w="113" w:type="dxa"/>
        <w:tblLook w:val="04A0" w:firstRow="1" w:lastRow="0" w:firstColumn="1" w:lastColumn="0" w:noHBand="0" w:noVBand="1"/>
      </w:tblPr>
      <w:tblGrid>
        <w:gridCol w:w="2600"/>
        <w:gridCol w:w="7420"/>
      </w:tblGrid>
      <w:tr w:rsidR="00DE459E" w:rsidRPr="00DE459E" w:rsidTr="00DE459E">
        <w:trPr>
          <w:trHeight w:val="300"/>
        </w:trPr>
        <w:tc>
          <w:tcPr>
            <w:tcW w:w="10020" w:type="dxa"/>
            <w:gridSpan w:val="2"/>
            <w:tcBorders>
              <w:top w:val="single" w:sz="4" w:space="0" w:color="auto"/>
              <w:left w:val="single" w:sz="4" w:space="0" w:color="auto"/>
              <w:bottom w:val="single" w:sz="4" w:space="0" w:color="auto"/>
              <w:right w:val="single" w:sz="4" w:space="0" w:color="auto"/>
            </w:tcBorders>
            <w:shd w:val="clear" w:color="000000" w:fill="A6A6A6"/>
            <w:noWrap/>
            <w:vAlign w:val="bottom"/>
            <w:hideMark/>
          </w:tcPr>
          <w:p w:rsidR="00DE459E" w:rsidRPr="00DE459E" w:rsidRDefault="00DE459E" w:rsidP="00DE459E">
            <w:pPr>
              <w:jc w:val="center"/>
              <w:rPr>
                <w:rFonts w:ascii="Calibri" w:hAnsi="Calibri"/>
                <w:b/>
                <w:bCs/>
                <w:color w:val="000000"/>
                <w:sz w:val="22"/>
                <w:szCs w:val="22"/>
              </w:rPr>
            </w:pPr>
            <w:r w:rsidRPr="00DE459E">
              <w:rPr>
                <w:rFonts w:ascii="Calibri" w:hAnsi="Calibri"/>
                <w:b/>
                <w:bCs/>
                <w:color w:val="000000"/>
                <w:sz w:val="22"/>
                <w:szCs w:val="22"/>
              </w:rPr>
              <w:t>OvrdSigStsDurgStrtUp</w:t>
            </w:r>
          </w:p>
        </w:tc>
      </w:tr>
      <w:tr w:rsidR="00DE459E" w:rsidRPr="00DE459E" w:rsidTr="00DE459E">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Function scope</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Local</w:t>
            </w:r>
          </w:p>
        </w:tc>
      </w:tr>
      <w:tr w:rsidR="00DE459E" w:rsidRPr="00DE459E" w:rsidTr="00DE459E">
        <w:trPr>
          <w:trHeight w:val="6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Description</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Sets signal status as STARTING in the Signal Status buffer when initial start-up timer is still running.</w:t>
            </w:r>
          </w:p>
        </w:tc>
      </w:tr>
      <w:tr w:rsidR="00DE459E" w:rsidRPr="00DE459E" w:rsidTr="00DE459E">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Parameters</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Requires following parameters</w:t>
            </w:r>
          </w:p>
        </w:tc>
      </w:tr>
      <w:tr w:rsidR="00DE459E" w:rsidRPr="00DE459E" w:rsidTr="00DE459E">
        <w:trPr>
          <w:trHeight w:val="900"/>
        </w:trPr>
        <w:tc>
          <w:tcPr>
            <w:tcW w:w="2600" w:type="dxa"/>
            <w:vMerge/>
            <w:tcBorders>
              <w:top w:val="nil"/>
              <w:left w:val="single" w:sz="4" w:space="0" w:color="auto"/>
              <w:bottom w:val="single" w:sz="4" w:space="0" w:color="auto"/>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i/>
                <w:iCs/>
                <w:color w:val="0070C0"/>
                <w:sz w:val="22"/>
                <w:szCs w:val="22"/>
              </w:rPr>
              <w:t xml:space="preserve">SigGroup </w:t>
            </w:r>
            <w:r w:rsidRPr="00DE459E">
              <w:rPr>
                <w:rFonts w:ascii="Calibri" w:hAnsi="Calibri"/>
                <w:i/>
                <w:iCs/>
                <w:sz w:val="22"/>
                <w:szCs w:val="22"/>
              </w:rPr>
              <w:t>-</w:t>
            </w:r>
            <w:r w:rsidRPr="00DE459E">
              <w:rPr>
                <w:rFonts w:ascii="Calibri" w:hAnsi="Calibri"/>
                <w:sz w:val="22"/>
                <w:szCs w:val="22"/>
              </w:rPr>
              <w:t xml:space="preserve"> </w:t>
            </w:r>
            <w:r w:rsidRPr="00DE459E">
              <w:rPr>
                <w:rFonts w:ascii="Calibri" w:hAnsi="Calibri"/>
                <w:color w:val="000000"/>
                <w:sz w:val="22"/>
                <w:szCs w:val="22"/>
              </w:rPr>
              <w:t>Signal Group Id provided by IMC Arbitration Configuration</w:t>
            </w:r>
            <w:r w:rsidRPr="00DE459E">
              <w:rPr>
                <w:rFonts w:ascii="Calibri" w:hAnsi="Calibri"/>
                <w:color w:val="000000"/>
                <w:sz w:val="22"/>
                <w:szCs w:val="22"/>
              </w:rPr>
              <w:br/>
              <w:t>Type: uint8</w:t>
            </w:r>
            <w:r w:rsidRPr="00DE459E">
              <w:rPr>
                <w:rFonts w:ascii="Calibri" w:hAnsi="Calibri"/>
                <w:color w:val="000000"/>
                <w:sz w:val="22"/>
                <w:szCs w:val="22"/>
              </w:rPr>
              <w:br/>
              <w:t>Range: 0 to 255</w:t>
            </w:r>
          </w:p>
        </w:tc>
      </w:tr>
      <w:tr w:rsidR="00DE459E" w:rsidRPr="00DE459E" w:rsidTr="00DE459E">
        <w:trPr>
          <w:trHeight w:val="1200"/>
        </w:trPr>
        <w:tc>
          <w:tcPr>
            <w:tcW w:w="2600" w:type="dxa"/>
            <w:vMerge/>
            <w:tcBorders>
              <w:top w:val="nil"/>
              <w:left w:val="single" w:sz="4" w:space="0" w:color="auto"/>
              <w:bottom w:val="single" w:sz="4" w:space="0" w:color="auto"/>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70C0"/>
                <w:sz w:val="22"/>
                <w:szCs w:val="22"/>
              </w:rPr>
              <w:t>IniTiOutChkCmpl</w:t>
            </w:r>
            <w:r w:rsidRPr="00DE459E">
              <w:rPr>
                <w:rFonts w:ascii="Calibri" w:hAnsi="Calibri"/>
                <w:color w:val="000000"/>
                <w:sz w:val="22"/>
                <w:szCs w:val="22"/>
              </w:rPr>
              <w:t xml:space="preserve"> -  Initial time-out completion status</w:t>
            </w:r>
            <w:r w:rsidRPr="00DE459E">
              <w:rPr>
                <w:rFonts w:ascii="Calibri" w:hAnsi="Calibri"/>
                <w:color w:val="000000"/>
                <w:sz w:val="22"/>
                <w:szCs w:val="22"/>
              </w:rPr>
              <w:br/>
              <w:t xml:space="preserve">Type: boolean </w:t>
            </w:r>
            <w:r w:rsidRPr="00DE459E">
              <w:rPr>
                <w:rFonts w:ascii="Calibri" w:hAnsi="Calibri"/>
                <w:color w:val="000000"/>
                <w:sz w:val="22"/>
                <w:szCs w:val="22"/>
              </w:rPr>
              <w:br/>
              <w:t xml:space="preserve">           TRUE – Time-out completed</w:t>
            </w:r>
            <w:r w:rsidRPr="00DE459E">
              <w:rPr>
                <w:rFonts w:ascii="Calibri" w:hAnsi="Calibri"/>
                <w:color w:val="000000"/>
                <w:sz w:val="22"/>
                <w:szCs w:val="22"/>
              </w:rPr>
              <w:br/>
              <w:t xml:space="preserve">            FALSE – Time-out not completed</w:t>
            </w:r>
          </w:p>
        </w:tc>
      </w:tr>
      <w:tr w:rsidR="00DE459E" w:rsidRPr="00DE459E" w:rsidTr="00DE459E">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Return value</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void</w:t>
            </w:r>
          </w:p>
        </w:tc>
      </w:tr>
      <w:tr w:rsidR="00DE459E" w:rsidRPr="00DE459E" w:rsidTr="00DE459E">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Affected static and global variables</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36679A" w:rsidP="00DE459E">
            <w:pPr>
              <w:rPr>
                <w:rFonts w:ascii="Calibri" w:hAnsi="Calibri"/>
                <w:color w:val="000000"/>
                <w:sz w:val="22"/>
                <w:szCs w:val="22"/>
              </w:rPr>
            </w:pPr>
            <w:r>
              <w:rPr>
                <w:rFonts w:ascii="Calibri" w:hAnsi="Calibri"/>
                <w:color w:val="000000"/>
                <w:sz w:val="22"/>
                <w:szCs w:val="22"/>
              </w:rPr>
              <w:t xml:space="preserve">Writes </w:t>
            </w:r>
            <w:r w:rsidR="00DE459E" w:rsidRPr="00DE459E">
              <w:rPr>
                <w:rFonts w:ascii="Calibri" w:hAnsi="Calibri"/>
                <w:color w:val="000000"/>
                <w:sz w:val="22"/>
                <w:szCs w:val="22"/>
              </w:rPr>
              <w:t>to following variables  in functions</w:t>
            </w:r>
          </w:p>
        </w:tc>
      </w:tr>
      <w:tr w:rsidR="00DE459E" w:rsidRPr="00DE459E" w:rsidTr="00DE459E">
        <w:trPr>
          <w:trHeight w:val="300"/>
        </w:trPr>
        <w:tc>
          <w:tcPr>
            <w:tcW w:w="2600" w:type="dxa"/>
            <w:vMerge/>
            <w:tcBorders>
              <w:top w:val="nil"/>
              <w:left w:val="single" w:sz="4" w:space="0" w:color="auto"/>
              <w:bottom w:val="single" w:sz="4" w:space="0" w:color="auto"/>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i/>
                <w:iCs/>
                <w:color w:val="0070C0"/>
                <w:sz w:val="22"/>
                <w:szCs w:val="22"/>
              </w:rPr>
            </w:pPr>
            <w:r w:rsidRPr="00DE459E">
              <w:rPr>
                <w:rFonts w:ascii="Calibri" w:hAnsi="Calibri"/>
                <w:i/>
                <w:iCs/>
                <w:color w:val="0070C0"/>
                <w:sz w:val="22"/>
                <w:szCs w:val="22"/>
              </w:rPr>
              <w:t>RxSigDataExtdSts</w:t>
            </w:r>
          </w:p>
        </w:tc>
      </w:tr>
      <w:tr w:rsidR="00DE459E" w:rsidRPr="00DE459E" w:rsidTr="00DE459E">
        <w:trPr>
          <w:trHeight w:val="6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Affected inter-runnable variable</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None</w:t>
            </w:r>
          </w:p>
        </w:tc>
      </w:tr>
      <w:tr w:rsidR="00DE459E" w:rsidRPr="00DE459E" w:rsidTr="00DE459E">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Exclusive area access</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None</w:t>
            </w:r>
          </w:p>
        </w:tc>
      </w:tr>
      <w:tr w:rsidR="00DE459E" w:rsidRPr="00DE459E" w:rsidTr="00DE459E">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Configuration access</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Accesses following configuration data</w:t>
            </w:r>
          </w:p>
        </w:tc>
      </w:tr>
      <w:tr w:rsidR="00DE459E" w:rsidRPr="00DE459E" w:rsidTr="00DE459E">
        <w:trPr>
          <w:trHeight w:val="300"/>
        </w:trPr>
        <w:tc>
          <w:tcPr>
            <w:tcW w:w="2600" w:type="dxa"/>
            <w:vMerge/>
            <w:tcBorders>
              <w:top w:val="nil"/>
              <w:left w:val="single" w:sz="4" w:space="0" w:color="auto"/>
              <w:bottom w:val="single" w:sz="4" w:space="0" w:color="auto"/>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i/>
                <w:iCs/>
                <w:color w:val="0070C0"/>
                <w:sz w:val="22"/>
                <w:szCs w:val="22"/>
              </w:rPr>
            </w:pPr>
            <w:r w:rsidRPr="00DE459E">
              <w:rPr>
                <w:rFonts w:ascii="Calibri" w:hAnsi="Calibri"/>
                <w:i/>
                <w:iCs/>
                <w:color w:val="0070C0"/>
                <w:sz w:val="22"/>
                <w:szCs w:val="22"/>
              </w:rPr>
              <w:t>SIGGROUPCONFIG_REC</w:t>
            </w:r>
          </w:p>
        </w:tc>
      </w:tr>
      <w:tr w:rsidR="00DE459E" w:rsidRPr="00DE459E" w:rsidTr="00DE459E">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Calibration data access</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None</w:t>
            </w:r>
          </w:p>
        </w:tc>
      </w:tr>
      <w:tr w:rsidR="00DE459E" w:rsidRPr="00DE459E" w:rsidTr="00DE459E">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Called local functions</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None</w:t>
            </w:r>
          </w:p>
        </w:tc>
      </w:tr>
      <w:tr w:rsidR="00DE459E" w:rsidRPr="00DE459E" w:rsidTr="00DE459E">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External Interface call</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None</w:t>
            </w:r>
          </w:p>
        </w:tc>
      </w:tr>
      <w:tr w:rsidR="00DE459E" w:rsidRPr="00DE459E" w:rsidTr="00DE459E">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Called by</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Called by following functions</w:t>
            </w:r>
          </w:p>
        </w:tc>
      </w:tr>
      <w:tr w:rsidR="00DE459E" w:rsidRPr="00DE459E" w:rsidTr="00DE459E">
        <w:trPr>
          <w:trHeight w:val="300"/>
        </w:trPr>
        <w:tc>
          <w:tcPr>
            <w:tcW w:w="2600" w:type="dxa"/>
            <w:vMerge/>
            <w:tcBorders>
              <w:top w:val="nil"/>
              <w:left w:val="single" w:sz="4" w:space="0" w:color="auto"/>
              <w:bottom w:val="single" w:sz="4" w:space="0" w:color="auto"/>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i/>
                <w:iCs/>
                <w:color w:val="0070C0"/>
                <w:sz w:val="22"/>
                <w:szCs w:val="22"/>
              </w:rPr>
            </w:pPr>
            <w:r w:rsidRPr="00DE459E">
              <w:rPr>
                <w:rFonts w:ascii="Calibri" w:hAnsi="Calibri"/>
                <w:i/>
                <w:iCs/>
                <w:color w:val="0070C0"/>
                <w:sz w:val="22"/>
                <w:szCs w:val="22"/>
              </w:rPr>
              <w:t>ImcArbnRx</w:t>
            </w:r>
          </w:p>
        </w:tc>
      </w:tr>
    </w:tbl>
    <w:p w:rsidR="00CE6457" w:rsidRDefault="00CE6457" w:rsidP="00CE6457"/>
    <w:p w:rsidR="00A55FEE" w:rsidRDefault="00DE459E" w:rsidP="00CE6457">
      <w:r>
        <w:object w:dxaOrig="9704" w:dyaOrig="8702">
          <v:shape id="_x0000_i1060" type="#_x0000_t75" style="width:6in;height:387.5pt" o:ole="">
            <v:imagedata r:id="rId79" o:title=""/>
          </v:shape>
          <o:OLEObject Type="Embed" ProgID="Visio.Drawing.11" ShapeID="_x0000_i1060" DrawAspect="Content" ObjectID="_1546252894" r:id="rId80"/>
        </w:object>
      </w:r>
    </w:p>
    <w:p w:rsidR="00CE6457" w:rsidRDefault="00CE6457" w:rsidP="00CE6457">
      <w:pPr>
        <w:rPr>
          <w:rFonts w:ascii="Calibri" w:hAnsi="Calibri"/>
          <w:color w:val="0000FF"/>
        </w:rPr>
      </w:pPr>
    </w:p>
    <w:p w:rsidR="00A55FEE" w:rsidRDefault="00A55FEE" w:rsidP="00A55FEE">
      <w:pPr>
        <w:pStyle w:val="Heading2"/>
      </w:pPr>
      <w:bookmarkStart w:id="910" w:name="_Toc472510935"/>
      <w:r>
        <w:t xml:space="preserve">Sub-Function:  </w:t>
      </w:r>
      <w:r w:rsidRPr="00A55FEE">
        <w:rPr>
          <w:rFonts w:ascii="Calibri" w:hAnsi="Calibri"/>
        </w:rPr>
        <w:t>GetImcSigSts</w:t>
      </w:r>
      <w:bookmarkEnd w:id="910"/>
    </w:p>
    <w:p w:rsidR="00A55FEE" w:rsidRPr="00967BCF" w:rsidRDefault="00A55FEE" w:rsidP="00A55FEE">
      <w:pPr>
        <w:pStyle w:val="Heading3"/>
        <w:rPr>
          <w:rFonts w:ascii="Calibri" w:hAnsi="Calibri"/>
        </w:rPr>
      </w:pPr>
      <w:bookmarkStart w:id="911" w:name="_Toc472510936"/>
      <w:r w:rsidRPr="00967BCF">
        <w:rPr>
          <w:rFonts w:ascii="Calibri" w:hAnsi="Calibri"/>
        </w:rPr>
        <w:t>Hardware Related Design</w:t>
      </w:r>
      <w:bookmarkEnd w:id="911"/>
    </w:p>
    <w:p w:rsidR="00A55FEE" w:rsidRPr="00C36031" w:rsidRDefault="00A55FEE" w:rsidP="00A55FEE">
      <w:pPr>
        <w:rPr>
          <w:rFonts w:ascii="Calibri" w:hAnsi="Calibri"/>
          <w:color w:val="0000FF"/>
        </w:rPr>
      </w:pPr>
      <w:r w:rsidRPr="001E31E7">
        <w:rPr>
          <w:rFonts w:ascii="Calibri" w:hAnsi="Calibri"/>
        </w:rPr>
        <w:t>None</w:t>
      </w:r>
    </w:p>
    <w:p w:rsidR="00A55FEE" w:rsidRDefault="00A55FEE" w:rsidP="00A55FEE">
      <w:pPr>
        <w:pStyle w:val="Heading3"/>
        <w:rPr>
          <w:rFonts w:ascii="Calibri" w:hAnsi="Calibri"/>
        </w:rPr>
      </w:pPr>
      <w:bookmarkStart w:id="912" w:name="_Toc472510937"/>
      <w:r w:rsidRPr="00967BCF">
        <w:rPr>
          <w:rFonts w:ascii="Calibri" w:hAnsi="Calibri"/>
        </w:rPr>
        <w:t>Software Related Design</w:t>
      </w:r>
      <w:bookmarkEnd w:id="912"/>
    </w:p>
    <w:p w:rsidR="002934D8" w:rsidRDefault="002934D8" w:rsidP="00A55FEE">
      <w:r>
        <w:br/>
      </w:r>
    </w:p>
    <w:tbl>
      <w:tblPr>
        <w:tblW w:w="10020" w:type="dxa"/>
        <w:tblInd w:w="113" w:type="dxa"/>
        <w:tblLook w:val="04A0" w:firstRow="1" w:lastRow="0" w:firstColumn="1" w:lastColumn="0" w:noHBand="0" w:noVBand="1"/>
      </w:tblPr>
      <w:tblGrid>
        <w:gridCol w:w="2600"/>
        <w:gridCol w:w="7420"/>
      </w:tblGrid>
      <w:tr w:rsidR="00DE459E" w:rsidRPr="00DE459E" w:rsidTr="00DE459E">
        <w:trPr>
          <w:trHeight w:val="300"/>
        </w:trPr>
        <w:tc>
          <w:tcPr>
            <w:tcW w:w="10020" w:type="dxa"/>
            <w:gridSpan w:val="2"/>
            <w:tcBorders>
              <w:top w:val="single" w:sz="4" w:space="0" w:color="auto"/>
              <w:left w:val="single" w:sz="4" w:space="0" w:color="auto"/>
              <w:bottom w:val="single" w:sz="4" w:space="0" w:color="auto"/>
              <w:right w:val="single" w:sz="4" w:space="0" w:color="auto"/>
            </w:tcBorders>
            <w:shd w:val="clear" w:color="000000" w:fill="A6A6A6"/>
            <w:noWrap/>
            <w:vAlign w:val="bottom"/>
            <w:hideMark/>
          </w:tcPr>
          <w:p w:rsidR="00DE459E" w:rsidRPr="00DE459E" w:rsidRDefault="00DE459E" w:rsidP="00DE459E">
            <w:pPr>
              <w:jc w:val="center"/>
              <w:rPr>
                <w:rFonts w:ascii="Calibri" w:hAnsi="Calibri"/>
                <w:b/>
                <w:bCs/>
                <w:color w:val="000000"/>
                <w:sz w:val="22"/>
                <w:szCs w:val="22"/>
              </w:rPr>
            </w:pPr>
            <w:r w:rsidRPr="00DE459E">
              <w:rPr>
                <w:rFonts w:ascii="Calibri" w:hAnsi="Calibri"/>
                <w:b/>
                <w:bCs/>
                <w:color w:val="000000"/>
                <w:sz w:val="22"/>
                <w:szCs w:val="22"/>
              </w:rPr>
              <w:t>GetImcSigSts</w:t>
            </w:r>
          </w:p>
        </w:tc>
      </w:tr>
      <w:tr w:rsidR="00DE459E" w:rsidRPr="00DE459E" w:rsidTr="00DE459E">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Function scope</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Local</w:t>
            </w:r>
          </w:p>
        </w:tc>
      </w:tr>
      <w:tr w:rsidR="00DE459E" w:rsidRPr="00DE459E" w:rsidTr="00DE459E">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Description</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Remaps Extended signal status value to basic version of Signal Status</w:t>
            </w:r>
          </w:p>
        </w:tc>
      </w:tr>
      <w:tr w:rsidR="00DE459E" w:rsidRPr="00DE459E" w:rsidTr="00DE459E">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Parameters</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Requires following parameters</w:t>
            </w:r>
          </w:p>
        </w:tc>
      </w:tr>
      <w:tr w:rsidR="00DE459E" w:rsidRPr="00DE459E" w:rsidTr="00DE459E">
        <w:trPr>
          <w:trHeight w:val="3300"/>
        </w:trPr>
        <w:tc>
          <w:tcPr>
            <w:tcW w:w="2600" w:type="dxa"/>
            <w:vMerge/>
            <w:tcBorders>
              <w:top w:val="nil"/>
              <w:left w:val="single" w:sz="4" w:space="0" w:color="auto"/>
              <w:bottom w:val="single" w:sz="4" w:space="0" w:color="auto"/>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SigExtdSts -  Extended Signal Status</w:t>
            </w:r>
            <w:r w:rsidRPr="00DE459E">
              <w:rPr>
                <w:rFonts w:ascii="Calibri" w:hAnsi="Calibri"/>
                <w:color w:val="000000"/>
                <w:sz w:val="22"/>
                <w:szCs w:val="22"/>
              </w:rPr>
              <w:br/>
              <w:t>Type: ImcArbnRxExtdSts1</w:t>
            </w:r>
            <w:r w:rsidRPr="00DE459E">
              <w:rPr>
                <w:rFonts w:ascii="Calibri" w:hAnsi="Calibri"/>
                <w:color w:val="000000"/>
                <w:sz w:val="22"/>
                <w:szCs w:val="22"/>
              </w:rPr>
              <w:br/>
              <w:t xml:space="preserve">Range:  </w:t>
            </w:r>
            <w:r w:rsidRPr="00DE459E">
              <w:rPr>
                <w:rFonts w:ascii="Calibri" w:hAnsi="Calibri"/>
                <w:color w:val="000000"/>
                <w:sz w:val="22"/>
                <w:szCs w:val="22"/>
              </w:rPr>
              <w:br/>
              <w:t xml:space="preserve"> IMCARBNRXEXTDSTS_NEVERRXD (0U)</w:t>
            </w:r>
            <w:r w:rsidRPr="00DE459E">
              <w:rPr>
                <w:rFonts w:ascii="Calibri" w:hAnsi="Calibri"/>
                <w:color w:val="000000"/>
                <w:sz w:val="22"/>
                <w:szCs w:val="22"/>
              </w:rPr>
              <w:br/>
              <w:t xml:space="preserve"> IMCARBNRXEXTDSTS_MISS (1U)</w:t>
            </w:r>
            <w:r w:rsidRPr="00DE459E">
              <w:rPr>
                <w:rFonts w:ascii="Calibri" w:hAnsi="Calibri"/>
                <w:color w:val="000000"/>
                <w:sz w:val="22"/>
                <w:szCs w:val="22"/>
              </w:rPr>
              <w:br/>
              <w:t xml:space="preserve"> IMCARBNRXEXTDSTS_DATAINVLD (2U)</w:t>
            </w:r>
            <w:r w:rsidRPr="00DE459E">
              <w:rPr>
                <w:rFonts w:ascii="Calibri" w:hAnsi="Calibri"/>
                <w:color w:val="000000"/>
                <w:sz w:val="22"/>
                <w:szCs w:val="22"/>
              </w:rPr>
              <w:br/>
              <w:t xml:space="preserve"> IMCARBNRXEXTDSTS_PREVDATA (3U)</w:t>
            </w:r>
            <w:r w:rsidRPr="00DE459E">
              <w:rPr>
                <w:rFonts w:ascii="Calibri" w:hAnsi="Calibri"/>
                <w:color w:val="000000"/>
                <w:sz w:val="22"/>
                <w:szCs w:val="22"/>
              </w:rPr>
              <w:br/>
              <w:t xml:space="preserve"> IMCARBNRXEXTDSTS_DATAVLDWITHBACKUP (4U)</w:t>
            </w:r>
            <w:r w:rsidRPr="00DE459E">
              <w:rPr>
                <w:rFonts w:ascii="Calibri" w:hAnsi="Calibri"/>
                <w:color w:val="000000"/>
                <w:sz w:val="22"/>
                <w:szCs w:val="22"/>
              </w:rPr>
              <w:br/>
              <w:t xml:space="preserve"> IMCARBNRXEXTDSTS_DATAVLDWITHNOBACKUP (5U)</w:t>
            </w:r>
            <w:r w:rsidRPr="00DE459E">
              <w:rPr>
                <w:rFonts w:ascii="Calibri" w:hAnsi="Calibri"/>
                <w:color w:val="000000"/>
                <w:sz w:val="22"/>
                <w:szCs w:val="22"/>
              </w:rPr>
              <w:br/>
              <w:t xml:space="preserve"> IMCARBNRXEXTDSTS_STRTG (6U)</w:t>
            </w:r>
            <w:r w:rsidRPr="00DE459E">
              <w:rPr>
                <w:rFonts w:ascii="Calibri" w:hAnsi="Calibri"/>
                <w:color w:val="000000"/>
                <w:sz w:val="22"/>
                <w:szCs w:val="22"/>
              </w:rPr>
              <w:br/>
              <w:t>All other values are invalid</w:t>
            </w:r>
          </w:p>
        </w:tc>
      </w:tr>
      <w:tr w:rsidR="00DE459E" w:rsidRPr="00DE459E" w:rsidTr="00DE459E">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Return value</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Returns following value</w:t>
            </w:r>
          </w:p>
        </w:tc>
      </w:tr>
      <w:tr w:rsidR="00DE459E" w:rsidRPr="00DE459E" w:rsidTr="00DE459E">
        <w:trPr>
          <w:trHeight w:val="2100"/>
        </w:trPr>
        <w:tc>
          <w:tcPr>
            <w:tcW w:w="2600" w:type="dxa"/>
            <w:vMerge/>
            <w:tcBorders>
              <w:top w:val="nil"/>
              <w:left w:val="single" w:sz="4" w:space="0" w:color="auto"/>
              <w:bottom w:val="single" w:sz="4" w:space="0" w:color="auto"/>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RetSts - Remapped basic Signal Status</w:t>
            </w:r>
            <w:r w:rsidRPr="00DE459E">
              <w:rPr>
                <w:rFonts w:ascii="Calibri" w:hAnsi="Calibri"/>
                <w:color w:val="000000"/>
                <w:sz w:val="22"/>
                <w:szCs w:val="22"/>
              </w:rPr>
              <w:br/>
              <w:t>Type:ImcArbnRxSts1</w:t>
            </w:r>
            <w:r w:rsidRPr="00DE459E">
              <w:rPr>
                <w:rFonts w:ascii="Calibri" w:hAnsi="Calibri"/>
                <w:color w:val="000000"/>
                <w:sz w:val="22"/>
                <w:szCs w:val="22"/>
              </w:rPr>
              <w:br/>
              <w:t xml:space="preserve">Range: </w:t>
            </w:r>
            <w:r w:rsidRPr="00DE459E">
              <w:rPr>
                <w:rFonts w:ascii="Calibri" w:hAnsi="Calibri"/>
                <w:color w:val="000000"/>
                <w:sz w:val="22"/>
                <w:szCs w:val="22"/>
              </w:rPr>
              <w:br/>
              <w:t xml:space="preserve">  IMCARBNRXSTS_NODATA (0U)</w:t>
            </w:r>
            <w:r w:rsidRPr="00DE459E">
              <w:rPr>
                <w:rFonts w:ascii="Calibri" w:hAnsi="Calibri"/>
                <w:color w:val="000000"/>
                <w:sz w:val="22"/>
                <w:szCs w:val="22"/>
              </w:rPr>
              <w:br/>
              <w:t xml:space="preserve">  IMCARBNRXSTS_VLD (1U)</w:t>
            </w:r>
            <w:r w:rsidRPr="00DE459E">
              <w:rPr>
                <w:rFonts w:ascii="Calibri" w:hAnsi="Calibri"/>
                <w:color w:val="000000"/>
                <w:sz w:val="22"/>
                <w:szCs w:val="22"/>
              </w:rPr>
              <w:br/>
              <w:t xml:space="preserve">  IMCARBNRXSTS_INVLD (2U)</w:t>
            </w:r>
            <w:r w:rsidRPr="00DE459E">
              <w:rPr>
                <w:rFonts w:ascii="Calibri" w:hAnsi="Calibri"/>
                <w:color w:val="000000"/>
                <w:sz w:val="22"/>
                <w:szCs w:val="22"/>
              </w:rPr>
              <w:br/>
              <w:t>All other values are invalid</w:t>
            </w:r>
          </w:p>
        </w:tc>
      </w:tr>
      <w:tr w:rsidR="00DE459E" w:rsidRPr="00DE459E" w:rsidTr="00DE459E">
        <w:trPr>
          <w:trHeight w:val="6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Affected static and global variables</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None</w:t>
            </w:r>
          </w:p>
        </w:tc>
      </w:tr>
      <w:tr w:rsidR="00DE459E" w:rsidRPr="00DE459E" w:rsidTr="00DE459E">
        <w:trPr>
          <w:trHeight w:val="6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Affected inter-runnable variable</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None</w:t>
            </w:r>
          </w:p>
        </w:tc>
      </w:tr>
      <w:tr w:rsidR="00DE459E" w:rsidRPr="00DE459E" w:rsidTr="00DE459E">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Exclusive area access</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None</w:t>
            </w:r>
          </w:p>
        </w:tc>
      </w:tr>
      <w:tr w:rsidR="00DE459E" w:rsidRPr="00DE459E" w:rsidTr="00DE459E">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Configuration access</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None</w:t>
            </w:r>
          </w:p>
        </w:tc>
      </w:tr>
      <w:tr w:rsidR="00DE459E" w:rsidRPr="00DE459E" w:rsidTr="00DE459E">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Calibration data access</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None</w:t>
            </w:r>
          </w:p>
        </w:tc>
      </w:tr>
      <w:tr w:rsidR="00DE459E" w:rsidRPr="00DE459E" w:rsidTr="00DE459E">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Called local functions</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None</w:t>
            </w:r>
          </w:p>
        </w:tc>
      </w:tr>
      <w:tr w:rsidR="00DE459E" w:rsidRPr="00DE459E" w:rsidTr="00DE459E">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External Interface call</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None</w:t>
            </w:r>
          </w:p>
        </w:tc>
      </w:tr>
      <w:tr w:rsidR="00DE459E" w:rsidRPr="00DE459E" w:rsidTr="00DE459E">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Called by</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Called by following functions</w:t>
            </w:r>
          </w:p>
        </w:tc>
      </w:tr>
      <w:tr w:rsidR="00DE459E" w:rsidRPr="00DE459E" w:rsidTr="00DE459E">
        <w:trPr>
          <w:trHeight w:val="300"/>
        </w:trPr>
        <w:tc>
          <w:tcPr>
            <w:tcW w:w="2600" w:type="dxa"/>
            <w:vMerge/>
            <w:tcBorders>
              <w:top w:val="nil"/>
              <w:left w:val="single" w:sz="4" w:space="0" w:color="auto"/>
              <w:bottom w:val="single" w:sz="4" w:space="0" w:color="auto"/>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i/>
                <w:iCs/>
                <w:color w:val="0070C0"/>
                <w:sz w:val="22"/>
                <w:szCs w:val="22"/>
              </w:rPr>
            </w:pPr>
            <w:r w:rsidRPr="00DE459E">
              <w:rPr>
                <w:rFonts w:ascii="Calibri" w:hAnsi="Calibri"/>
                <w:i/>
                <w:iCs/>
                <w:color w:val="0070C0"/>
                <w:sz w:val="22"/>
                <w:szCs w:val="22"/>
              </w:rPr>
              <w:t>GetSigImcData_&lt;DATA_TYPE&gt;</w:t>
            </w:r>
          </w:p>
        </w:tc>
      </w:tr>
    </w:tbl>
    <w:p w:rsidR="00A55FEE" w:rsidRDefault="00A55FEE" w:rsidP="00A55FEE"/>
    <w:p w:rsidR="00CE6457" w:rsidRPr="008013E0" w:rsidRDefault="00DE459E" w:rsidP="00A55FEE">
      <w:r>
        <w:object w:dxaOrig="10434" w:dyaOrig="11244">
          <v:shape id="_x0000_i1061" type="#_x0000_t75" style="width:6in;height:466pt" o:ole="">
            <v:imagedata r:id="rId81" o:title=""/>
          </v:shape>
          <o:OLEObject Type="Embed" ProgID="Visio.Drawing.11" ShapeID="_x0000_i1061" DrawAspect="Content" ObjectID="_1546252895" r:id="rId82"/>
        </w:object>
      </w:r>
    </w:p>
    <w:p w:rsidR="00A55FEE" w:rsidRDefault="00A55FEE" w:rsidP="00A55FEE">
      <w:pPr>
        <w:jc w:val="center"/>
        <w:rPr>
          <w:rFonts w:ascii="Calibri" w:hAnsi="Calibri"/>
          <w:color w:val="0000FF"/>
        </w:rPr>
      </w:pPr>
    </w:p>
    <w:p w:rsidR="00A55FEE" w:rsidRPr="00967BCF" w:rsidRDefault="00A55FEE" w:rsidP="00A55FEE">
      <w:pPr>
        <w:rPr>
          <w:rFonts w:ascii="Calibri" w:hAnsi="Calibri"/>
        </w:rPr>
      </w:pPr>
    </w:p>
    <w:p w:rsidR="002934D8" w:rsidRDefault="002934D8" w:rsidP="002934D8">
      <w:pPr>
        <w:pStyle w:val="Heading2"/>
      </w:pPr>
      <w:bookmarkStart w:id="913" w:name="_Toc472510938"/>
      <w:r>
        <w:lastRenderedPageBreak/>
        <w:t xml:space="preserve">Sub-Function:  </w:t>
      </w:r>
      <w:r w:rsidRPr="002934D8">
        <w:rPr>
          <w:rFonts w:ascii="Calibri" w:hAnsi="Calibri"/>
        </w:rPr>
        <w:t>NoData</w:t>
      </w:r>
      <w:r w:rsidR="00C941DC">
        <w:rPr>
          <w:rFonts w:ascii="Calibri" w:hAnsi="Calibri"/>
        </w:rPr>
        <w:t>Rxd</w:t>
      </w:r>
      <w:bookmarkEnd w:id="913"/>
    </w:p>
    <w:p w:rsidR="002934D8" w:rsidRPr="00967BCF" w:rsidRDefault="002934D8" w:rsidP="002934D8">
      <w:pPr>
        <w:pStyle w:val="Heading3"/>
        <w:rPr>
          <w:rFonts w:ascii="Calibri" w:hAnsi="Calibri"/>
        </w:rPr>
      </w:pPr>
      <w:bookmarkStart w:id="914" w:name="_Toc472510939"/>
      <w:r w:rsidRPr="00967BCF">
        <w:rPr>
          <w:rFonts w:ascii="Calibri" w:hAnsi="Calibri"/>
        </w:rPr>
        <w:t>Hardware Related Design</w:t>
      </w:r>
      <w:bookmarkEnd w:id="914"/>
    </w:p>
    <w:p w:rsidR="002934D8" w:rsidRPr="00C36031" w:rsidRDefault="002934D8" w:rsidP="002934D8">
      <w:pPr>
        <w:rPr>
          <w:rFonts w:ascii="Calibri" w:hAnsi="Calibri"/>
          <w:color w:val="0000FF"/>
        </w:rPr>
      </w:pPr>
      <w:r w:rsidRPr="001E31E7">
        <w:rPr>
          <w:rFonts w:ascii="Calibri" w:hAnsi="Calibri"/>
        </w:rPr>
        <w:t>None</w:t>
      </w:r>
    </w:p>
    <w:p w:rsidR="002934D8" w:rsidRDefault="002934D8" w:rsidP="002934D8">
      <w:pPr>
        <w:pStyle w:val="Heading3"/>
        <w:rPr>
          <w:rFonts w:ascii="Calibri" w:hAnsi="Calibri"/>
        </w:rPr>
      </w:pPr>
      <w:bookmarkStart w:id="915" w:name="_Toc472510940"/>
      <w:r w:rsidRPr="00967BCF">
        <w:rPr>
          <w:rFonts w:ascii="Calibri" w:hAnsi="Calibri"/>
        </w:rPr>
        <w:t>Software Related Design</w:t>
      </w:r>
      <w:bookmarkEnd w:id="915"/>
    </w:p>
    <w:p w:rsidR="00DE459E" w:rsidRDefault="002934D8" w:rsidP="002934D8">
      <w:r>
        <w:br/>
      </w:r>
    </w:p>
    <w:tbl>
      <w:tblPr>
        <w:tblW w:w="10020" w:type="dxa"/>
        <w:tblInd w:w="113" w:type="dxa"/>
        <w:tblLook w:val="04A0" w:firstRow="1" w:lastRow="0" w:firstColumn="1" w:lastColumn="0" w:noHBand="0" w:noVBand="1"/>
      </w:tblPr>
      <w:tblGrid>
        <w:gridCol w:w="2600"/>
        <w:gridCol w:w="7420"/>
      </w:tblGrid>
      <w:tr w:rsidR="00DE459E" w:rsidRPr="00DE459E" w:rsidTr="00DE459E">
        <w:trPr>
          <w:trHeight w:val="300"/>
        </w:trPr>
        <w:tc>
          <w:tcPr>
            <w:tcW w:w="10020" w:type="dxa"/>
            <w:gridSpan w:val="2"/>
            <w:tcBorders>
              <w:top w:val="single" w:sz="4" w:space="0" w:color="auto"/>
              <w:left w:val="single" w:sz="4" w:space="0" w:color="auto"/>
              <w:bottom w:val="single" w:sz="4" w:space="0" w:color="auto"/>
              <w:right w:val="single" w:sz="4" w:space="0" w:color="auto"/>
            </w:tcBorders>
            <w:shd w:val="clear" w:color="000000" w:fill="A6A6A6"/>
            <w:noWrap/>
            <w:vAlign w:val="bottom"/>
            <w:hideMark/>
          </w:tcPr>
          <w:p w:rsidR="00DE459E" w:rsidRPr="00DE459E" w:rsidRDefault="00DE459E" w:rsidP="00DE459E">
            <w:pPr>
              <w:jc w:val="center"/>
              <w:rPr>
                <w:rFonts w:ascii="Calibri" w:hAnsi="Calibri"/>
                <w:b/>
                <w:bCs/>
                <w:color w:val="000000"/>
                <w:sz w:val="22"/>
                <w:szCs w:val="22"/>
              </w:rPr>
            </w:pPr>
            <w:r w:rsidRPr="00DE459E">
              <w:rPr>
                <w:rFonts w:ascii="Calibri" w:hAnsi="Calibri"/>
                <w:b/>
                <w:bCs/>
                <w:color w:val="000000"/>
                <w:sz w:val="22"/>
                <w:szCs w:val="22"/>
              </w:rPr>
              <w:t>NoDataRxd</w:t>
            </w:r>
          </w:p>
        </w:tc>
      </w:tr>
      <w:tr w:rsidR="00DE459E" w:rsidRPr="00DE459E" w:rsidTr="00DE459E">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Function scope</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Local</w:t>
            </w:r>
          </w:p>
        </w:tc>
      </w:tr>
      <w:tr w:rsidR="00DE459E" w:rsidRPr="00DE459E" w:rsidTr="00DE459E">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Description</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Evaluates no data received condition</w:t>
            </w:r>
          </w:p>
        </w:tc>
      </w:tr>
      <w:tr w:rsidR="00DE459E" w:rsidRPr="00DE459E" w:rsidTr="00DE459E">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Parameters</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Requires following parameters</w:t>
            </w:r>
          </w:p>
        </w:tc>
      </w:tr>
      <w:tr w:rsidR="00DE459E" w:rsidRPr="00DE459E" w:rsidTr="00DE459E">
        <w:trPr>
          <w:trHeight w:val="900"/>
        </w:trPr>
        <w:tc>
          <w:tcPr>
            <w:tcW w:w="2600" w:type="dxa"/>
            <w:vMerge/>
            <w:tcBorders>
              <w:top w:val="nil"/>
              <w:left w:val="single" w:sz="4" w:space="0" w:color="auto"/>
              <w:bottom w:val="single" w:sz="4" w:space="0" w:color="auto"/>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i/>
                <w:iCs/>
                <w:color w:val="0070C0"/>
                <w:sz w:val="22"/>
                <w:szCs w:val="22"/>
              </w:rPr>
              <w:t xml:space="preserve">StrtByte </w:t>
            </w:r>
            <w:r w:rsidRPr="00DE459E">
              <w:rPr>
                <w:rFonts w:ascii="Calibri" w:hAnsi="Calibri"/>
                <w:i/>
                <w:iCs/>
                <w:sz w:val="22"/>
                <w:szCs w:val="22"/>
              </w:rPr>
              <w:t>-</w:t>
            </w:r>
            <w:r w:rsidRPr="00DE459E">
              <w:rPr>
                <w:rFonts w:ascii="Calibri" w:hAnsi="Calibri"/>
                <w:sz w:val="22"/>
                <w:szCs w:val="22"/>
              </w:rPr>
              <w:t xml:space="preserve"> </w:t>
            </w:r>
            <w:r w:rsidRPr="00DE459E">
              <w:rPr>
                <w:rFonts w:ascii="Calibri" w:hAnsi="Calibri"/>
                <w:color w:val="000000"/>
                <w:sz w:val="22"/>
                <w:szCs w:val="22"/>
              </w:rPr>
              <w:t>Start byte of given Signal Group</w:t>
            </w:r>
            <w:r w:rsidRPr="00DE459E">
              <w:rPr>
                <w:rFonts w:ascii="Calibri" w:hAnsi="Calibri"/>
                <w:color w:val="000000"/>
                <w:sz w:val="22"/>
                <w:szCs w:val="22"/>
              </w:rPr>
              <w:br/>
              <w:t>Type: uint8</w:t>
            </w:r>
            <w:r w:rsidRPr="00DE459E">
              <w:rPr>
                <w:rFonts w:ascii="Calibri" w:hAnsi="Calibri"/>
                <w:color w:val="000000"/>
                <w:sz w:val="22"/>
                <w:szCs w:val="22"/>
              </w:rPr>
              <w:br/>
              <w:t>Range: 0 to 255</w:t>
            </w:r>
          </w:p>
        </w:tc>
      </w:tr>
      <w:tr w:rsidR="00DE459E" w:rsidRPr="00DE459E" w:rsidTr="00DE459E">
        <w:trPr>
          <w:trHeight w:val="900"/>
        </w:trPr>
        <w:tc>
          <w:tcPr>
            <w:tcW w:w="2600" w:type="dxa"/>
            <w:vMerge/>
            <w:tcBorders>
              <w:top w:val="nil"/>
              <w:left w:val="single" w:sz="4" w:space="0" w:color="auto"/>
              <w:bottom w:val="single" w:sz="4" w:space="0" w:color="auto"/>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i/>
                <w:iCs/>
                <w:color w:val="0070C0"/>
                <w:sz w:val="22"/>
                <w:szCs w:val="22"/>
              </w:rPr>
              <w:t xml:space="preserve">EndByte </w:t>
            </w:r>
            <w:r w:rsidRPr="00DE459E">
              <w:rPr>
                <w:rFonts w:ascii="Calibri" w:hAnsi="Calibri"/>
                <w:i/>
                <w:iCs/>
                <w:sz w:val="22"/>
                <w:szCs w:val="22"/>
              </w:rPr>
              <w:t>-</w:t>
            </w:r>
            <w:r w:rsidRPr="00DE459E">
              <w:rPr>
                <w:rFonts w:ascii="Calibri" w:hAnsi="Calibri"/>
                <w:sz w:val="22"/>
                <w:szCs w:val="22"/>
              </w:rPr>
              <w:t xml:space="preserve"> </w:t>
            </w:r>
            <w:r w:rsidRPr="00DE459E">
              <w:rPr>
                <w:rFonts w:ascii="Calibri" w:hAnsi="Calibri"/>
                <w:color w:val="000000"/>
                <w:sz w:val="22"/>
                <w:szCs w:val="22"/>
              </w:rPr>
              <w:t>End byte of given Signal Group</w:t>
            </w:r>
            <w:r w:rsidRPr="00DE459E">
              <w:rPr>
                <w:rFonts w:ascii="Calibri" w:hAnsi="Calibri"/>
                <w:color w:val="000000"/>
                <w:sz w:val="22"/>
                <w:szCs w:val="22"/>
              </w:rPr>
              <w:br/>
              <w:t>Type: uint8</w:t>
            </w:r>
            <w:r w:rsidRPr="00DE459E">
              <w:rPr>
                <w:rFonts w:ascii="Calibri" w:hAnsi="Calibri"/>
                <w:color w:val="000000"/>
                <w:sz w:val="22"/>
                <w:szCs w:val="22"/>
              </w:rPr>
              <w:br/>
              <w:t>Range: 0 to 255</w:t>
            </w:r>
          </w:p>
        </w:tc>
      </w:tr>
      <w:tr w:rsidR="00DE459E" w:rsidRPr="00DE459E" w:rsidTr="00DE459E">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Return value</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Returns following value</w:t>
            </w:r>
          </w:p>
        </w:tc>
      </w:tr>
      <w:tr w:rsidR="00DE459E" w:rsidRPr="00DE459E" w:rsidTr="00DE459E">
        <w:trPr>
          <w:trHeight w:val="1500"/>
        </w:trPr>
        <w:tc>
          <w:tcPr>
            <w:tcW w:w="2600" w:type="dxa"/>
            <w:vMerge/>
            <w:tcBorders>
              <w:top w:val="nil"/>
              <w:left w:val="single" w:sz="4" w:space="0" w:color="auto"/>
              <w:bottom w:val="single" w:sz="4" w:space="0" w:color="auto"/>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i/>
                <w:iCs/>
                <w:color w:val="0070C0"/>
                <w:sz w:val="22"/>
                <w:szCs w:val="22"/>
              </w:rPr>
              <w:t>RetVal</w:t>
            </w:r>
            <w:r w:rsidRPr="00DE459E">
              <w:rPr>
                <w:rFonts w:ascii="Calibri" w:hAnsi="Calibri"/>
                <w:i/>
                <w:iCs/>
                <w:sz w:val="22"/>
                <w:szCs w:val="22"/>
              </w:rPr>
              <w:t>-</w:t>
            </w:r>
            <w:r w:rsidRPr="00DE459E">
              <w:rPr>
                <w:rFonts w:ascii="Calibri" w:hAnsi="Calibri"/>
                <w:sz w:val="22"/>
                <w:szCs w:val="22"/>
              </w:rPr>
              <w:t xml:space="preserve">  Indicates whether No data received </w:t>
            </w:r>
            <w:r w:rsidRPr="00DE459E">
              <w:rPr>
                <w:rFonts w:ascii="Calibri" w:hAnsi="Calibri"/>
                <w:color w:val="000000"/>
                <w:sz w:val="22"/>
                <w:szCs w:val="22"/>
              </w:rPr>
              <w:br/>
            </w:r>
            <w:r w:rsidRPr="00DE459E">
              <w:rPr>
                <w:rFonts w:ascii="Calibri" w:hAnsi="Calibri"/>
                <w:sz w:val="22"/>
                <w:szCs w:val="22"/>
              </w:rPr>
              <w:t>Type: boolean</w:t>
            </w:r>
            <w:r w:rsidRPr="00DE459E">
              <w:rPr>
                <w:rFonts w:ascii="Calibri" w:hAnsi="Calibri"/>
                <w:color w:val="000000"/>
                <w:sz w:val="22"/>
                <w:szCs w:val="22"/>
              </w:rPr>
              <w:br/>
              <w:t xml:space="preserve">Range:  </w:t>
            </w:r>
            <w:r w:rsidRPr="00DE459E">
              <w:rPr>
                <w:rFonts w:ascii="Calibri" w:hAnsi="Calibri"/>
                <w:color w:val="000000"/>
                <w:sz w:val="22"/>
                <w:szCs w:val="22"/>
              </w:rPr>
              <w:br/>
            </w:r>
            <w:r w:rsidRPr="00DE459E">
              <w:rPr>
                <w:rFonts w:ascii="Calibri" w:hAnsi="Calibri"/>
                <w:sz w:val="22"/>
                <w:szCs w:val="22"/>
              </w:rPr>
              <w:t>TRUE - No data received</w:t>
            </w:r>
            <w:r w:rsidRPr="00DE459E">
              <w:rPr>
                <w:rFonts w:ascii="Calibri" w:hAnsi="Calibri"/>
                <w:sz w:val="22"/>
                <w:szCs w:val="22"/>
              </w:rPr>
              <w:br/>
              <w:t>FALSE - Data Received</w:t>
            </w:r>
          </w:p>
        </w:tc>
      </w:tr>
      <w:tr w:rsidR="00DE459E" w:rsidRPr="00DE459E" w:rsidTr="00DE459E">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Affected static and global variables</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None</w:t>
            </w:r>
          </w:p>
        </w:tc>
      </w:tr>
      <w:tr w:rsidR="00DE459E" w:rsidRPr="00DE459E" w:rsidTr="00DE459E">
        <w:trPr>
          <w:trHeight w:val="6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Affected inter-runnable variable</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None</w:t>
            </w:r>
          </w:p>
        </w:tc>
      </w:tr>
      <w:tr w:rsidR="00DE459E" w:rsidRPr="00DE459E" w:rsidTr="00DE459E">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Exclusive area access</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None</w:t>
            </w:r>
          </w:p>
        </w:tc>
      </w:tr>
      <w:tr w:rsidR="00DE459E" w:rsidRPr="00DE459E" w:rsidTr="00DE459E">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Configuration access</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None</w:t>
            </w:r>
          </w:p>
        </w:tc>
      </w:tr>
      <w:tr w:rsidR="00DE459E" w:rsidRPr="00DE459E" w:rsidTr="00DE459E">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Calibration data access</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None</w:t>
            </w:r>
          </w:p>
        </w:tc>
      </w:tr>
      <w:tr w:rsidR="00DE459E" w:rsidRPr="00DE459E" w:rsidTr="00DE459E">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Called local functions</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None</w:t>
            </w:r>
          </w:p>
        </w:tc>
      </w:tr>
      <w:tr w:rsidR="00DE459E" w:rsidRPr="00DE459E" w:rsidTr="00DE459E">
        <w:trPr>
          <w:trHeight w:val="300"/>
        </w:trPr>
        <w:tc>
          <w:tcPr>
            <w:tcW w:w="2600" w:type="dxa"/>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External Interface call</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None</w:t>
            </w:r>
          </w:p>
        </w:tc>
      </w:tr>
      <w:tr w:rsidR="00DE459E" w:rsidRPr="00DE459E" w:rsidTr="00DE459E">
        <w:trPr>
          <w:trHeight w:val="300"/>
        </w:trPr>
        <w:tc>
          <w:tcPr>
            <w:tcW w:w="2600" w:type="dxa"/>
            <w:vMerge w:val="restart"/>
            <w:tcBorders>
              <w:top w:val="nil"/>
              <w:left w:val="single" w:sz="4" w:space="0" w:color="auto"/>
              <w:bottom w:val="single" w:sz="4" w:space="0" w:color="auto"/>
              <w:right w:val="single" w:sz="4" w:space="0" w:color="auto"/>
            </w:tcBorders>
            <w:shd w:val="clear" w:color="000000" w:fill="A6A6A6"/>
            <w:vAlign w:val="bottom"/>
            <w:hideMark/>
          </w:tcPr>
          <w:p w:rsidR="00DE459E" w:rsidRPr="00DE459E" w:rsidRDefault="00DE459E" w:rsidP="00DE459E">
            <w:pPr>
              <w:rPr>
                <w:rFonts w:ascii="Calibri" w:hAnsi="Calibri"/>
                <w:b/>
                <w:bCs/>
                <w:color w:val="000000"/>
                <w:sz w:val="22"/>
                <w:szCs w:val="22"/>
              </w:rPr>
            </w:pPr>
            <w:r w:rsidRPr="00DE459E">
              <w:rPr>
                <w:rFonts w:ascii="Calibri" w:hAnsi="Calibri"/>
                <w:b/>
                <w:bCs/>
                <w:color w:val="000000"/>
                <w:sz w:val="22"/>
                <w:szCs w:val="22"/>
              </w:rPr>
              <w:t>Called by</w:t>
            </w: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color w:val="000000"/>
                <w:sz w:val="22"/>
                <w:szCs w:val="22"/>
              </w:rPr>
            </w:pPr>
            <w:r w:rsidRPr="00DE459E">
              <w:rPr>
                <w:rFonts w:ascii="Calibri" w:hAnsi="Calibri"/>
                <w:color w:val="000000"/>
                <w:sz w:val="22"/>
                <w:szCs w:val="22"/>
              </w:rPr>
              <w:t>Called by following functions</w:t>
            </w:r>
          </w:p>
        </w:tc>
      </w:tr>
      <w:tr w:rsidR="00DE459E" w:rsidRPr="00DE459E" w:rsidTr="00DE459E">
        <w:trPr>
          <w:trHeight w:val="300"/>
        </w:trPr>
        <w:tc>
          <w:tcPr>
            <w:tcW w:w="2600" w:type="dxa"/>
            <w:vMerge/>
            <w:tcBorders>
              <w:top w:val="nil"/>
              <w:left w:val="single" w:sz="4" w:space="0" w:color="auto"/>
              <w:bottom w:val="single" w:sz="4" w:space="0" w:color="auto"/>
              <w:right w:val="single" w:sz="4" w:space="0" w:color="auto"/>
            </w:tcBorders>
            <w:vAlign w:val="center"/>
            <w:hideMark/>
          </w:tcPr>
          <w:p w:rsidR="00DE459E" w:rsidRPr="00DE459E" w:rsidRDefault="00DE459E" w:rsidP="00DE459E">
            <w:pPr>
              <w:rPr>
                <w:rFonts w:ascii="Calibri" w:hAnsi="Calibri"/>
                <w:b/>
                <w:bCs/>
                <w:color w:val="000000"/>
                <w:sz w:val="22"/>
                <w:szCs w:val="22"/>
              </w:rPr>
            </w:pPr>
          </w:p>
        </w:tc>
        <w:tc>
          <w:tcPr>
            <w:tcW w:w="7420" w:type="dxa"/>
            <w:tcBorders>
              <w:top w:val="nil"/>
              <w:left w:val="nil"/>
              <w:bottom w:val="single" w:sz="4" w:space="0" w:color="auto"/>
              <w:right w:val="single" w:sz="4" w:space="0" w:color="auto"/>
            </w:tcBorders>
            <w:shd w:val="clear" w:color="auto" w:fill="auto"/>
            <w:vAlign w:val="bottom"/>
            <w:hideMark/>
          </w:tcPr>
          <w:p w:rsidR="00DE459E" w:rsidRPr="00DE459E" w:rsidRDefault="00DE459E" w:rsidP="00DE459E">
            <w:pPr>
              <w:rPr>
                <w:rFonts w:ascii="Calibri" w:hAnsi="Calibri"/>
                <w:i/>
                <w:iCs/>
                <w:color w:val="0070C0"/>
                <w:sz w:val="22"/>
                <w:szCs w:val="22"/>
              </w:rPr>
            </w:pPr>
            <w:r w:rsidRPr="00DE459E">
              <w:rPr>
                <w:rFonts w:ascii="Calibri" w:hAnsi="Calibri"/>
                <w:i/>
                <w:iCs/>
                <w:color w:val="0070C0"/>
                <w:sz w:val="22"/>
                <w:szCs w:val="22"/>
              </w:rPr>
              <w:t>ImcArbnRx</w:t>
            </w:r>
          </w:p>
        </w:tc>
      </w:tr>
    </w:tbl>
    <w:p w:rsidR="002934D8" w:rsidRDefault="002934D8" w:rsidP="002934D8"/>
    <w:p w:rsidR="002934D8" w:rsidRDefault="002934D8" w:rsidP="002934D8"/>
    <w:p w:rsidR="002934D8" w:rsidRPr="008013E0" w:rsidRDefault="002934D8" w:rsidP="002934D8"/>
    <w:p w:rsidR="002934D8" w:rsidRDefault="002934D8" w:rsidP="002934D8">
      <w:pPr>
        <w:jc w:val="center"/>
        <w:rPr>
          <w:rFonts w:ascii="Calibri" w:hAnsi="Calibri"/>
          <w:color w:val="0000FF"/>
        </w:rPr>
      </w:pPr>
    </w:p>
    <w:p w:rsidR="002934D8" w:rsidRPr="00967BCF" w:rsidRDefault="002934D8" w:rsidP="002934D8">
      <w:pPr>
        <w:rPr>
          <w:rFonts w:ascii="Calibri" w:hAnsi="Calibri"/>
        </w:rPr>
      </w:pPr>
    </w:p>
    <w:p w:rsidR="0088504F" w:rsidRPr="00967BCF" w:rsidRDefault="00647F54" w:rsidP="00F52DD1">
      <w:pPr>
        <w:rPr>
          <w:rFonts w:ascii="Calibri" w:hAnsi="Calibri"/>
        </w:rPr>
      </w:pPr>
      <w:r>
        <w:object w:dxaOrig="10344" w:dyaOrig="5124">
          <v:shape id="_x0000_i1062" type="#_x0000_t75" style="width:6in;height:214pt" o:ole="">
            <v:imagedata r:id="rId83" o:title=""/>
          </v:shape>
          <o:OLEObject Type="Embed" ProgID="Visio.Drawing.11" ShapeID="_x0000_i1062" DrawAspect="Content" ObjectID="_1546252896" r:id="rId84"/>
        </w:object>
      </w:r>
    </w:p>
    <w:p w:rsidR="00300584" w:rsidRPr="00967BCF" w:rsidRDefault="00300584" w:rsidP="00300584">
      <w:pPr>
        <w:pStyle w:val="Heading1"/>
        <w:rPr>
          <w:rFonts w:ascii="Calibri" w:hAnsi="Calibri"/>
        </w:rPr>
      </w:pPr>
      <w:bookmarkStart w:id="916" w:name="_Toc472510941"/>
      <w:r w:rsidRPr="00967BCF">
        <w:rPr>
          <w:rFonts w:ascii="Calibri" w:hAnsi="Calibri"/>
        </w:rPr>
        <w:lastRenderedPageBreak/>
        <w:t>Timing / Execution Constraints</w:t>
      </w:r>
      <w:bookmarkEnd w:id="916"/>
    </w:p>
    <w:p w:rsidR="002D296E" w:rsidRDefault="002D296E" w:rsidP="002D296E">
      <w:pPr>
        <w:pStyle w:val="Heading2"/>
        <w:rPr>
          <w:rFonts w:ascii="Calibri" w:hAnsi="Calibri"/>
        </w:rPr>
      </w:pPr>
      <w:bookmarkStart w:id="917" w:name="_Toc472510942"/>
      <w:r w:rsidRPr="00967BCF">
        <w:rPr>
          <w:rFonts w:ascii="Calibri" w:hAnsi="Calibri"/>
        </w:rPr>
        <w:t>Rationale / Comments</w:t>
      </w:r>
      <w:bookmarkEnd w:id="917"/>
    </w:p>
    <w:p w:rsidR="00E74575" w:rsidRDefault="00E74575" w:rsidP="00E74575"/>
    <w:p w:rsidR="00114531" w:rsidRPr="00114531" w:rsidRDefault="002A713F" w:rsidP="00114531">
      <w:pPr>
        <w:rPr>
          <w:rFonts w:ascii="Calibri" w:hAnsi="Calibri"/>
        </w:rPr>
      </w:pPr>
      <w:r>
        <w:rPr>
          <w:rFonts w:ascii="Calibri" w:hAnsi="Calibri"/>
        </w:rPr>
        <w:t xml:space="preserve">• </w:t>
      </w:r>
      <w:r w:rsidR="00114531" w:rsidRPr="00114531">
        <w:rPr>
          <w:rFonts w:ascii="Calibri" w:hAnsi="Calibri"/>
        </w:rPr>
        <w:t>ImcArbnPer1, ImcArbnPer2 and ImcArbnPer3</w:t>
      </w:r>
      <w:r w:rsidR="002E1A25">
        <w:rPr>
          <w:rFonts w:ascii="Calibri" w:hAnsi="Calibri"/>
        </w:rPr>
        <w:t xml:space="preserve"> periodic</w:t>
      </w:r>
      <w:r w:rsidR="00114531" w:rsidRPr="00114531">
        <w:rPr>
          <w:rFonts w:ascii="Calibri" w:hAnsi="Calibri"/>
        </w:rPr>
        <w:t xml:space="preserve"> functions shall be called prior to </w:t>
      </w:r>
      <w:r w:rsidR="002E1A25">
        <w:rPr>
          <w:rFonts w:ascii="Calibri" w:hAnsi="Calibri"/>
        </w:rPr>
        <w:t xml:space="preserve">calling </w:t>
      </w:r>
      <w:r w:rsidR="00114531" w:rsidRPr="00114531">
        <w:rPr>
          <w:rFonts w:ascii="Calibri" w:hAnsi="Calibri"/>
        </w:rPr>
        <w:t xml:space="preserve">respective </w:t>
      </w:r>
      <w:r w:rsidR="002E1A25">
        <w:rPr>
          <w:rFonts w:ascii="Calibri" w:hAnsi="Calibri"/>
        </w:rPr>
        <w:t>primary and secondary signal source transmit layer</w:t>
      </w:r>
      <w:r w:rsidR="00114531" w:rsidRPr="00114531">
        <w:rPr>
          <w:rFonts w:ascii="Calibri" w:hAnsi="Calibri"/>
        </w:rPr>
        <w:t xml:space="preserve"> </w:t>
      </w:r>
      <w:r w:rsidR="002E1A25">
        <w:rPr>
          <w:rFonts w:ascii="Calibri" w:hAnsi="Calibri"/>
        </w:rPr>
        <w:t xml:space="preserve">functions. </w:t>
      </w:r>
    </w:p>
    <w:p w:rsidR="002E1A25" w:rsidRPr="00114531" w:rsidRDefault="002A713F" w:rsidP="002E1A25">
      <w:pPr>
        <w:rPr>
          <w:rFonts w:ascii="Calibri" w:hAnsi="Calibri"/>
        </w:rPr>
      </w:pPr>
      <w:r>
        <w:rPr>
          <w:rFonts w:ascii="Calibri" w:hAnsi="Calibri"/>
        </w:rPr>
        <w:t xml:space="preserve">• </w:t>
      </w:r>
      <w:r w:rsidR="002E1A25">
        <w:rPr>
          <w:rFonts w:ascii="Calibri" w:hAnsi="Calibri"/>
        </w:rPr>
        <w:t xml:space="preserve">ImcArbnPer4, </w:t>
      </w:r>
      <w:r w:rsidR="00114531" w:rsidRPr="00114531">
        <w:rPr>
          <w:rFonts w:ascii="Calibri" w:hAnsi="Calibri"/>
        </w:rPr>
        <w:t xml:space="preserve">ImcArbnPer5 and ImcArbnPer6 </w:t>
      </w:r>
      <w:r w:rsidR="002E1A25">
        <w:rPr>
          <w:rFonts w:ascii="Calibri" w:hAnsi="Calibri"/>
        </w:rPr>
        <w:t>periodic</w:t>
      </w:r>
      <w:r w:rsidR="002E1A25" w:rsidRPr="00114531">
        <w:rPr>
          <w:rFonts w:ascii="Calibri" w:hAnsi="Calibri"/>
        </w:rPr>
        <w:t xml:space="preserve"> </w:t>
      </w:r>
      <w:r w:rsidR="00114531" w:rsidRPr="00114531">
        <w:rPr>
          <w:rFonts w:ascii="Calibri" w:hAnsi="Calibri"/>
        </w:rPr>
        <w:t xml:space="preserve">functions shall be called after </w:t>
      </w:r>
      <w:r w:rsidR="002E1A25">
        <w:rPr>
          <w:rFonts w:ascii="Calibri" w:hAnsi="Calibri"/>
        </w:rPr>
        <w:t xml:space="preserve">calling </w:t>
      </w:r>
      <w:r w:rsidR="002E1A25" w:rsidRPr="00114531">
        <w:rPr>
          <w:rFonts w:ascii="Calibri" w:hAnsi="Calibri"/>
        </w:rPr>
        <w:t xml:space="preserve">respective </w:t>
      </w:r>
      <w:r w:rsidR="002E1A25">
        <w:rPr>
          <w:rFonts w:ascii="Calibri" w:hAnsi="Calibri"/>
        </w:rPr>
        <w:t>primary and secondary signal source receive layer</w:t>
      </w:r>
      <w:r w:rsidR="002E1A25" w:rsidRPr="00114531">
        <w:rPr>
          <w:rFonts w:ascii="Calibri" w:hAnsi="Calibri"/>
        </w:rPr>
        <w:t xml:space="preserve"> </w:t>
      </w:r>
      <w:r w:rsidR="002E1A25">
        <w:rPr>
          <w:rFonts w:ascii="Calibri" w:hAnsi="Calibri"/>
        </w:rPr>
        <w:t xml:space="preserve">functions. </w:t>
      </w:r>
    </w:p>
    <w:p w:rsidR="00114531" w:rsidRPr="00114531" w:rsidRDefault="002A713F" w:rsidP="00114531">
      <w:pPr>
        <w:rPr>
          <w:rFonts w:ascii="Calibri" w:hAnsi="Calibri"/>
        </w:rPr>
      </w:pPr>
      <w:r>
        <w:rPr>
          <w:rFonts w:ascii="Calibri" w:hAnsi="Calibri"/>
        </w:rPr>
        <w:t xml:space="preserve">• </w:t>
      </w:r>
      <w:r w:rsidR="00114531" w:rsidRPr="00114531">
        <w:rPr>
          <w:rFonts w:ascii="Calibri" w:hAnsi="Calibri"/>
        </w:rPr>
        <w:t xml:space="preserve">ImcArbn </w:t>
      </w:r>
      <w:del w:id="918" w:author="Akilan Rathakrishnan" w:date="2017-01-17T16:54:00Z">
        <w:r w:rsidR="00114531" w:rsidRPr="00114531" w:rsidDel="005D3626">
          <w:rPr>
            <w:rFonts w:ascii="Calibri" w:hAnsi="Calibri"/>
          </w:rPr>
          <w:delText xml:space="preserve">Transmit </w:delText>
        </w:r>
      </w:del>
      <w:ins w:id="919" w:author="Akilan Rathakrishnan" w:date="2017-01-17T16:54:00Z">
        <w:r w:rsidR="005D3626">
          <w:rPr>
            <w:rFonts w:ascii="Calibri" w:hAnsi="Calibri"/>
          </w:rPr>
          <w:t>Receive</w:t>
        </w:r>
        <w:r w:rsidR="005D3626" w:rsidRPr="00114531">
          <w:rPr>
            <w:rFonts w:ascii="Calibri" w:hAnsi="Calibri"/>
          </w:rPr>
          <w:t xml:space="preserve"> </w:t>
        </w:r>
      </w:ins>
      <w:r w:rsidR="001D5D81">
        <w:rPr>
          <w:rFonts w:ascii="Calibri" w:hAnsi="Calibri"/>
        </w:rPr>
        <w:t xml:space="preserve">periodics </w:t>
      </w:r>
      <w:ins w:id="920" w:author="Akilan Rathakrishnan" w:date="2017-01-17T16:54:00Z">
        <w:r w:rsidR="005D3626">
          <w:rPr>
            <w:rFonts w:ascii="Calibri" w:hAnsi="Calibri"/>
          </w:rPr>
          <w:t>(ImcArbnPer4, ImcArbnPer5</w:t>
        </w:r>
        <w:r w:rsidR="005D3626" w:rsidRPr="00114531">
          <w:rPr>
            <w:rFonts w:ascii="Calibri" w:hAnsi="Calibri"/>
          </w:rPr>
          <w:t xml:space="preserve"> and ImcArbnPer</w:t>
        </w:r>
        <w:r w:rsidR="005D3626">
          <w:rPr>
            <w:rFonts w:ascii="Calibri" w:hAnsi="Calibri"/>
          </w:rPr>
          <w:t>6)</w:t>
        </w:r>
      </w:ins>
      <w:del w:id="921" w:author="Akilan Rathakrishnan" w:date="2017-01-17T16:54:00Z">
        <w:r w:rsidR="001D5D81" w:rsidDel="005D3626">
          <w:rPr>
            <w:rFonts w:ascii="Calibri" w:hAnsi="Calibri"/>
          </w:rPr>
          <w:delText>(</w:delText>
        </w:r>
        <w:r w:rsidR="001D5D81" w:rsidRPr="00114531" w:rsidDel="005D3626">
          <w:rPr>
            <w:rFonts w:ascii="Calibri" w:hAnsi="Calibri"/>
          </w:rPr>
          <w:delText>ImcArbnPer1, ImcArbnPer2 and ImcArbnPer3</w:delText>
        </w:r>
        <w:r w:rsidR="001D5D81" w:rsidDel="005D3626">
          <w:rPr>
            <w:rFonts w:ascii="Calibri" w:hAnsi="Calibri"/>
          </w:rPr>
          <w:delText>)</w:delText>
        </w:r>
      </w:del>
      <w:r w:rsidR="001D5D81">
        <w:rPr>
          <w:rFonts w:ascii="Calibri" w:hAnsi="Calibri"/>
        </w:rPr>
        <w:t xml:space="preserve"> </w:t>
      </w:r>
      <w:r w:rsidR="00114531" w:rsidRPr="00114531">
        <w:rPr>
          <w:rFonts w:ascii="Calibri" w:hAnsi="Calibri"/>
        </w:rPr>
        <w:t>functions shall run prior to</w:t>
      </w:r>
      <w:del w:id="922" w:author="Akilan Rathakrishnan" w:date="2017-01-17T16:54:00Z">
        <w:r w:rsidR="00114531" w:rsidRPr="00114531" w:rsidDel="005D3626">
          <w:rPr>
            <w:rFonts w:ascii="Calibri" w:hAnsi="Calibri"/>
          </w:rPr>
          <w:delText xml:space="preserve"> </w:delText>
        </w:r>
      </w:del>
      <w:ins w:id="923" w:author="Akilan Rathakrishnan" w:date="2017-01-17T16:54:00Z">
        <w:r w:rsidR="005D3626">
          <w:rPr>
            <w:rFonts w:ascii="Calibri" w:hAnsi="Calibri"/>
          </w:rPr>
          <w:t xml:space="preserve">  </w:t>
        </w:r>
      </w:ins>
      <w:r w:rsidR="00114531" w:rsidRPr="00114531">
        <w:rPr>
          <w:rFonts w:ascii="Calibri" w:hAnsi="Calibri"/>
        </w:rPr>
        <w:t xml:space="preserve">the ImcArbn </w:t>
      </w:r>
      <w:del w:id="924" w:author="Akilan Rathakrishnan" w:date="2017-01-17T16:54:00Z">
        <w:r w:rsidR="00114531" w:rsidRPr="00114531" w:rsidDel="005D3626">
          <w:rPr>
            <w:rFonts w:ascii="Calibri" w:hAnsi="Calibri"/>
          </w:rPr>
          <w:delText xml:space="preserve">Receive </w:delText>
        </w:r>
      </w:del>
      <w:ins w:id="925" w:author="Akilan Rathakrishnan" w:date="2017-01-17T16:54:00Z">
        <w:r w:rsidR="005D3626">
          <w:rPr>
            <w:rFonts w:ascii="Calibri" w:hAnsi="Calibri"/>
          </w:rPr>
          <w:t>Transmit</w:t>
        </w:r>
        <w:r w:rsidR="005D3626" w:rsidRPr="00114531">
          <w:rPr>
            <w:rFonts w:ascii="Calibri" w:hAnsi="Calibri"/>
          </w:rPr>
          <w:t xml:space="preserve"> </w:t>
        </w:r>
      </w:ins>
      <w:r w:rsidR="001D5D81">
        <w:rPr>
          <w:rFonts w:ascii="Calibri" w:hAnsi="Calibri"/>
        </w:rPr>
        <w:t xml:space="preserve">periodic </w:t>
      </w:r>
      <w:r w:rsidR="00114531" w:rsidRPr="00114531">
        <w:rPr>
          <w:rFonts w:ascii="Calibri" w:hAnsi="Calibri"/>
        </w:rPr>
        <w:t>functions</w:t>
      </w:r>
      <w:ins w:id="926" w:author="Akilan Rathakrishnan" w:date="2017-01-17T16:55:00Z">
        <w:r w:rsidR="005D3626">
          <w:rPr>
            <w:rFonts w:ascii="Calibri" w:hAnsi="Calibri"/>
          </w:rPr>
          <w:t xml:space="preserve"> ((</w:t>
        </w:r>
        <w:r w:rsidR="005D3626" w:rsidRPr="00114531">
          <w:rPr>
            <w:rFonts w:ascii="Calibri" w:hAnsi="Calibri"/>
          </w:rPr>
          <w:t>ImcArbnPer1, ImcArbnPer2 and ImcArbnPer3</w:t>
        </w:r>
        <w:r w:rsidR="005D3626">
          <w:rPr>
            <w:rFonts w:ascii="Calibri" w:hAnsi="Calibri"/>
          </w:rPr>
          <w:t>).</w:t>
        </w:r>
      </w:ins>
      <w:r w:rsidR="001D5D81">
        <w:rPr>
          <w:rFonts w:ascii="Calibri" w:hAnsi="Calibri"/>
        </w:rPr>
        <w:t xml:space="preserve"> </w:t>
      </w:r>
      <w:del w:id="927" w:author="Akilan Rathakrishnan" w:date="2017-01-17T16:54:00Z">
        <w:r w:rsidR="001D5D81" w:rsidDel="005D3626">
          <w:rPr>
            <w:rFonts w:ascii="Calibri" w:hAnsi="Calibri"/>
          </w:rPr>
          <w:delText>(ImcArbnPer4, ImcArbnPer5</w:delText>
        </w:r>
        <w:r w:rsidR="001D5D81" w:rsidRPr="00114531" w:rsidDel="005D3626">
          <w:rPr>
            <w:rFonts w:ascii="Calibri" w:hAnsi="Calibri"/>
          </w:rPr>
          <w:delText xml:space="preserve"> and ImcArbnPer</w:delText>
        </w:r>
        <w:r w:rsidR="001D5D81" w:rsidDel="005D3626">
          <w:rPr>
            <w:rFonts w:ascii="Calibri" w:hAnsi="Calibri"/>
          </w:rPr>
          <w:delText>6)</w:delText>
        </w:r>
        <w:r w:rsidR="00114531" w:rsidRPr="00114531" w:rsidDel="005D3626">
          <w:rPr>
            <w:rFonts w:ascii="Calibri" w:hAnsi="Calibri"/>
          </w:rPr>
          <w:delText>.</w:delText>
        </w:r>
      </w:del>
    </w:p>
    <w:p w:rsidR="002F51EA" w:rsidRPr="00967BCF" w:rsidRDefault="00234F7C" w:rsidP="009E7CD8">
      <w:pPr>
        <w:pStyle w:val="Heading2"/>
        <w:rPr>
          <w:rFonts w:ascii="Calibri" w:hAnsi="Calibri"/>
        </w:rPr>
      </w:pPr>
      <w:bookmarkStart w:id="928" w:name="_Toc472510943"/>
      <w:r>
        <w:rPr>
          <w:rFonts w:ascii="Calibri" w:hAnsi="Calibri"/>
        </w:rPr>
        <w:t>Rates and State Execution</w:t>
      </w:r>
      <w:bookmarkEnd w:id="928"/>
    </w:p>
    <w:p w:rsidR="002D296E" w:rsidRPr="00967BCF" w:rsidRDefault="002D296E" w:rsidP="002D296E">
      <w:pPr>
        <w:rPr>
          <w:rFonts w:ascii="Calibri" w:hAnsi="Calibri"/>
        </w:rPr>
      </w:pPr>
    </w:p>
    <w:tbl>
      <w:tblPr>
        <w:tblW w:w="8438"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00"/>
        <w:gridCol w:w="1250"/>
        <w:gridCol w:w="1094"/>
        <w:gridCol w:w="1250"/>
        <w:gridCol w:w="1250"/>
        <w:gridCol w:w="1094"/>
      </w:tblGrid>
      <w:tr w:rsidR="00FD4B98" w:rsidRPr="0010085D" w:rsidTr="00C479C2">
        <w:trPr>
          <w:trHeight w:val="349"/>
        </w:trPr>
        <w:tc>
          <w:tcPr>
            <w:tcW w:w="2500" w:type="dxa"/>
            <w:shd w:val="clear" w:color="auto" w:fill="C0C0C0"/>
          </w:tcPr>
          <w:p w:rsidR="00FD4B98" w:rsidRPr="0010085D" w:rsidRDefault="00FD4B98" w:rsidP="00246ED8">
            <w:pPr>
              <w:spacing w:after="120"/>
              <w:rPr>
                <w:rFonts w:ascii="Calibri" w:hAnsi="Calibri"/>
                <w:b/>
              </w:rPr>
            </w:pPr>
            <w:r w:rsidRPr="0010085D">
              <w:rPr>
                <w:rFonts w:ascii="Calibri" w:hAnsi="Calibri"/>
                <w:b/>
              </w:rPr>
              <w:t>Sub-Function</w:t>
            </w:r>
          </w:p>
        </w:tc>
        <w:tc>
          <w:tcPr>
            <w:tcW w:w="1250" w:type="dxa"/>
            <w:shd w:val="clear" w:color="auto" w:fill="C0C0C0"/>
          </w:tcPr>
          <w:p w:rsidR="00FD4B98" w:rsidRPr="0010085D" w:rsidRDefault="00FD4B98" w:rsidP="00246ED8">
            <w:pPr>
              <w:spacing w:after="120"/>
              <w:jc w:val="center"/>
              <w:rPr>
                <w:rFonts w:ascii="Calibri" w:hAnsi="Calibri"/>
                <w:b/>
              </w:rPr>
            </w:pPr>
            <w:r w:rsidRPr="0010085D">
              <w:rPr>
                <w:rFonts w:ascii="Calibri" w:hAnsi="Calibri"/>
                <w:b/>
              </w:rPr>
              <w:t>Rate (ms)</w:t>
            </w:r>
          </w:p>
        </w:tc>
        <w:tc>
          <w:tcPr>
            <w:tcW w:w="1094" w:type="dxa"/>
            <w:shd w:val="clear" w:color="auto" w:fill="C0C0C0"/>
          </w:tcPr>
          <w:p w:rsidR="00FD4B98" w:rsidRPr="0010085D" w:rsidRDefault="00FD4B98" w:rsidP="00246ED8">
            <w:pPr>
              <w:spacing w:after="120"/>
              <w:jc w:val="center"/>
              <w:rPr>
                <w:rFonts w:ascii="Calibri" w:hAnsi="Calibri"/>
                <w:b/>
              </w:rPr>
            </w:pPr>
            <w:r w:rsidRPr="0010085D">
              <w:rPr>
                <w:rFonts w:ascii="Calibri" w:hAnsi="Calibri"/>
                <w:b/>
              </w:rPr>
              <w:t>Cold Init</w:t>
            </w:r>
          </w:p>
        </w:tc>
        <w:tc>
          <w:tcPr>
            <w:tcW w:w="1250" w:type="dxa"/>
            <w:shd w:val="clear" w:color="auto" w:fill="C0C0C0"/>
          </w:tcPr>
          <w:p w:rsidR="00FD4B98" w:rsidRPr="0010085D" w:rsidRDefault="00FD4B98" w:rsidP="00246ED8">
            <w:pPr>
              <w:spacing w:after="120"/>
              <w:jc w:val="center"/>
              <w:rPr>
                <w:rFonts w:ascii="Calibri" w:hAnsi="Calibri"/>
                <w:b/>
              </w:rPr>
            </w:pPr>
            <w:r w:rsidRPr="0010085D">
              <w:rPr>
                <w:rFonts w:ascii="Calibri" w:hAnsi="Calibri"/>
                <w:b/>
              </w:rPr>
              <w:t>Warm Init</w:t>
            </w:r>
          </w:p>
        </w:tc>
        <w:tc>
          <w:tcPr>
            <w:tcW w:w="1250" w:type="dxa"/>
            <w:shd w:val="clear" w:color="auto" w:fill="C0C0C0"/>
          </w:tcPr>
          <w:p w:rsidR="00FD4B98" w:rsidRPr="0010085D" w:rsidRDefault="00FD4B98" w:rsidP="00246ED8">
            <w:pPr>
              <w:spacing w:after="120"/>
              <w:jc w:val="center"/>
              <w:rPr>
                <w:rFonts w:ascii="Calibri" w:hAnsi="Calibri"/>
                <w:b/>
              </w:rPr>
            </w:pPr>
            <w:r w:rsidRPr="0010085D">
              <w:rPr>
                <w:rFonts w:ascii="Calibri" w:hAnsi="Calibri"/>
                <w:b/>
              </w:rPr>
              <w:t>Operate</w:t>
            </w:r>
          </w:p>
        </w:tc>
        <w:tc>
          <w:tcPr>
            <w:tcW w:w="1094" w:type="dxa"/>
            <w:shd w:val="clear" w:color="auto" w:fill="C0C0C0"/>
          </w:tcPr>
          <w:p w:rsidR="00FD4B98" w:rsidRPr="0010085D" w:rsidRDefault="00FD4B98" w:rsidP="00246ED8">
            <w:pPr>
              <w:spacing w:after="120"/>
              <w:jc w:val="center"/>
              <w:rPr>
                <w:rFonts w:ascii="Calibri" w:hAnsi="Calibri"/>
                <w:b/>
              </w:rPr>
            </w:pPr>
            <w:r w:rsidRPr="0010085D">
              <w:rPr>
                <w:rFonts w:ascii="Calibri" w:hAnsi="Calibri"/>
                <w:b/>
              </w:rPr>
              <w:t>Disable</w:t>
            </w:r>
          </w:p>
        </w:tc>
      </w:tr>
      <w:tr w:rsidR="00FD4B98" w:rsidRPr="0010085D" w:rsidTr="00C479C2">
        <w:trPr>
          <w:trHeight w:val="349"/>
        </w:trPr>
        <w:tc>
          <w:tcPr>
            <w:tcW w:w="2500" w:type="dxa"/>
            <w:shd w:val="clear" w:color="auto" w:fill="auto"/>
          </w:tcPr>
          <w:p w:rsidR="00FD4B98" w:rsidRPr="0010085D" w:rsidRDefault="00FD4B98" w:rsidP="00246ED8">
            <w:pPr>
              <w:spacing w:after="120"/>
              <w:rPr>
                <w:rFonts w:ascii="Calibri" w:hAnsi="Calibri"/>
              </w:rPr>
            </w:pPr>
            <w:r>
              <w:rPr>
                <w:rFonts w:ascii="Calibri" w:hAnsi="Calibri"/>
              </w:rPr>
              <w:t>ImcArbnPer1</w:t>
            </w:r>
          </w:p>
        </w:tc>
        <w:tc>
          <w:tcPr>
            <w:tcW w:w="1250" w:type="dxa"/>
            <w:shd w:val="clear" w:color="auto" w:fill="auto"/>
          </w:tcPr>
          <w:p w:rsidR="00FD4B98" w:rsidRPr="0010085D" w:rsidRDefault="00FD4B98" w:rsidP="00246ED8">
            <w:pPr>
              <w:spacing w:after="120"/>
              <w:jc w:val="center"/>
              <w:rPr>
                <w:rFonts w:ascii="Calibri" w:hAnsi="Calibri"/>
              </w:rPr>
            </w:pPr>
            <w:r>
              <w:rPr>
                <w:rFonts w:ascii="Calibri" w:hAnsi="Calibri"/>
              </w:rPr>
              <w:t>2</w:t>
            </w:r>
          </w:p>
        </w:tc>
        <w:tc>
          <w:tcPr>
            <w:tcW w:w="1094" w:type="dxa"/>
            <w:shd w:val="clear" w:color="auto" w:fill="auto"/>
          </w:tcPr>
          <w:p w:rsidR="00FD4B98" w:rsidRPr="0010085D" w:rsidRDefault="00FD4B98" w:rsidP="00246ED8">
            <w:pPr>
              <w:spacing w:after="120"/>
              <w:jc w:val="center"/>
              <w:rPr>
                <w:rFonts w:ascii="Calibri" w:hAnsi="Calibri"/>
              </w:rPr>
            </w:pPr>
            <w:r>
              <w:rPr>
                <w:rFonts w:ascii="Calibri" w:hAnsi="Calibri"/>
              </w:rPr>
              <w:t>Req</w:t>
            </w:r>
            <w:r w:rsidRPr="0010085D">
              <w:rPr>
                <w:rFonts w:ascii="Calibri" w:hAnsi="Calibri"/>
              </w:rPr>
              <w:t xml:space="preserve"> </w:t>
            </w:r>
          </w:p>
        </w:tc>
        <w:tc>
          <w:tcPr>
            <w:tcW w:w="1250" w:type="dxa"/>
            <w:shd w:val="clear" w:color="auto" w:fill="auto"/>
          </w:tcPr>
          <w:p w:rsidR="00FD4B98" w:rsidRPr="0010085D" w:rsidRDefault="00FD4B98" w:rsidP="00246ED8">
            <w:pPr>
              <w:spacing w:after="120"/>
              <w:jc w:val="center"/>
              <w:rPr>
                <w:rFonts w:ascii="Calibri" w:hAnsi="Calibri"/>
              </w:rPr>
            </w:pPr>
            <w:r>
              <w:rPr>
                <w:rFonts w:ascii="Calibri" w:hAnsi="Calibri"/>
              </w:rPr>
              <w:t>Req</w:t>
            </w:r>
          </w:p>
        </w:tc>
        <w:tc>
          <w:tcPr>
            <w:tcW w:w="1250" w:type="dxa"/>
            <w:shd w:val="clear" w:color="auto" w:fill="auto"/>
          </w:tcPr>
          <w:p w:rsidR="00FD4B98" w:rsidRPr="0010085D" w:rsidRDefault="00FD4B98" w:rsidP="00246ED8">
            <w:pPr>
              <w:spacing w:after="120"/>
              <w:jc w:val="center"/>
              <w:rPr>
                <w:rFonts w:ascii="Calibri" w:hAnsi="Calibri"/>
              </w:rPr>
            </w:pPr>
            <w:r>
              <w:rPr>
                <w:rFonts w:ascii="Calibri" w:hAnsi="Calibri"/>
              </w:rPr>
              <w:t>Req</w:t>
            </w:r>
          </w:p>
        </w:tc>
        <w:tc>
          <w:tcPr>
            <w:tcW w:w="1094" w:type="dxa"/>
            <w:shd w:val="clear" w:color="auto" w:fill="auto"/>
          </w:tcPr>
          <w:p w:rsidR="00FD4B98" w:rsidRPr="0010085D" w:rsidRDefault="00FD4B98" w:rsidP="00246ED8">
            <w:pPr>
              <w:spacing w:after="120"/>
              <w:jc w:val="center"/>
              <w:rPr>
                <w:rFonts w:ascii="Calibri" w:hAnsi="Calibri"/>
              </w:rPr>
            </w:pPr>
            <w:r>
              <w:rPr>
                <w:rFonts w:ascii="Calibri" w:hAnsi="Calibri"/>
              </w:rPr>
              <w:t>Req</w:t>
            </w:r>
          </w:p>
        </w:tc>
      </w:tr>
      <w:tr w:rsidR="00FD4B98" w:rsidRPr="0010085D" w:rsidTr="00C479C2">
        <w:trPr>
          <w:trHeight w:val="349"/>
        </w:trPr>
        <w:tc>
          <w:tcPr>
            <w:tcW w:w="2500" w:type="dxa"/>
            <w:shd w:val="clear" w:color="auto" w:fill="auto"/>
          </w:tcPr>
          <w:p w:rsidR="00FD4B98" w:rsidRPr="0010085D" w:rsidRDefault="00FD4B98" w:rsidP="00246ED8">
            <w:pPr>
              <w:spacing w:after="120"/>
              <w:rPr>
                <w:rFonts w:ascii="Calibri" w:hAnsi="Calibri"/>
              </w:rPr>
            </w:pPr>
            <w:r>
              <w:rPr>
                <w:rFonts w:ascii="Calibri" w:hAnsi="Calibri"/>
              </w:rPr>
              <w:t>ImcArbnPer2</w:t>
            </w:r>
            <w:r w:rsidRPr="0010085D">
              <w:rPr>
                <w:rFonts w:ascii="Calibri" w:hAnsi="Calibri"/>
              </w:rPr>
              <w:t xml:space="preserve"> </w:t>
            </w:r>
          </w:p>
        </w:tc>
        <w:tc>
          <w:tcPr>
            <w:tcW w:w="1250" w:type="dxa"/>
            <w:shd w:val="clear" w:color="auto" w:fill="auto"/>
          </w:tcPr>
          <w:p w:rsidR="00FD4B98" w:rsidRPr="0010085D" w:rsidRDefault="00FD4B98" w:rsidP="00246ED8">
            <w:pPr>
              <w:spacing w:after="120"/>
              <w:jc w:val="center"/>
              <w:rPr>
                <w:rFonts w:ascii="Calibri" w:hAnsi="Calibri"/>
              </w:rPr>
            </w:pPr>
            <w:r>
              <w:rPr>
                <w:rFonts w:ascii="Calibri" w:hAnsi="Calibri"/>
              </w:rPr>
              <w:t>10</w:t>
            </w:r>
          </w:p>
        </w:tc>
        <w:tc>
          <w:tcPr>
            <w:tcW w:w="1094" w:type="dxa"/>
            <w:shd w:val="clear" w:color="auto" w:fill="auto"/>
          </w:tcPr>
          <w:p w:rsidR="00FD4B98" w:rsidRPr="0010085D" w:rsidRDefault="00FD4B98" w:rsidP="00246ED8">
            <w:pPr>
              <w:spacing w:after="120"/>
              <w:jc w:val="center"/>
              <w:rPr>
                <w:rFonts w:ascii="Calibri" w:hAnsi="Calibri"/>
              </w:rPr>
            </w:pPr>
            <w:r>
              <w:rPr>
                <w:rFonts w:ascii="Calibri" w:hAnsi="Calibri"/>
              </w:rPr>
              <w:t>Req</w:t>
            </w:r>
            <w:r w:rsidRPr="0010085D">
              <w:rPr>
                <w:rFonts w:ascii="Calibri" w:hAnsi="Calibri"/>
              </w:rPr>
              <w:t xml:space="preserve"> </w:t>
            </w:r>
          </w:p>
        </w:tc>
        <w:tc>
          <w:tcPr>
            <w:tcW w:w="1250" w:type="dxa"/>
            <w:shd w:val="clear" w:color="auto" w:fill="auto"/>
          </w:tcPr>
          <w:p w:rsidR="00FD4B98" w:rsidRPr="0010085D" w:rsidRDefault="00FD4B98" w:rsidP="00246ED8">
            <w:pPr>
              <w:spacing w:after="120"/>
              <w:jc w:val="center"/>
              <w:rPr>
                <w:rFonts w:ascii="Calibri" w:hAnsi="Calibri"/>
              </w:rPr>
            </w:pPr>
            <w:r>
              <w:rPr>
                <w:rFonts w:ascii="Calibri" w:hAnsi="Calibri"/>
              </w:rPr>
              <w:t>Req</w:t>
            </w:r>
          </w:p>
        </w:tc>
        <w:tc>
          <w:tcPr>
            <w:tcW w:w="1250" w:type="dxa"/>
            <w:shd w:val="clear" w:color="auto" w:fill="auto"/>
          </w:tcPr>
          <w:p w:rsidR="00FD4B98" w:rsidRPr="0010085D" w:rsidRDefault="00FD4B98" w:rsidP="00246ED8">
            <w:pPr>
              <w:spacing w:after="120"/>
              <w:jc w:val="center"/>
              <w:rPr>
                <w:rFonts w:ascii="Calibri" w:hAnsi="Calibri"/>
              </w:rPr>
            </w:pPr>
            <w:r>
              <w:rPr>
                <w:rFonts w:ascii="Calibri" w:hAnsi="Calibri"/>
              </w:rPr>
              <w:t>Req</w:t>
            </w:r>
          </w:p>
        </w:tc>
        <w:tc>
          <w:tcPr>
            <w:tcW w:w="1094" w:type="dxa"/>
            <w:shd w:val="clear" w:color="auto" w:fill="auto"/>
          </w:tcPr>
          <w:p w:rsidR="00FD4B98" w:rsidRPr="0010085D" w:rsidRDefault="00FD4B98" w:rsidP="00246ED8">
            <w:pPr>
              <w:spacing w:after="120"/>
              <w:jc w:val="center"/>
              <w:rPr>
                <w:rFonts w:ascii="Calibri" w:hAnsi="Calibri"/>
              </w:rPr>
            </w:pPr>
            <w:r>
              <w:rPr>
                <w:rFonts w:ascii="Calibri" w:hAnsi="Calibri"/>
              </w:rPr>
              <w:t>Req</w:t>
            </w:r>
          </w:p>
        </w:tc>
      </w:tr>
      <w:tr w:rsidR="00FD4B98" w:rsidRPr="0010085D" w:rsidTr="00C479C2">
        <w:trPr>
          <w:trHeight w:val="349"/>
        </w:trPr>
        <w:tc>
          <w:tcPr>
            <w:tcW w:w="2500" w:type="dxa"/>
            <w:shd w:val="clear" w:color="auto" w:fill="auto"/>
          </w:tcPr>
          <w:p w:rsidR="00FD4B98" w:rsidRPr="0010085D" w:rsidRDefault="00FD4B98" w:rsidP="00246ED8">
            <w:pPr>
              <w:spacing w:after="120"/>
              <w:rPr>
                <w:rFonts w:ascii="Calibri" w:hAnsi="Calibri"/>
              </w:rPr>
            </w:pPr>
            <w:r>
              <w:rPr>
                <w:rFonts w:ascii="Calibri" w:hAnsi="Calibri"/>
              </w:rPr>
              <w:t>ImcArbnPer3</w:t>
            </w:r>
            <w:r w:rsidRPr="0010085D">
              <w:rPr>
                <w:rFonts w:ascii="Calibri" w:hAnsi="Calibri"/>
              </w:rPr>
              <w:t xml:space="preserve"> </w:t>
            </w:r>
          </w:p>
        </w:tc>
        <w:tc>
          <w:tcPr>
            <w:tcW w:w="1250" w:type="dxa"/>
            <w:shd w:val="clear" w:color="auto" w:fill="auto"/>
          </w:tcPr>
          <w:p w:rsidR="00FD4B98" w:rsidRPr="0010085D" w:rsidRDefault="00FD4B98" w:rsidP="00246ED8">
            <w:pPr>
              <w:spacing w:after="120"/>
              <w:jc w:val="center"/>
              <w:rPr>
                <w:rFonts w:ascii="Calibri" w:hAnsi="Calibri"/>
              </w:rPr>
            </w:pPr>
            <w:r>
              <w:rPr>
                <w:rFonts w:ascii="Calibri" w:hAnsi="Calibri"/>
              </w:rPr>
              <w:t>100</w:t>
            </w:r>
          </w:p>
        </w:tc>
        <w:tc>
          <w:tcPr>
            <w:tcW w:w="1094" w:type="dxa"/>
            <w:shd w:val="clear" w:color="auto" w:fill="auto"/>
          </w:tcPr>
          <w:p w:rsidR="00FD4B98" w:rsidRPr="0010085D" w:rsidRDefault="00FD4B98" w:rsidP="00246ED8">
            <w:pPr>
              <w:spacing w:after="120"/>
              <w:jc w:val="center"/>
              <w:rPr>
                <w:rFonts w:ascii="Calibri" w:hAnsi="Calibri"/>
              </w:rPr>
            </w:pPr>
            <w:r>
              <w:rPr>
                <w:rFonts w:ascii="Calibri" w:hAnsi="Calibri"/>
              </w:rPr>
              <w:t>Req</w:t>
            </w:r>
            <w:r w:rsidRPr="0010085D">
              <w:rPr>
                <w:rFonts w:ascii="Calibri" w:hAnsi="Calibri"/>
              </w:rPr>
              <w:t xml:space="preserve"> </w:t>
            </w:r>
          </w:p>
        </w:tc>
        <w:tc>
          <w:tcPr>
            <w:tcW w:w="1250" w:type="dxa"/>
            <w:shd w:val="clear" w:color="auto" w:fill="auto"/>
          </w:tcPr>
          <w:p w:rsidR="00FD4B98" w:rsidRPr="0010085D" w:rsidRDefault="00FD4B98" w:rsidP="00246ED8">
            <w:pPr>
              <w:spacing w:after="120"/>
              <w:jc w:val="center"/>
              <w:rPr>
                <w:rFonts w:ascii="Calibri" w:hAnsi="Calibri"/>
              </w:rPr>
            </w:pPr>
            <w:r>
              <w:rPr>
                <w:rFonts w:ascii="Calibri" w:hAnsi="Calibri"/>
              </w:rPr>
              <w:t>Req</w:t>
            </w:r>
          </w:p>
        </w:tc>
        <w:tc>
          <w:tcPr>
            <w:tcW w:w="1250" w:type="dxa"/>
            <w:shd w:val="clear" w:color="auto" w:fill="auto"/>
          </w:tcPr>
          <w:p w:rsidR="00FD4B98" w:rsidRPr="0010085D" w:rsidRDefault="00FD4B98" w:rsidP="00246ED8">
            <w:pPr>
              <w:spacing w:after="120"/>
              <w:jc w:val="center"/>
              <w:rPr>
                <w:rFonts w:ascii="Calibri" w:hAnsi="Calibri"/>
              </w:rPr>
            </w:pPr>
            <w:r>
              <w:rPr>
                <w:rFonts w:ascii="Calibri" w:hAnsi="Calibri"/>
              </w:rPr>
              <w:t>Req</w:t>
            </w:r>
          </w:p>
        </w:tc>
        <w:tc>
          <w:tcPr>
            <w:tcW w:w="1094" w:type="dxa"/>
            <w:shd w:val="clear" w:color="auto" w:fill="auto"/>
          </w:tcPr>
          <w:p w:rsidR="00FD4B98" w:rsidRPr="0010085D" w:rsidRDefault="00FD4B98" w:rsidP="00246ED8">
            <w:pPr>
              <w:spacing w:after="120"/>
              <w:jc w:val="center"/>
              <w:rPr>
                <w:rFonts w:ascii="Calibri" w:hAnsi="Calibri"/>
              </w:rPr>
            </w:pPr>
            <w:r>
              <w:rPr>
                <w:rFonts w:ascii="Calibri" w:hAnsi="Calibri"/>
              </w:rPr>
              <w:t>Req</w:t>
            </w:r>
          </w:p>
        </w:tc>
      </w:tr>
      <w:tr w:rsidR="00FD4B98" w:rsidRPr="0010085D" w:rsidTr="00C479C2">
        <w:trPr>
          <w:trHeight w:val="338"/>
        </w:trPr>
        <w:tc>
          <w:tcPr>
            <w:tcW w:w="2500" w:type="dxa"/>
            <w:shd w:val="clear" w:color="auto" w:fill="auto"/>
          </w:tcPr>
          <w:p w:rsidR="00FD4B98" w:rsidRPr="0010085D" w:rsidRDefault="00FD4B98" w:rsidP="00246ED8">
            <w:pPr>
              <w:spacing w:after="120"/>
              <w:rPr>
                <w:rFonts w:ascii="Calibri" w:hAnsi="Calibri"/>
              </w:rPr>
            </w:pPr>
            <w:r>
              <w:rPr>
                <w:rFonts w:ascii="Calibri" w:hAnsi="Calibri"/>
              </w:rPr>
              <w:t>ImcArbnPer4</w:t>
            </w:r>
            <w:r w:rsidRPr="0010085D">
              <w:rPr>
                <w:rFonts w:ascii="Calibri" w:hAnsi="Calibri"/>
              </w:rPr>
              <w:t xml:space="preserve"> </w:t>
            </w:r>
          </w:p>
        </w:tc>
        <w:tc>
          <w:tcPr>
            <w:tcW w:w="1250" w:type="dxa"/>
            <w:shd w:val="clear" w:color="auto" w:fill="auto"/>
          </w:tcPr>
          <w:p w:rsidR="00FD4B98" w:rsidRPr="0010085D" w:rsidRDefault="00FD4B98" w:rsidP="00246ED8">
            <w:pPr>
              <w:spacing w:after="120"/>
              <w:jc w:val="center"/>
              <w:rPr>
                <w:rFonts w:ascii="Calibri" w:hAnsi="Calibri"/>
              </w:rPr>
            </w:pPr>
            <w:r>
              <w:rPr>
                <w:rFonts w:ascii="Calibri" w:hAnsi="Calibri"/>
              </w:rPr>
              <w:t>2</w:t>
            </w:r>
          </w:p>
        </w:tc>
        <w:tc>
          <w:tcPr>
            <w:tcW w:w="1094" w:type="dxa"/>
            <w:shd w:val="clear" w:color="auto" w:fill="auto"/>
          </w:tcPr>
          <w:p w:rsidR="00FD4B98" w:rsidRPr="0010085D" w:rsidRDefault="00FD4B98" w:rsidP="00246ED8">
            <w:pPr>
              <w:spacing w:after="120"/>
              <w:jc w:val="center"/>
              <w:rPr>
                <w:rFonts w:ascii="Calibri" w:hAnsi="Calibri"/>
              </w:rPr>
            </w:pPr>
            <w:r>
              <w:rPr>
                <w:rFonts w:ascii="Calibri" w:hAnsi="Calibri"/>
              </w:rPr>
              <w:t>Req</w:t>
            </w:r>
            <w:r w:rsidRPr="0010085D">
              <w:rPr>
                <w:rFonts w:ascii="Calibri" w:hAnsi="Calibri"/>
              </w:rPr>
              <w:t xml:space="preserve"> </w:t>
            </w:r>
          </w:p>
        </w:tc>
        <w:tc>
          <w:tcPr>
            <w:tcW w:w="1250" w:type="dxa"/>
            <w:shd w:val="clear" w:color="auto" w:fill="auto"/>
          </w:tcPr>
          <w:p w:rsidR="00FD4B98" w:rsidRPr="0010085D" w:rsidRDefault="00FD4B98" w:rsidP="00246ED8">
            <w:pPr>
              <w:spacing w:after="120"/>
              <w:jc w:val="center"/>
              <w:rPr>
                <w:rFonts w:ascii="Calibri" w:hAnsi="Calibri"/>
              </w:rPr>
            </w:pPr>
            <w:r>
              <w:rPr>
                <w:rFonts w:ascii="Calibri" w:hAnsi="Calibri"/>
              </w:rPr>
              <w:t>Req</w:t>
            </w:r>
          </w:p>
        </w:tc>
        <w:tc>
          <w:tcPr>
            <w:tcW w:w="1250" w:type="dxa"/>
            <w:shd w:val="clear" w:color="auto" w:fill="auto"/>
          </w:tcPr>
          <w:p w:rsidR="00FD4B98" w:rsidRPr="0010085D" w:rsidRDefault="00FD4B98" w:rsidP="00246ED8">
            <w:pPr>
              <w:spacing w:after="120"/>
              <w:jc w:val="center"/>
              <w:rPr>
                <w:rFonts w:ascii="Calibri" w:hAnsi="Calibri"/>
              </w:rPr>
            </w:pPr>
            <w:r>
              <w:rPr>
                <w:rFonts w:ascii="Calibri" w:hAnsi="Calibri"/>
              </w:rPr>
              <w:t>Req</w:t>
            </w:r>
          </w:p>
        </w:tc>
        <w:tc>
          <w:tcPr>
            <w:tcW w:w="1094" w:type="dxa"/>
            <w:shd w:val="clear" w:color="auto" w:fill="auto"/>
          </w:tcPr>
          <w:p w:rsidR="00FD4B98" w:rsidRPr="0010085D" w:rsidRDefault="00FD4B98" w:rsidP="00246ED8">
            <w:pPr>
              <w:spacing w:after="120"/>
              <w:jc w:val="center"/>
              <w:rPr>
                <w:rFonts w:ascii="Calibri" w:hAnsi="Calibri"/>
              </w:rPr>
            </w:pPr>
            <w:r>
              <w:rPr>
                <w:rFonts w:ascii="Calibri" w:hAnsi="Calibri"/>
              </w:rPr>
              <w:t>Req</w:t>
            </w:r>
          </w:p>
        </w:tc>
      </w:tr>
      <w:tr w:rsidR="00FD4B98" w:rsidRPr="0010085D" w:rsidTr="00C479C2">
        <w:trPr>
          <w:trHeight w:val="349"/>
        </w:trPr>
        <w:tc>
          <w:tcPr>
            <w:tcW w:w="2500" w:type="dxa"/>
            <w:shd w:val="clear" w:color="auto" w:fill="auto"/>
          </w:tcPr>
          <w:p w:rsidR="00FD4B98" w:rsidRPr="0010085D" w:rsidRDefault="00FD4B98" w:rsidP="00246ED8">
            <w:pPr>
              <w:spacing w:after="120"/>
              <w:rPr>
                <w:rFonts w:ascii="Calibri" w:hAnsi="Calibri"/>
              </w:rPr>
            </w:pPr>
            <w:r>
              <w:rPr>
                <w:rFonts w:ascii="Calibri" w:hAnsi="Calibri"/>
              </w:rPr>
              <w:t>ImcArbnPer5</w:t>
            </w:r>
          </w:p>
        </w:tc>
        <w:tc>
          <w:tcPr>
            <w:tcW w:w="1250" w:type="dxa"/>
            <w:shd w:val="clear" w:color="auto" w:fill="auto"/>
          </w:tcPr>
          <w:p w:rsidR="00FD4B98" w:rsidRPr="0010085D" w:rsidRDefault="00FD4B98" w:rsidP="00246ED8">
            <w:pPr>
              <w:spacing w:after="120"/>
              <w:jc w:val="center"/>
              <w:rPr>
                <w:rFonts w:ascii="Calibri" w:hAnsi="Calibri"/>
              </w:rPr>
            </w:pPr>
            <w:r>
              <w:rPr>
                <w:rFonts w:ascii="Calibri" w:hAnsi="Calibri"/>
              </w:rPr>
              <w:t>10</w:t>
            </w:r>
          </w:p>
        </w:tc>
        <w:tc>
          <w:tcPr>
            <w:tcW w:w="1094" w:type="dxa"/>
            <w:shd w:val="clear" w:color="auto" w:fill="auto"/>
          </w:tcPr>
          <w:p w:rsidR="00FD4B98" w:rsidRPr="0010085D" w:rsidRDefault="00FD4B98" w:rsidP="00246ED8">
            <w:pPr>
              <w:spacing w:after="120"/>
              <w:jc w:val="center"/>
              <w:rPr>
                <w:rFonts w:ascii="Calibri" w:hAnsi="Calibri"/>
              </w:rPr>
            </w:pPr>
            <w:r>
              <w:rPr>
                <w:rFonts w:ascii="Calibri" w:hAnsi="Calibri"/>
              </w:rPr>
              <w:t>Req</w:t>
            </w:r>
            <w:r w:rsidRPr="0010085D">
              <w:rPr>
                <w:rFonts w:ascii="Calibri" w:hAnsi="Calibri"/>
              </w:rPr>
              <w:t xml:space="preserve"> </w:t>
            </w:r>
          </w:p>
        </w:tc>
        <w:tc>
          <w:tcPr>
            <w:tcW w:w="1250" w:type="dxa"/>
            <w:shd w:val="clear" w:color="auto" w:fill="auto"/>
          </w:tcPr>
          <w:p w:rsidR="00FD4B98" w:rsidRPr="0010085D" w:rsidRDefault="00FD4B98" w:rsidP="00246ED8">
            <w:pPr>
              <w:spacing w:after="120"/>
              <w:jc w:val="center"/>
              <w:rPr>
                <w:rFonts w:ascii="Calibri" w:hAnsi="Calibri"/>
              </w:rPr>
            </w:pPr>
            <w:r>
              <w:rPr>
                <w:rFonts w:ascii="Calibri" w:hAnsi="Calibri"/>
              </w:rPr>
              <w:t>Req</w:t>
            </w:r>
          </w:p>
        </w:tc>
        <w:tc>
          <w:tcPr>
            <w:tcW w:w="1250" w:type="dxa"/>
            <w:shd w:val="clear" w:color="auto" w:fill="auto"/>
          </w:tcPr>
          <w:p w:rsidR="00FD4B98" w:rsidRPr="0010085D" w:rsidRDefault="00FD4B98" w:rsidP="00246ED8">
            <w:pPr>
              <w:spacing w:after="120"/>
              <w:jc w:val="center"/>
              <w:rPr>
                <w:rFonts w:ascii="Calibri" w:hAnsi="Calibri"/>
              </w:rPr>
            </w:pPr>
            <w:r>
              <w:rPr>
                <w:rFonts w:ascii="Calibri" w:hAnsi="Calibri"/>
              </w:rPr>
              <w:t>Req</w:t>
            </w:r>
          </w:p>
        </w:tc>
        <w:tc>
          <w:tcPr>
            <w:tcW w:w="1094" w:type="dxa"/>
            <w:shd w:val="clear" w:color="auto" w:fill="auto"/>
          </w:tcPr>
          <w:p w:rsidR="00FD4B98" w:rsidRPr="0010085D" w:rsidRDefault="00FD4B98" w:rsidP="00246ED8">
            <w:pPr>
              <w:spacing w:after="120"/>
              <w:jc w:val="center"/>
              <w:rPr>
                <w:rFonts w:ascii="Calibri" w:hAnsi="Calibri"/>
              </w:rPr>
            </w:pPr>
            <w:r>
              <w:rPr>
                <w:rFonts w:ascii="Calibri" w:hAnsi="Calibri"/>
              </w:rPr>
              <w:t>Req</w:t>
            </w:r>
          </w:p>
        </w:tc>
      </w:tr>
      <w:tr w:rsidR="00FD4B98" w:rsidRPr="0010085D" w:rsidTr="00C479C2">
        <w:trPr>
          <w:trHeight w:val="362"/>
        </w:trPr>
        <w:tc>
          <w:tcPr>
            <w:tcW w:w="2500" w:type="dxa"/>
            <w:shd w:val="clear" w:color="auto" w:fill="auto"/>
          </w:tcPr>
          <w:p w:rsidR="00FD4B98" w:rsidRPr="0010085D" w:rsidRDefault="00FD4B98" w:rsidP="00246ED8">
            <w:pPr>
              <w:spacing w:after="120"/>
              <w:rPr>
                <w:rFonts w:ascii="Calibri" w:hAnsi="Calibri"/>
              </w:rPr>
            </w:pPr>
            <w:r>
              <w:rPr>
                <w:rFonts w:ascii="Calibri" w:hAnsi="Calibri"/>
              </w:rPr>
              <w:t>ImcArbnPer6</w:t>
            </w:r>
          </w:p>
        </w:tc>
        <w:tc>
          <w:tcPr>
            <w:tcW w:w="1250" w:type="dxa"/>
            <w:shd w:val="clear" w:color="auto" w:fill="auto"/>
          </w:tcPr>
          <w:p w:rsidR="00FD4B98" w:rsidRPr="0010085D" w:rsidRDefault="00FD4B98" w:rsidP="00246ED8">
            <w:pPr>
              <w:spacing w:after="120"/>
              <w:jc w:val="center"/>
              <w:rPr>
                <w:rFonts w:ascii="Calibri" w:hAnsi="Calibri"/>
              </w:rPr>
            </w:pPr>
            <w:r>
              <w:rPr>
                <w:rFonts w:ascii="Calibri" w:hAnsi="Calibri"/>
              </w:rPr>
              <w:t>100</w:t>
            </w:r>
          </w:p>
        </w:tc>
        <w:tc>
          <w:tcPr>
            <w:tcW w:w="1094" w:type="dxa"/>
            <w:shd w:val="clear" w:color="auto" w:fill="auto"/>
          </w:tcPr>
          <w:p w:rsidR="00FD4B98" w:rsidRPr="0010085D" w:rsidRDefault="00FD4B98" w:rsidP="00246ED8">
            <w:pPr>
              <w:spacing w:after="120"/>
              <w:jc w:val="center"/>
              <w:rPr>
                <w:rFonts w:ascii="Calibri" w:hAnsi="Calibri"/>
              </w:rPr>
            </w:pPr>
            <w:r>
              <w:rPr>
                <w:rFonts w:ascii="Calibri" w:hAnsi="Calibri"/>
              </w:rPr>
              <w:t>Req</w:t>
            </w:r>
            <w:r w:rsidRPr="0010085D">
              <w:rPr>
                <w:rFonts w:ascii="Calibri" w:hAnsi="Calibri"/>
              </w:rPr>
              <w:t xml:space="preserve"> </w:t>
            </w:r>
          </w:p>
        </w:tc>
        <w:tc>
          <w:tcPr>
            <w:tcW w:w="1250" w:type="dxa"/>
            <w:shd w:val="clear" w:color="auto" w:fill="auto"/>
          </w:tcPr>
          <w:p w:rsidR="00FD4B98" w:rsidRPr="0010085D" w:rsidRDefault="00FD4B98" w:rsidP="00246ED8">
            <w:pPr>
              <w:spacing w:after="120"/>
              <w:jc w:val="center"/>
              <w:rPr>
                <w:rFonts w:ascii="Calibri" w:hAnsi="Calibri"/>
              </w:rPr>
            </w:pPr>
            <w:r>
              <w:rPr>
                <w:rFonts w:ascii="Calibri" w:hAnsi="Calibri"/>
              </w:rPr>
              <w:t>Req</w:t>
            </w:r>
          </w:p>
        </w:tc>
        <w:tc>
          <w:tcPr>
            <w:tcW w:w="1250" w:type="dxa"/>
            <w:shd w:val="clear" w:color="auto" w:fill="auto"/>
          </w:tcPr>
          <w:p w:rsidR="00FD4B98" w:rsidRPr="0010085D" w:rsidRDefault="00FD4B98" w:rsidP="00246ED8">
            <w:pPr>
              <w:spacing w:after="120"/>
              <w:jc w:val="center"/>
              <w:rPr>
                <w:rFonts w:ascii="Calibri" w:hAnsi="Calibri"/>
              </w:rPr>
            </w:pPr>
            <w:r>
              <w:rPr>
                <w:rFonts w:ascii="Calibri" w:hAnsi="Calibri"/>
              </w:rPr>
              <w:t>Req</w:t>
            </w:r>
          </w:p>
        </w:tc>
        <w:tc>
          <w:tcPr>
            <w:tcW w:w="1094" w:type="dxa"/>
            <w:shd w:val="clear" w:color="auto" w:fill="auto"/>
          </w:tcPr>
          <w:p w:rsidR="00FD4B98" w:rsidRPr="0010085D" w:rsidRDefault="00FD4B98" w:rsidP="00246ED8">
            <w:pPr>
              <w:spacing w:after="120"/>
              <w:jc w:val="center"/>
              <w:rPr>
                <w:rFonts w:ascii="Calibri" w:hAnsi="Calibri"/>
              </w:rPr>
            </w:pPr>
            <w:r>
              <w:rPr>
                <w:rFonts w:ascii="Calibri" w:hAnsi="Calibri"/>
              </w:rPr>
              <w:t>Req</w:t>
            </w:r>
          </w:p>
        </w:tc>
      </w:tr>
    </w:tbl>
    <w:p w:rsidR="002D296E" w:rsidRPr="00967BCF" w:rsidRDefault="002D296E" w:rsidP="002D296E">
      <w:pPr>
        <w:rPr>
          <w:rFonts w:ascii="Calibri" w:hAnsi="Calibri"/>
        </w:rPr>
      </w:pPr>
    </w:p>
    <w:p w:rsidR="00300584" w:rsidRPr="00967BCF" w:rsidRDefault="00840185" w:rsidP="00300584">
      <w:pPr>
        <w:pStyle w:val="Heading1"/>
        <w:rPr>
          <w:rFonts w:ascii="Calibri" w:hAnsi="Calibri"/>
        </w:rPr>
      </w:pPr>
      <w:bookmarkStart w:id="929" w:name="_Toc472510944"/>
      <w:r w:rsidRPr="00967BCF">
        <w:rPr>
          <w:rFonts w:ascii="Calibri" w:hAnsi="Calibri"/>
        </w:rPr>
        <w:t>Serial Communications Interfaces</w:t>
      </w:r>
      <w:bookmarkEnd w:id="929"/>
    </w:p>
    <w:p w:rsidR="00C47A8A" w:rsidRPr="00503215" w:rsidRDefault="00503215" w:rsidP="00840185">
      <w:pPr>
        <w:rPr>
          <w:rFonts w:ascii="Calibri" w:hAnsi="Calibri"/>
        </w:rPr>
      </w:pPr>
      <w:r w:rsidRPr="00503215">
        <w:rPr>
          <w:rFonts w:ascii="Calibri" w:hAnsi="Calibri"/>
        </w:rPr>
        <w:t>None</w:t>
      </w:r>
    </w:p>
    <w:p w:rsidR="00501843" w:rsidRPr="00967BCF" w:rsidRDefault="00501843" w:rsidP="00501843">
      <w:pPr>
        <w:rPr>
          <w:rFonts w:ascii="Calibri" w:hAnsi="Calibri"/>
        </w:rPr>
      </w:pPr>
    </w:p>
    <w:p w:rsidR="00E9474A" w:rsidRPr="00967BCF" w:rsidRDefault="00BB7980">
      <w:pPr>
        <w:pStyle w:val="Heading1"/>
        <w:rPr>
          <w:rFonts w:ascii="Calibri" w:hAnsi="Calibri"/>
        </w:rPr>
      </w:pPr>
      <w:bookmarkStart w:id="930" w:name="_Toc472510945"/>
      <w:r w:rsidRPr="00967BCF">
        <w:rPr>
          <w:rFonts w:ascii="Calibri" w:hAnsi="Calibri"/>
        </w:rPr>
        <w:t xml:space="preserve">Additional </w:t>
      </w:r>
      <w:r w:rsidR="00C47A8A">
        <w:rPr>
          <w:rFonts w:ascii="Calibri" w:hAnsi="Calibri"/>
        </w:rPr>
        <w:t>Information</w:t>
      </w:r>
      <w:bookmarkEnd w:id="930"/>
    </w:p>
    <w:p w:rsidR="008176C0" w:rsidRPr="008176C0" w:rsidRDefault="008176C0" w:rsidP="00503215">
      <w:pPr>
        <w:pStyle w:val="ListParagraph"/>
        <w:rPr>
          <w:rFonts w:ascii="Calibri" w:hAnsi="Calibri"/>
        </w:rPr>
      </w:pPr>
    </w:p>
    <w:p w:rsidR="001A0365" w:rsidRDefault="001A0365" w:rsidP="001A0365">
      <w:pPr>
        <w:pStyle w:val="Heading2"/>
        <w:rPr>
          <w:rFonts w:ascii="Calibri" w:hAnsi="Calibri"/>
        </w:rPr>
      </w:pPr>
      <w:bookmarkStart w:id="931" w:name="_Toc122249330"/>
      <w:bookmarkStart w:id="932" w:name="_Toc472510946"/>
      <w:r>
        <w:rPr>
          <w:rFonts w:ascii="Calibri" w:hAnsi="Calibri"/>
        </w:rPr>
        <w:t>Imc Arbitration – Configuration</w:t>
      </w:r>
      <w:bookmarkEnd w:id="932"/>
    </w:p>
    <w:p w:rsidR="001A0365" w:rsidRPr="00967BCF" w:rsidRDefault="001A0365" w:rsidP="001A0365">
      <w:pPr>
        <w:pStyle w:val="Heading3"/>
        <w:rPr>
          <w:rFonts w:ascii="Calibri" w:hAnsi="Calibri"/>
        </w:rPr>
      </w:pPr>
      <w:bookmarkStart w:id="933" w:name="_Toc472510947"/>
      <w:r w:rsidRPr="00967BCF">
        <w:rPr>
          <w:rFonts w:ascii="Calibri" w:hAnsi="Calibri"/>
        </w:rPr>
        <w:t>Hardware Related Design</w:t>
      </w:r>
      <w:bookmarkEnd w:id="933"/>
    </w:p>
    <w:p w:rsidR="001A0365" w:rsidRPr="00C36031" w:rsidRDefault="001A0365" w:rsidP="001A0365">
      <w:pPr>
        <w:rPr>
          <w:rFonts w:ascii="Calibri" w:hAnsi="Calibri"/>
          <w:color w:val="0000FF"/>
        </w:rPr>
      </w:pPr>
      <w:r w:rsidRPr="001E31E7">
        <w:rPr>
          <w:rFonts w:ascii="Calibri" w:hAnsi="Calibri"/>
        </w:rPr>
        <w:t>None</w:t>
      </w:r>
    </w:p>
    <w:p w:rsidR="001A0365" w:rsidRDefault="001A0365" w:rsidP="001A0365">
      <w:pPr>
        <w:pStyle w:val="Heading3"/>
        <w:rPr>
          <w:rFonts w:ascii="Calibri" w:hAnsi="Calibri"/>
        </w:rPr>
      </w:pPr>
      <w:bookmarkStart w:id="934" w:name="_Toc472510948"/>
      <w:r w:rsidRPr="00967BCF">
        <w:rPr>
          <w:rFonts w:ascii="Calibri" w:hAnsi="Calibri"/>
        </w:rPr>
        <w:t>Software Related Design</w:t>
      </w:r>
      <w:bookmarkEnd w:id="934"/>
    </w:p>
    <w:p w:rsidR="001A0365" w:rsidRDefault="001A0365" w:rsidP="001A0365">
      <w:pPr>
        <w:pStyle w:val="Heading4"/>
        <w:rPr>
          <w:rFonts w:asciiTheme="minorHAnsi" w:hAnsiTheme="minorHAnsi"/>
          <w:sz w:val="24"/>
        </w:rPr>
      </w:pPr>
      <w:r>
        <w:rPr>
          <w:rFonts w:asciiTheme="minorHAnsi" w:hAnsiTheme="minorHAnsi"/>
          <w:sz w:val="24"/>
        </w:rPr>
        <w:t xml:space="preserve">Imc </w:t>
      </w:r>
      <w:r w:rsidRPr="00544C09">
        <w:rPr>
          <w:rFonts w:asciiTheme="minorHAnsi" w:hAnsiTheme="minorHAnsi"/>
          <w:sz w:val="24"/>
        </w:rPr>
        <w:t>Signal</w:t>
      </w:r>
      <w:r>
        <w:rPr>
          <w:rFonts w:asciiTheme="minorHAnsi" w:hAnsiTheme="minorHAnsi"/>
          <w:sz w:val="24"/>
        </w:rPr>
        <w:t>s</w:t>
      </w:r>
      <w:r w:rsidRPr="00544C09">
        <w:rPr>
          <w:rFonts w:asciiTheme="minorHAnsi" w:hAnsiTheme="minorHAnsi"/>
          <w:sz w:val="24"/>
        </w:rPr>
        <w:t xml:space="preserve"> </w:t>
      </w:r>
    </w:p>
    <w:p w:rsidR="001A0365" w:rsidRDefault="001A0365" w:rsidP="001A0365">
      <w:r>
        <w:t xml:space="preserve">A Signal Group is a basic element of communication for the Imc Arbitration component. </w:t>
      </w:r>
    </w:p>
    <w:p w:rsidR="001A0365" w:rsidRDefault="001A0365" w:rsidP="001A0365"/>
    <w:p w:rsidR="001A0365" w:rsidRPr="00AB4D88" w:rsidRDefault="001A0365" w:rsidP="001A0365">
      <w:r>
        <w:t xml:space="preserve">Signals that are need to be transmitted by IMC shall be configured under any of the Signal Group based on their transmit rate requirements. </w:t>
      </w:r>
    </w:p>
    <w:p w:rsidR="001A0365" w:rsidRDefault="001A0365" w:rsidP="001A0365">
      <w:r>
        <w:t>Following are the general design assumptions about the signals that are transmitted by Imc Arbitration:</w:t>
      </w:r>
    </w:p>
    <w:p w:rsidR="001A0365" w:rsidRDefault="001A0365" w:rsidP="001A0365">
      <w:pPr>
        <w:pStyle w:val="ListParagraph"/>
        <w:numPr>
          <w:ilvl w:val="0"/>
          <w:numId w:val="13"/>
        </w:numPr>
      </w:pPr>
      <w:r>
        <w:t xml:space="preserve">All IMC signals are accessible via RTE to pack it in a particular Signal Group. </w:t>
      </w:r>
    </w:p>
    <w:p w:rsidR="001A0365" w:rsidRDefault="001A0365" w:rsidP="001A0365">
      <w:pPr>
        <w:pStyle w:val="ListParagraph"/>
        <w:numPr>
          <w:ilvl w:val="0"/>
          <w:numId w:val="13"/>
        </w:numPr>
      </w:pPr>
      <w:r>
        <w:t>Data type of the signals that are transmitted by Imc Arbitration can be anyone of the following: boolean, uint8, sint8, uint16, sint16, uint32, sint32 and float32. No other types of signals are supported.</w:t>
      </w:r>
    </w:p>
    <w:p w:rsidR="001A0365" w:rsidRPr="003250B4" w:rsidRDefault="001A0365" w:rsidP="001A0365">
      <w:pPr>
        <w:pStyle w:val="Heading4"/>
        <w:numPr>
          <w:ilvl w:val="0"/>
          <w:numId w:val="0"/>
        </w:numPr>
        <w:rPr>
          <w:rFonts w:ascii="Helvetica" w:hAnsi="Helvetica" w:cs="Times New Roman"/>
          <w:b w:val="0"/>
          <w:bCs w:val="0"/>
          <w:sz w:val="20"/>
          <w:szCs w:val="24"/>
        </w:rPr>
      </w:pPr>
      <w:r>
        <w:rPr>
          <w:rFonts w:ascii="Helvetica" w:hAnsi="Helvetica" w:cs="Times New Roman"/>
          <w:b w:val="0"/>
          <w:bCs w:val="0"/>
          <w:sz w:val="20"/>
          <w:szCs w:val="24"/>
        </w:rPr>
        <w:t>This component</w:t>
      </w:r>
      <w:r w:rsidRPr="003250B4">
        <w:rPr>
          <w:rFonts w:ascii="Helvetica" w:hAnsi="Helvetica" w:cs="Times New Roman"/>
          <w:b w:val="0"/>
          <w:bCs w:val="0"/>
          <w:sz w:val="20"/>
          <w:szCs w:val="24"/>
        </w:rPr>
        <w:t xml:space="preserve"> </w:t>
      </w:r>
      <w:r>
        <w:rPr>
          <w:rFonts w:ascii="Helvetica" w:hAnsi="Helvetica" w:cs="Times New Roman"/>
          <w:b w:val="0"/>
          <w:bCs w:val="0"/>
          <w:sz w:val="20"/>
          <w:szCs w:val="24"/>
        </w:rPr>
        <w:t>defines unique LOCAL constants for each of the configured signals as Signal ID.</w:t>
      </w:r>
      <w:r w:rsidRPr="003250B4">
        <w:rPr>
          <w:rFonts w:ascii="Helvetica" w:hAnsi="Helvetica" w:cs="Times New Roman"/>
          <w:b w:val="0"/>
          <w:bCs w:val="0"/>
          <w:sz w:val="20"/>
          <w:szCs w:val="24"/>
        </w:rPr>
        <w:t xml:space="preserve"> </w:t>
      </w:r>
      <w:r>
        <w:rPr>
          <w:rFonts w:ascii="Helvetica" w:hAnsi="Helvetica" w:cs="Times New Roman"/>
          <w:b w:val="0"/>
          <w:bCs w:val="0"/>
          <w:sz w:val="20"/>
          <w:szCs w:val="24"/>
        </w:rPr>
        <w:t xml:space="preserve">Following </w:t>
      </w:r>
      <w:r w:rsidRPr="003250B4">
        <w:rPr>
          <w:rFonts w:ascii="Helvetica" w:hAnsi="Helvetica" w:cs="Times New Roman"/>
          <w:b w:val="0"/>
          <w:bCs w:val="0"/>
          <w:sz w:val="20"/>
          <w:szCs w:val="24"/>
        </w:rPr>
        <w:t xml:space="preserve">format </w:t>
      </w:r>
      <w:r>
        <w:rPr>
          <w:rFonts w:ascii="Helvetica" w:hAnsi="Helvetica" w:cs="Times New Roman"/>
          <w:b w:val="0"/>
          <w:bCs w:val="0"/>
          <w:sz w:val="20"/>
          <w:szCs w:val="24"/>
        </w:rPr>
        <w:t xml:space="preserve">is used </w:t>
      </w:r>
      <w:r w:rsidRPr="003250B4">
        <w:rPr>
          <w:rFonts w:ascii="Helvetica" w:hAnsi="Helvetica" w:cs="Times New Roman"/>
          <w:b w:val="0"/>
          <w:bCs w:val="0"/>
          <w:sz w:val="20"/>
          <w:szCs w:val="24"/>
        </w:rPr>
        <w:t xml:space="preserve">to define the </w:t>
      </w:r>
      <w:r>
        <w:rPr>
          <w:rFonts w:ascii="Helvetica" w:hAnsi="Helvetica" w:cs="Times New Roman"/>
          <w:b w:val="0"/>
          <w:bCs w:val="0"/>
          <w:sz w:val="20"/>
          <w:szCs w:val="24"/>
        </w:rPr>
        <w:t>Signal ID</w:t>
      </w:r>
      <w:r w:rsidRPr="003250B4">
        <w:rPr>
          <w:rFonts w:ascii="Helvetica" w:hAnsi="Helvetica" w:cs="Times New Roman"/>
          <w:b w:val="0"/>
          <w:bCs w:val="0"/>
          <w:sz w:val="20"/>
          <w:szCs w:val="24"/>
        </w:rPr>
        <w:t xml:space="preserve">. </w:t>
      </w:r>
    </w:p>
    <w:p w:rsidR="001A0365" w:rsidRPr="003250B4" w:rsidRDefault="001A0365" w:rsidP="001A0365">
      <w:pPr>
        <w:pStyle w:val="Heading4"/>
        <w:numPr>
          <w:ilvl w:val="0"/>
          <w:numId w:val="0"/>
        </w:numPr>
        <w:rPr>
          <w:rFonts w:ascii="Helvetica" w:hAnsi="Helvetica" w:cs="Times New Roman"/>
          <w:b w:val="0"/>
          <w:bCs w:val="0"/>
          <w:sz w:val="20"/>
          <w:szCs w:val="24"/>
        </w:rPr>
      </w:pPr>
      <w:r w:rsidRPr="003250B4">
        <w:rPr>
          <w:rFonts w:ascii="Helvetica" w:hAnsi="Helvetica" w:cs="Times New Roman"/>
          <w:b w:val="0"/>
          <w:bCs w:val="0"/>
          <w:sz w:val="20"/>
          <w:szCs w:val="24"/>
        </w:rPr>
        <w:t xml:space="preserve">Format: </w:t>
      </w:r>
    </w:p>
    <w:p w:rsidR="001A0365" w:rsidRPr="003250B4" w:rsidRDefault="001A0365" w:rsidP="001A0365">
      <w:pPr>
        <w:pStyle w:val="Heading4"/>
        <w:numPr>
          <w:ilvl w:val="0"/>
          <w:numId w:val="0"/>
        </w:numPr>
        <w:ind w:firstLine="360"/>
        <w:rPr>
          <w:rFonts w:ascii="Helvetica" w:hAnsi="Helvetica" w:cs="Times New Roman"/>
          <w:bCs w:val="0"/>
          <w:sz w:val="20"/>
          <w:szCs w:val="24"/>
        </w:rPr>
      </w:pPr>
      <w:r w:rsidRPr="003250B4">
        <w:rPr>
          <w:rFonts w:ascii="Helvetica" w:hAnsi="Helvetica" w:cs="Times New Roman"/>
          <w:bCs w:val="0"/>
          <w:sz w:val="20"/>
          <w:szCs w:val="24"/>
        </w:rPr>
        <w:t>IMCARB</w:t>
      </w:r>
      <w:r>
        <w:rPr>
          <w:rFonts w:ascii="Helvetica" w:hAnsi="Helvetica" w:cs="Times New Roman"/>
          <w:bCs w:val="0"/>
          <w:sz w:val="20"/>
          <w:szCs w:val="24"/>
        </w:rPr>
        <w:t>N</w:t>
      </w:r>
      <w:r w:rsidRPr="003250B4">
        <w:rPr>
          <w:rFonts w:ascii="Helvetica" w:hAnsi="Helvetica" w:cs="Times New Roman"/>
          <w:bCs w:val="0"/>
          <w:sz w:val="20"/>
          <w:szCs w:val="24"/>
        </w:rPr>
        <w:t>_</w:t>
      </w:r>
      <w:r>
        <w:rPr>
          <w:rFonts w:ascii="Helvetica" w:hAnsi="Helvetica" w:cs="Times New Roman"/>
          <w:bCs w:val="0"/>
          <w:sz w:val="20"/>
          <w:szCs w:val="24"/>
        </w:rPr>
        <w:t>&lt;</w:t>
      </w:r>
      <w:r w:rsidRPr="003250B4">
        <w:rPr>
          <w:rFonts w:ascii="Helvetica" w:hAnsi="Helvetica" w:cs="Times New Roman"/>
          <w:bCs w:val="0"/>
          <w:sz w:val="20"/>
          <w:szCs w:val="24"/>
        </w:rPr>
        <w:t>signalname&gt;_CNT_U16</w:t>
      </w:r>
    </w:p>
    <w:p w:rsidR="001A0365" w:rsidRPr="003250B4" w:rsidRDefault="001A0365" w:rsidP="001A0365">
      <w:pPr>
        <w:pStyle w:val="Heading4"/>
        <w:numPr>
          <w:ilvl w:val="0"/>
          <w:numId w:val="0"/>
        </w:numPr>
        <w:rPr>
          <w:rFonts w:ascii="Helvetica" w:hAnsi="Helvetica" w:cs="Times New Roman"/>
          <w:b w:val="0"/>
          <w:bCs w:val="0"/>
          <w:sz w:val="20"/>
          <w:szCs w:val="24"/>
        </w:rPr>
      </w:pPr>
      <w:r w:rsidRPr="003250B4">
        <w:rPr>
          <w:rFonts w:ascii="Helvetica" w:hAnsi="Helvetica" w:cs="Times New Roman"/>
          <w:b w:val="0"/>
          <w:bCs w:val="0"/>
          <w:sz w:val="20"/>
          <w:szCs w:val="24"/>
        </w:rPr>
        <w:t xml:space="preserve">signalname – name of the signal </w:t>
      </w:r>
      <w:r>
        <w:rPr>
          <w:rFonts w:ascii="Helvetica" w:hAnsi="Helvetica" w:cs="Times New Roman"/>
          <w:b w:val="0"/>
          <w:bCs w:val="0"/>
          <w:sz w:val="20"/>
          <w:szCs w:val="24"/>
        </w:rPr>
        <w:t xml:space="preserve">in upper case </w:t>
      </w:r>
      <w:r w:rsidRPr="003250B4">
        <w:rPr>
          <w:rFonts w:ascii="Helvetica" w:hAnsi="Helvetica" w:cs="Times New Roman"/>
          <w:b w:val="0"/>
          <w:bCs w:val="0"/>
          <w:sz w:val="20"/>
          <w:szCs w:val="24"/>
        </w:rPr>
        <w:t xml:space="preserve">as defined </w:t>
      </w:r>
      <w:r>
        <w:rPr>
          <w:rFonts w:ascii="Helvetica" w:hAnsi="Helvetica" w:cs="Times New Roman"/>
          <w:b w:val="0"/>
          <w:bCs w:val="0"/>
          <w:sz w:val="20"/>
          <w:szCs w:val="24"/>
        </w:rPr>
        <w:t>in Imc Arbitration configuration</w:t>
      </w:r>
      <w:r w:rsidRPr="003250B4">
        <w:rPr>
          <w:rFonts w:ascii="Helvetica" w:hAnsi="Helvetica" w:cs="Times New Roman"/>
          <w:b w:val="0"/>
          <w:bCs w:val="0"/>
          <w:sz w:val="20"/>
          <w:szCs w:val="24"/>
        </w:rPr>
        <w:t>.</w:t>
      </w:r>
    </w:p>
    <w:p w:rsidR="001A0365" w:rsidRPr="000C4FB2" w:rsidRDefault="001A0365" w:rsidP="001A0365">
      <w:pPr>
        <w:pStyle w:val="ListParagraph"/>
      </w:pPr>
    </w:p>
    <w:p w:rsidR="001A0365" w:rsidRPr="00544C09" w:rsidRDefault="001A0365" w:rsidP="001A0365">
      <w:pPr>
        <w:pStyle w:val="Heading4"/>
        <w:rPr>
          <w:rFonts w:asciiTheme="minorHAnsi" w:hAnsiTheme="minorHAnsi"/>
          <w:sz w:val="24"/>
        </w:rPr>
      </w:pPr>
      <w:r w:rsidRPr="00544C09">
        <w:rPr>
          <w:rFonts w:asciiTheme="minorHAnsi" w:hAnsiTheme="minorHAnsi"/>
          <w:sz w:val="24"/>
        </w:rPr>
        <w:t>Signal Group</w:t>
      </w:r>
      <w:r>
        <w:rPr>
          <w:rFonts w:asciiTheme="minorHAnsi" w:hAnsiTheme="minorHAnsi"/>
          <w:sz w:val="24"/>
        </w:rPr>
        <w:t xml:space="preserve"> (SG)</w:t>
      </w:r>
    </w:p>
    <w:p w:rsidR="001A0365" w:rsidRDefault="001A0365" w:rsidP="001A0365"/>
    <w:p w:rsidR="001A0365" w:rsidRDefault="001A0365" w:rsidP="001A0365">
      <w:r>
        <w:lastRenderedPageBreak/>
        <w:t>Following elements forms a Signal Group:</w:t>
      </w:r>
    </w:p>
    <w:p w:rsidR="001A0365" w:rsidRDefault="001A0365" w:rsidP="001A0365"/>
    <w:p w:rsidR="001A0365" w:rsidRPr="005A17C6" w:rsidRDefault="001A0365" w:rsidP="001A0365">
      <w:r w:rsidRPr="005A17C6">
        <w:t>Pattern I</w:t>
      </w:r>
      <w:r>
        <w:t>D</w:t>
      </w:r>
      <w:r w:rsidRPr="005A17C6">
        <w:t>:  The pattern identification is used as a start of frame to synchronize data on asynchronous</w:t>
      </w:r>
      <w:r>
        <w:t xml:space="preserve"> communication protocols such as SCI</w:t>
      </w:r>
      <w:r w:rsidRPr="005A17C6">
        <w:t>.  As shown in the below figure, the pattern ID is 3 bits (101b).</w:t>
      </w:r>
    </w:p>
    <w:p w:rsidR="001A0365" w:rsidRPr="005A17C6" w:rsidRDefault="001A0365" w:rsidP="001A0365"/>
    <w:p w:rsidR="001A0365" w:rsidRPr="005A17C6" w:rsidRDefault="001A0365" w:rsidP="001A0365">
      <w:r>
        <w:t>Rolling Counter</w:t>
      </w:r>
      <w:r w:rsidRPr="005A17C6">
        <w:t xml:space="preserve">:  The rolling counter is used to monitor for new data.  If the rolling counter has been updated, the data is new.  If the rolling counter maintains the same value, the data is old. As shown in the </w:t>
      </w:r>
      <w:r>
        <w:t>below picture</w:t>
      </w:r>
      <w:r w:rsidRPr="005A17C6">
        <w:t xml:space="preserve">, the Rolling Counter is 5 bits. </w:t>
      </w:r>
    </w:p>
    <w:p w:rsidR="001A0365" w:rsidRPr="005A17C6" w:rsidRDefault="001A0365" w:rsidP="001A0365"/>
    <w:p w:rsidR="001A0365" w:rsidRPr="005A17C6" w:rsidRDefault="001A0365" w:rsidP="001A0365">
      <w:r>
        <w:t>Signal Group ID</w:t>
      </w:r>
      <w:r w:rsidRPr="005A17C6">
        <w:t xml:space="preserve">:  The message ID is used to identify the received data group. As shown in the </w:t>
      </w:r>
      <w:r>
        <w:t xml:space="preserve">below picture </w:t>
      </w:r>
      <w:r w:rsidRPr="005A17C6">
        <w:t>the Message Id is 8 bits.  All data bytes (0 –3) have the same message ID.</w:t>
      </w:r>
    </w:p>
    <w:p w:rsidR="001A0365" w:rsidRPr="005A17C6" w:rsidRDefault="001A0365" w:rsidP="001A0365"/>
    <w:p w:rsidR="001A0365" w:rsidRPr="005A17C6" w:rsidRDefault="001A0365" w:rsidP="001A0365">
      <w:r>
        <w:t xml:space="preserve">Data Byte </w:t>
      </w:r>
      <w:r w:rsidRPr="005A17C6">
        <w:t xml:space="preserve">0 – 3:  Contains packed data of all signals configured for a given Signal Group. </w:t>
      </w:r>
    </w:p>
    <w:p w:rsidR="001A0365" w:rsidRPr="005A17C6" w:rsidRDefault="001A0365" w:rsidP="001A0365"/>
    <w:p w:rsidR="001A0365" w:rsidRPr="005A17C6" w:rsidRDefault="001A0365" w:rsidP="001A0365">
      <w:r w:rsidRPr="005A17C6">
        <w:t>CRC:  The Cyclic Redundancy Check is calculated on the message ID and all of the data bytes.  This check ensures the integrity of the information being transmitted.  The pattern ID and rolling counter are inherently protected by comparing to the complement, and therefore do not need CRC protection. As shown in the figure 2, the CRC is 8 bits.</w:t>
      </w:r>
    </w:p>
    <w:p w:rsidR="001A0365" w:rsidRPr="00F9483F" w:rsidRDefault="001A0365" w:rsidP="001A0365">
      <w:pPr>
        <w:rPr>
          <w:rFonts w:ascii="Arial" w:hAnsi="Arial" w:cs="Arial"/>
          <w:i/>
          <w:iCs/>
          <w:color w:val="252525"/>
          <w:sz w:val="22"/>
          <w:szCs w:val="22"/>
          <w:shd w:val="clear" w:color="auto" w:fill="FFFFFF"/>
        </w:rPr>
      </w:pPr>
    </w:p>
    <w:p w:rsidR="001A0365" w:rsidRDefault="001A0365" w:rsidP="001A0365">
      <w:r>
        <w:t>Pattern Id compliment</w:t>
      </w:r>
      <w:r w:rsidRPr="005A17C6">
        <w:t xml:space="preserve"> and </w:t>
      </w:r>
      <w:r>
        <w:t>Rolling Counter Compliment</w:t>
      </w:r>
      <w:r w:rsidRPr="005A17C6">
        <w:t xml:space="preserve">: The pattern identification and rolling counter complements are used to identify the end of frame, and also as a basic data reception check.  If the start of frame (Pattern ID and Rolling Counter) and this frame XOR’d together equal all ones, then the full frame is assumed to have been captured and can be passed on for rolling counter and CRC checks. As shown in the </w:t>
      </w:r>
      <w:r>
        <w:t>below picture, t</w:t>
      </w:r>
      <w:r w:rsidRPr="005A17C6">
        <w:t>he Pattern ID Complement is 3 bits and The Rolling Counter Complement is 5 bits.</w:t>
      </w:r>
      <w:r w:rsidR="0036679A">
        <w:t xml:space="preserve"> </w:t>
      </w:r>
    </w:p>
    <w:p w:rsidR="001A0365" w:rsidRDefault="001A0365" w:rsidP="001A0365"/>
    <w:p w:rsidR="001A0365" w:rsidRDefault="001A0365" w:rsidP="001A0365">
      <w:pPr>
        <w:pStyle w:val="Heading4"/>
        <w:numPr>
          <w:ilvl w:val="0"/>
          <w:numId w:val="0"/>
        </w:numPr>
        <w:rPr>
          <w:rFonts w:ascii="Helvetica" w:hAnsi="Helvetica" w:cs="Times New Roman"/>
          <w:b w:val="0"/>
          <w:bCs w:val="0"/>
          <w:sz w:val="20"/>
          <w:szCs w:val="24"/>
        </w:rPr>
      </w:pPr>
      <w:r>
        <w:rPr>
          <w:rFonts w:ascii="Helvetica" w:hAnsi="Helvetica" w:cs="Times New Roman"/>
          <w:b w:val="0"/>
          <w:bCs w:val="0"/>
          <w:sz w:val="20"/>
          <w:szCs w:val="24"/>
        </w:rPr>
        <w:t>This component</w:t>
      </w:r>
      <w:r w:rsidRPr="003250B4">
        <w:rPr>
          <w:rFonts w:ascii="Helvetica" w:hAnsi="Helvetica" w:cs="Times New Roman"/>
          <w:b w:val="0"/>
          <w:bCs w:val="0"/>
          <w:sz w:val="20"/>
          <w:szCs w:val="24"/>
        </w:rPr>
        <w:t xml:space="preserve"> </w:t>
      </w:r>
      <w:r>
        <w:rPr>
          <w:rFonts w:ascii="Helvetica" w:hAnsi="Helvetica" w:cs="Times New Roman"/>
          <w:b w:val="0"/>
          <w:bCs w:val="0"/>
          <w:sz w:val="20"/>
          <w:szCs w:val="24"/>
        </w:rPr>
        <w:t>defines unique global constant for each of the Signal Groups.</w:t>
      </w:r>
      <w:r w:rsidRPr="003250B4">
        <w:rPr>
          <w:rFonts w:ascii="Helvetica" w:hAnsi="Helvetica" w:cs="Times New Roman"/>
          <w:b w:val="0"/>
          <w:bCs w:val="0"/>
          <w:sz w:val="20"/>
          <w:szCs w:val="24"/>
        </w:rPr>
        <w:t xml:space="preserve"> </w:t>
      </w:r>
      <w:r>
        <w:rPr>
          <w:rFonts w:ascii="Helvetica" w:hAnsi="Helvetica" w:cs="Times New Roman"/>
          <w:b w:val="0"/>
          <w:bCs w:val="0"/>
          <w:sz w:val="20"/>
          <w:szCs w:val="24"/>
        </w:rPr>
        <w:t xml:space="preserve">Following </w:t>
      </w:r>
      <w:r w:rsidRPr="003250B4">
        <w:rPr>
          <w:rFonts w:ascii="Helvetica" w:hAnsi="Helvetica" w:cs="Times New Roman"/>
          <w:b w:val="0"/>
          <w:bCs w:val="0"/>
          <w:sz w:val="20"/>
          <w:szCs w:val="24"/>
        </w:rPr>
        <w:t xml:space="preserve">format </w:t>
      </w:r>
      <w:r>
        <w:rPr>
          <w:rFonts w:ascii="Helvetica" w:hAnsi="Helvetica" w:cs="Times New Roman"/>
          <w:b w:val="0"/>
          <w:bCs w:val="0"/>
          <w:sz w:val="20"/>
          <w:szCs w:val="24"/>
        </w:rPr>
        <w:t xml:space="preserve">is used </w:t>
      </w:r>
      <w:r w:rsidRPr="003250B4">
        <w:rPr>
          <w:rFonts w:ascii="Helvetica" w:hAnsi="Helvetica" w:cs="Times New Roman"/>
          <w:b w:val="0"/>
          <w:bCs w:val="0"/>
          <w:sz w:val="20"/>
          <w:szCs w:val="24"/>
        </w:rPr>
        <w:t xml:space="preserve">to define the </w:t>
      </w:r>
      <w:r>
        <w:rPr>
          <w:rFonts w:ascii="Helvetica" w:hAnsi="Helvetica" w:cs="Times New Roman"/>
          <w:b w:val="0"/>
          <w:bCs w:val="0"/>
          <w:sz w:val="20"/>
          <w:szCs w:val="24"/>
        </w:rPr>
        <w:t>Signal Groups</w:t>
      </w:r>
      <w:r w:rsidRPr="003250B4">
        <w:rPr>
          <w:rFonts w:ascii="Helvetica" w:hAnsi="Helvetica" w:cs="Times New Roman"/>
          <w:b w:val="0"/>
          <w:bCs w:val="0"/>
          <w:sz w:val="20"/>
          <w:szCs w:val="24"/>
        </w:rPr>
        <w:t xml:space="preserve">. </w:t>
      </w:r>
    </w:p>
    <w:p w:rsidR="0036679A" w:rsidRDefault="0036679A" w:rsidP="0036679A"/>
    <w:p w:rsidR="0036679A" w:rsidRPr="0036679A" w:rsidRDefault="0036679A" w:rsidP="0036679A">
      <w:r>
        <w:object w:dxaOrig="15542" w:dyaOrig="5754">
          <v:shape id="_x0000_i1063" type="#_x0000_t75" style="width:431.5pt;height:159pt" o:ole="">
            <v:imagedata r:id="rId85" o:title=""/>
          </v:shape>
          <o:OLEObject Type="Embed" ProgID="Visio.Drawing.11" ShapeID="_x0000_i1063" DrawAspect="Content" ObjectID="_1546252897" r:id="rId86"/>
        </w:object>
      </w:r>
    </w:p>
    <w:p w:rsidR="001A0365" w:rsidRPr="007B57F3" w:rsidRDefault="001A0365" w:rsidP="001A0365">
      <w:pPr>
        <w:pStyle w:val="Heading4"/>
        <w:numPr>
          <w:ilvl w:val="0"/>
          <w:numId w:val="0"/>
        </w:numPr>
      </w:pPr>
      <w:r w:rsidRPr="003250B4">
        <w:rPr>
          <w:rFonts w:ascii="Helvetica" w:hAnsi="Helvetica" w:cs="Times New Roman"/>
          <w:b w:val="0"/>
          <w:bCs w:val="0"/>
          <w:sz w:val="20"/>
          <w:szCs w:val="24"/>
        </w:rPr>
        <w:t xml:space="preserve">Format: </w:t>
      </w:r>
    </w:p>
    <w:p w:rsidR="001A0365" w:rsidRDefault="001A0365" w:rsidP="001A0365">
      <w:pPr>
        <w:pStyle w:val="Heading4"/>
        <w:numPr>
          <w:ilvl w:val="0"/>
          <w:numId w:val="0"/>
        </w:numPr>
        <w:ind w:firstLine="360"/>
        <w:rPr>
          <w:rFonts w:ascii="Helvetica" w:hAnsi="Helvetica" w:cs="Times New Roman"/>
          <w:bCs w:val="0"/>
          <w:sz w:val="20"/>
          <w:szCs w:val="24"/>
        </w:rPr>
      </w:pPr>
      <w:r>
        <w:rPr>
          <w:rFonts w:ascii="Helvetica" w:hAnsi="Helvetica" w:cs="Times New Roman"/>
          <w:bCs w:val="0"/>
          <w:sz w:val="20"/>
          <w:szCs w:val="24"/>
        </w:rPr>
        <w:t>IMCARBN</w:t>
      </w:r>
      <w:r w:rsidRPr="007B57F3">
        <w:rPr>
          <w:rFonts w:ascii="Helvetica" w:hAnsi="Helvetica" w:cs="Times New Roman"/>
          <w:bCs w:val="0"/>
          <w:sz w:val="20"/>
          <w:szCs w:val="24"/>
        </w:rPr>
        <w:t>_&lt;SigGroupName&gt;_CNT_U08</w:t>
      </w:r>
    </w:p>
    <w:p w:rsidR="001A0365" w:rsidRPr="00A14E81" w:rsidRDefault="001A0365" w:rsidP="001A0365"/>
    <w:p w:rsidR="001A0365" w:rsidRPr="00A14E81" w:rsidRDefault="001A0365" w:rsidP="001A0365">
      <w:r w:rsidRPr="00A14E81">
        <w:rPr>
          <w:bCs/>
        </w:rPr>
        <w:t>SigGroupName – Signal Group name in uppercase as defined during configuration</w:t>
      </w:r>
    </w:p>
    <w:p w:rsidR="001A0365" w:rsidRDefault="001A0365" w:rsidP="001A0365">
      <w:pPr>
        <w:pStyle w:val="Heading4"/>
        <w:rPr>
          <w:rFonts w:asciiTheme="minorHAnsi" w:hAnsiTheme="minorHAnsi"/>
          <w:sz w:val="24"/>
        </w:rPr>
      </w:pPr>
      <w:r>
        <w:rPr>
          <w:rFonts w:asciiTheme="minorHAnsi" w:hAnsiTheme="minorHAnsi"/>
          <w:sz w:val="24"/>
        </w:rPr>
        <w:t>Rate</w:t>
      </w:r>
      <w:r w:rsidRPr="00544C09">
        <w:rPr>
          <w:rFonts w:asciiTheme="minorHAnsi" w:hAnsiTheme="minorHAnsi"/>
          <w:sz w:val="24"/>
        </w:rPr>
        <w:t xml:space="preserve"> Group</w:t>
      </w:r>
    </w:p>
    <w:p w:rsidR="001A0365" w:rsidRDefault="001A0365" w:rsidP="001A0365">
      <w:r>
        <w:t xml:space="preserve">Imc System supports transmission / reception of Signal Groups at three different rates: 2ms, 10ms and 100ms. Every Signal Group shall be listed under any one of the Rate Group. All Signal Groups that are configured under given Rate Group processed at the same rate. E.g. a Signal Group configured under 2ms rate is processed in a 2ms periodic. </w:t>
      </w:r>
    </w:p>
    <w:p w:rsidR="001A0365" w:rsidRDefault="001A0365" w:rsidP="001A0365"/>
    <w:p w:rsidR="001A0365" w:rsidRDefault="001A0365" w:rsidP="001A0365">
      <w:r>
        <w:t>Following global constant values are defined to identify the Rate Groups in the system:</w:t>
      </w:r>
    </w:p>
    <w:p w:rsidR="001A0365" w:rsidRDefault="001A0365" w:rsidP="001A0365"/>
    <w:p w:rsidR="001A0365" w:rsidRPr="00DE03C2" w:rsidRDefault="001A0365" w:rsidP="001A0365">
      <w:pPr>
        <w:ind w:left="720"/>
      </w:pPr>
      <w:r>
        <w:t>IMCARBN</w:t>
      </w:r>
      <w:r w:rsidRPr="00DE03C2">
        <w:t>_RATEGROUPID2MILLISEC_CNT_U08     (0U)</w:t>
      </w:r>
    </w:p>
    <w:p w:rsidR="001A0365" w:rsidRPr="00DE03C2" w:rsidRDefault="001A0365" w:rsidP="001A0365">
      <w:pPr>
        <w:ind w:left="720"/>
      </w:pPr>
      <w:r>
        <w:t>IMCARBN</w:t>
      </w:r>
      <w:r w:rsidRPr="00DE03C2">
        <w:t>_RATEGROUPID10MILLISEC_CNT_U08   (1U)</w:t>
      </w:r>
    </w:p>
    <w:p w:rsidR="001A0365" w:rsidRDefault="001A0365" w:rsidP="001A0365">
      <w:pPr>
        <w:ind w:firstLine="720"/>
      </w:pPr>
      <w:r>
        <w:t>IMCARBN</w:t>
      </w:r>
      <w:r w:rsidRPr="00DE03C2">
        <w:t>_RATEGROUPID100MILLISEC_CNT_U08 (2U)</w:t>
      </w:r>
    </w:p>
    <w:p w:rsidR="001A0365" w:rsidRDefault="001A0365" w:rsidP="001A0365"/>
    <w:p w:rsidR="001A0365" w:rsidRPr="000C4FB2" w:rsidRDefault="001A0365" w:rsidP="001A0365">
      <w:r>
        <w:t>Below picture depicts data organization for Imc Arbitration Tx and Rx frames</w:t>
      </w:r>
    </w:p>
    <w:p w:rsidR="001A0365" w:rsidRDefault="001A0365" w:rsidP="001A0365">
      <w:r>
        <w:object w:dxaOrig="15024" w:dyaOrig="18399">
          <v:shape id="_x0000_i1064" type="#_x0000_t75" style="width:6in;height:529pt" o:ole="">
            <v:imagedata r:id="rId87" o:title=""/>
          </v:shape>
          <o:OLEObject Type="Embed" ProgID="Visio.Drawing.11" ShapeID="_x0000_i1064" DrawAspect="Content" ObjectID="_1546252898" r:id="rId88"/>
        </w:object>
      </w:r>
    </w:p>
    <w:p w:rsidR="001A0365" w:rsidRDefault="001A0365" w:rsidP="001A0365"/>
    <w:p w:rsidR="001A0365" w:rsidRDefault="001A0365" w:rsidP="001A0365">
      <w:r>
        <w:t xml:space="preserve">Below picture depicts Configuration Description for the component. </w:t>
      </w:r>
    </w:p>
    <w:p w:rsidR="001A0365" w:rsidRDefault="001A0365" w:rsidP="001A0365">
      <w:r>
        <w:object w:dxaOrig="15283" w:dyaOrig="11424">
          <v:shape id="_x0000_i1065" type="#_x0000_t75" style="width:431.5pt;height:322.5pt" o:ole="">
            <v:imagedata r:id="rId89" o:title=""/>
          </v:shape>
          <o:OLEObject Type="Embed" ProgID="Visio.Drawing.11" ShapeID="_x0000_i1065" DrawAspect="Content" ObjectID="_1546252899" r:id="rId90"/>
        </w:object>
      </w:r>
    </w:p>
    <w:p w:rsidR="001A0365" w:rsidRDefault="001A0365" w:rsidP="001A0365"/>
    <w:p w:rsidR="001A0365" w:rsidRDefault="001A0365" w:rsidP="001A0365">
      <w:pPr>
        <w:pStyle w:val="Heading4"/>
        <w:rPr>
          <w:rFonts w:asciiTheme="minorHAnsi" w:hAnsiTheme="minorHAnsi"/>
          <w:sz w:val="24"/>
        </w:rPr>
      </w:pPr>
      <w:r>
        <w:rPr>
          <w:rFonts w:asciiTheme="minorHAnsi" w:hAnsiTheme="minorHAnsi"/>
          <w:sz w:val="24"/>
        </w:rPr>
        <w:t>Types Definitions for Configuration Data</w:t>
      </w:r>
    </w:p>
    <w:p w:rsidR="001A0365" w:rsidRDefault="001A0365" w:rsidP="001A0365"/>
    <w:tbl>
      <w:tblPr>
        <w:tblW w:w="95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700"/>
        <w:gridCol w:w="6879"/>
      </w:tblGrid>
      <w:tr w:rsidR="001A0365" w:rsidRPr="00967BCF" w:rsidTr="00613218">
        <w:trPr>
          <w:trHeight w:val="264"/>
        </w:trPr>
        <w:tc>
          <w:tcPr>
            <w:tcW w:w="2700" w:type="dxa"/>
            <w:shd w:val="pct20" w:color="auto" w:fill="auto"/>
          </w:tcPr>
          <w:p w:rsidR="001A0365" w:rsidRPr="00967BCF" w:rsidRDefault="001A0365" w:rsidP="00613218">
            <w:pPr>
              <w:pStyle w:val="TableHeading"/>
              <w:rPr>
                <w:rFonts w:ascii="Calibri" w:hAnsi="Calibri"/>
                <w:sz w:val="20"/>
              </w:rPr>
            </w:pPr>
          </w:p>
        </w:tc>
        <w:tc>
          <w:tcPr>
            <w:tcW w:w="6879" w:type="dxa"/>
            <w:shd w:val="pct20" w:color="auto" w:fill="auto"/>
          </w:tcPr>
          <w:p w:rsidR="001A0365" w:rsidRPr="00967BCF" w:rsidRDefault="001A0365" w:rsidP="00613218">
            <w:pPr>
              <w:pStyle w:val="TableHeading"/>
              <w:rPr>
                <w:rFonts w:ascii="Calibri" w:hAnsi="Calibri"/>
                <w:sz w:val="20"/>
              </w:rPr>
            </w:pPr>
            <w:r w:rsidRPr="00967BCF">
              <w:rPr>
                <w:rFonts w:ascii="Calibri" w:hAnsi="Calibri"/>
                <w:sz w:val="20"/>
              </w:rPr>
              <w:t>Description</w:t>
            </w:r>
          </w:p>
        </w:tc>
      </w:tr>
      <w:tr w:rsidR="001A0365" w:rsidRPr="00967BCF" w:rsidTr="00613218">
        <w:trPr>
          <w:trHeight w:val="512"/>
        </w:trPr>
        <w:tc>
          <w:tcPr>
            <w:tcW w:w="2700" w:type="dxa"/>
          </w:tcPr>
          <w:p w:rsidR="001A0365" w:rsidRPr="00417DBF" w:rsidRDefault="001A0365" w:rsidP="00613218">
            <w:pPr>
              <w:pStyle w:val="TableItems"/>
              <w:jc w:val="left"/>
              <w:rPr>
                <w:rFonts w:ascii="Calibri" w:hAnsi="Calibri" w:cs="Arial"/>
                <w:i/>
                <w:sz w:val="16"/>
              </w:rPr>
            </w:pPr>
            <w:r w:rsidRPr="00E524AE">
              <w:rPr>
                <w:rFonts w:ascii="Calibri" w:hAnsi="Calibri" w:cs="Arial"/>
                <w:i/>
                <w:sz w:val="16"/>
              </w:rPr>
              <w:t>typedef   uint32 (*GetSigVal)(void);</w:t>
            </w:r>
          </w:p>
        </w:tc>
        <w:tc>
          <w:tcPr>
            <w:tcW w:w="6879" w:type="dxa"/>
          </w:tcPr>
          <w:p w:rsidR="001A0365" w:rsidRPr="00416B6F" w:rsidRDefault="001A0365" w:rsidP="00613218">
            <w:pPr>
              <w:spacing w:before="60" w:after="60"/>
              <w:rPr>
                <w:rFonts w:ascii="Calibri" w:hAnsi="Calibri" w:cs="Arial"/>
                <w:sz w:val="16"/>
              </w:rPr>
            </w:pPr>
            <w:r>
              <w:rPr>
                <w:rFonts w:ascii="Calibri" w:hAnsi="Calibri" w:cs="Arial"/>
                <w:sz w:val="16"/>
              </w:rPr>
              <w:t>Typedef for the function pointer that will read data from the source FDD. Note that the return value is always considered as (NOT type-casted) uint32 in order to reduce complexity in Tx/Rx buffer handling.</w:t>
            </w:r>
          </w:p>
        </w:tc>
      </w:tr>
      <w:tr w:rsidR="001A0365" w:rsidRPr="00967BCF" w:rsidTr="00613218">
        <w:trPr>
          <w:trHeight w:val="1517"/>
        </w:trPr>
        <w:tc>
          <w:tcPr>
            <w:tcW w:w="2700" w:type="dxa"/>
          </w:tcPr>
          <w:p w:rsidR="00FB1B45" w:rsidRPr="00FB1B45" w:rsidRDefault="00FB1B45" w:rsidP="00FB1B45">
            <w:pPr>
              <w:pStyle w:val="TableItems"/>
              <w:jc w:val="left"/>
              <w:rPr>
                <w:rFonts w:ascii="Calibri" w:hAnsi="Calibri" w:cs="Arial"/>
                <w:sz w:val="16"/>
              </w:rPr>
            </w:pPr>
            <w:r w:rsidRPr="00FB1B45">
              <w:rPr>
                <w:rFonts w:ascii="Calibri" w:hAnsi="Calibri" w:cs="Arial"/>
                <w:sz w:val="16"/>
              </w:rPr>
              <w:t>typedef struct</w:t>
            </w:r>
          </w:p>
          <w:p w:rsidR="00FB1B45" w:rsidRPr="00FB1B45" w:rsidRDefault="00FB1B45" w:rsidP="00FB1B45">
            <w:pPr>
              <w:pStyle w:val="TableItems"/>
              <w:jc w:val="left"/>
              <w:rPr>
                <w:rFonts w:ascii="Calibri" w:hAnsi="Calibri" w:cs="Arial"/>
                <w:sz w:val="16"/>
              </w:rPr>
            </w:pPr>
            <w:r w:rsidRPr="00FB1B45">
              <w:rPr>
                <w:rFonts w:ascii="Calibri" w:hAnsi="Calibri" w:cs="Arial"/>
                <w:sz w:val="16"/>
              </w:rPr>
              <w:t>{</w:t>
            </w:r>
          </w:p>
          <w:p w:rsidR="00FB1B45" w:rsidRPr="00FB1B45" w:rsidRDefault="00FB1B45" w:rsidP="00FB1B45">
            <w:pPr>
              <w:pStyle w:val="TableItems"/>
              <w:jc w:val="left"/>
              <w:rPr>
                <w:rFonts w:ascii="Calibri" w:hAnsi="Calibri" w:cs="Arial"/>
                <w:sz w:val="16"/>
              </w:rPr>
            </w:pPr>
            <w:r w:rsidRPr="00FB1B45">
              <w:rPr>
                <w:rFonts w:ascii="Calibri" w:hAnsi="Calibri" w:cs="Arial"/>
                <w:sz w:val="16"/>
              </w:rPr>
              <w:t xml:space="preserve">    GetSigVal GetSigValOper;</w:t>
            </w:r>
          </w:p>
          <w:p w:rsidR="00FB1B45" w:rsidRPr="00FB1B45" w:rsidRDefault="00FB1B45" w:rsidP="00FB1B45">
            <w:pPr>
              <w:pStyle w:val="TableItems"/>
              <w:jc w:val="left"/>
              <w:rPr>
                <w:rFonts w:ascii="Calibri" w:hAnsi="Calibri" w:cs="Arial"/>
                <w:sz w:val="16"/>
              </w:rPr>
            </w:pPr>
            <w:r w:rsidRPr="00FB1B45">
              <w:rPr>
                <w:rFonts w:ascii="Calibri" w:hAnsi="Calibri" w:cs="Arial"/>
                <w:sz w:val="16"/>
              </w:rPr>
              <w:t xml:space="preserve">    uint16 SigId_u16;</w:t>
            </w:r>
          </w:p>
          <w:p w:rsidR="00FB1B45" w:rsidRPr="00FB1B45" w:rsidRDefault="00FB1B45" w:rsidP="00FB1B45">
            <w:pPr>
              <w:pStyle w:val="TableItems"/>
              <w:jc w:val="left"/>
              <w:rPr>
                <w:rFonts w:ascii="Calibri" w:hAnsi="Calibri" w:cs="Arial"/>
                <w:sz w:val="16"/>
              </w:rPr>
            </w:pPr>
            <w:r w:rsidRPr="00FB1B45">
              <w:rPr>
                <w:rFonts w:ascii="Calibri" w:hAnsi="Calibri" w:cs="Arial"/>
                <w:sz w:val="16"/>
              </w:rPr>
              <w:t xml:space="preserve">    uint8 DestSize_u08;</w:t>
            </w:r>
          </w:p>
          <w:p w:rsidR="00FB1B45" w:rsidRPr="00FB1B45" w:rsidRDefault="00FB1B45" w:rsidP="00FB1B45">
            <w:pPr>
              <w:pStyle w:val="TableItems"/>
              <w:jc w:val="left"/>
              <w:rPr>
                <w:rFonts w:ascii="Calibri" w:hAnsi="Calibri" w:cs="Arial"/>
                <w:sz w:val="16"/>
              </w:rPr>
            </w:pPr>
            <w:r w:rsidRPr="00FB1B45">
              <w:rPr>
                <w:rFonts w:ascii="Calibri" w:hAnsi="Calibri" w:cs="Arial"/>
                <w:sz w:val="16"/>
              </w:rPr>
              <w:t xml:space="preserve">    uint8 StrtLocn_u08;</w:t>
            </w:r>
          </w:p>
          <w:p w:rsidR="00FB1B45" w:rsidRPr="00FB1B45" w:rsidRDefault="00FB1B45" w:rsidP="00FB1B45">
            <w:pPr>
              <w:pStyle w:val="TableItems"/>
              <w:jc w:val="left"/>
              <w:rPr>
                <w:rFonts w:ascii="Calibri" w:hAnsi="Calibri" w:cs="Arial"/>
                <w:sz w:val="16"/>
              </w:rPr>
            </w:pPr>
          </w:p>
          <w:p w:rsidR="001A0365" w:rsidRPr="00C72DE4" w:rsidRDefault="00FB1B45" w:rsidP="00FB1B45">
            <w:pPr>
              <w:pStyle w:val="TableItems"/>
              <w:jc w:val="left"/>
              <w:rPr>
                <w:rFonts w:ascii="Calibri" w:hAnsi="Calibri" w:cs="Arial"/>
                <w:color w:val="00B050"/>
                <w:sz w:val="16"/>
              </w:rPr>
            </w:pPr>
            <w:r w:rsidRPr="00FB1B45">
              <w:rPr>
                <w:rFonts w:ascii="Calibri" w:hAnsi="Calibri" w:cs="Arial"/>
                <w:sz w:val="16"/>
              </w:rPr>
              <w:t>}SigPrmRec1;</w:t>
            </w:r>
          </w:p>
        </w:tc>
        <w:tc>
          <w:tcPr>
            <w:tcW w:w="6879" w:type="dxa"/>
          </w:tcPr>
          <w:p w:rsidR="001A0365" w:rsidRDefault="001A0365" w:rsidP="00613218">
            <w:pPr>
              <w:spacing w:before="60" w:after="60"/>
              <w:rPr>
                <w:rFonts w:ascii="Calibri" w:hAnsi="Calibri" w:cs="Arial"/>
                <w:sz w:val="16"/>
              </w:rPr>
            </w:pPr>
            <w:r>
              <w:rPr>
                <w:rFonts w:ascii="Calibri" w:hAnsi="Calibri" w:cs="Arial"/>
                <w:sz w:val="16"/>
              </w:rPr>
              <w:t>Structure that defines properties of a signal that need to be communicated across two microcontrollers.</w:t>
            </w:r>
          </w:p>
          <w:p w:rsidR="001A0365" w:rsidRDefault="001A0365" w:rsidP="00613218">
            <w:pPr>
              <w:spacing w:before="60" w:after="60"/>
              <w:rPr>
                <w:rFonts w:ascii="Calibri" w:hAnsi="Calibri" w:cs="Arial"/>
                <w:sz w:val="16"/>
              </w:rPr>
            </w:pPr>
            <w:r w:rsidRPr="00E524AE">
              <w:rPr>
                <w:rFonts w:ascii="Calibri" w:hAnsi="Calibri" w:cs="Arial"/>
                <w:sz w:val="16"/>
              </w:rPr>
              <w:t>GetSigValOper</w:t>
            </w:r>
            <w:r>
              <w:rPr>
                <w:rFonts w:ascii="Calibri" w:hAnsi="Calibri" w:cs="Arial"/>
                <w:sz w:val="16"/>
              </w:rPr>
              <w:t xml:space="preserve"> – Pointer to the wrapper function which returns current value of the signal. </w:t>
            </w:r>
          </w:p>
          <w:p w:rsidR="001A0365" w:rsidRDefault="001A0365" w:rsidP="00613218">
            <w:pPr>
              <w:spacing w:before="60" w:after="60"/>
              <w:rPr>
                <w:rFonts w:ascii="Calibri" w:hAnsi="Calibri" w:cs="Arial"/>
                <w:sz w:val="16"/>
              </w:rPr>
            </w:pPr>
          </w:p>
          <w:p w:rsidR="001A0365" w:rsidRDefault="001A0365" w:rsidP="00613218">
            <w:pPr>
              <w:spacing w:before="60" w:after="60"/>
              <w:rPr>
                <w:rFonts w:ascii="Calibri" w:hAnsi="Calibri" w:cs="Arial"/>
                <w:sz w:val="16"/>
              </w:rPr>
            </w:pPr>
            <w:r w:rsidRPr="00E524AE">
              <w:rPr>
                <w:rFonts w:ascii="Calibri" w:hAnsi="Calibri" w:cs="Arial"/>
                <w:sz w:val="16"/>
              </w:rPr>
              <w:t>SigId</w:t>
            </w:r>
            <w:r w:rsidR="00FB1B45">
              <w:rPr>
                <w:rFonts w:ascii="Calibri" w:hAnsi="Calibri" w:cs="Arial"/>
                <w:sz w:val="16"/>
              </w:rPr>
              <w:t>_u16</w:t>
            </w:r>
            <w:r>
              <w:rPr>
                <w:rFonts w:ascii="Calibri" w:hAnsi="Calibri" w:cs="Arial"/>
                <w:sz w:val="16"/>
              </w:rPr>
              <w:t xml:space="preserve"> – Signal Id – Unique ID generated for the signal by Imc Arbitrator. Throughout the system, this would be used to get value of particular signal.</w:t>
            </w:r>
          </w:p>
          <w:p w:rsidR="001A0365" w:rsidRDefault="001A0365" w:rsidP="00613218">
            <w:pPr>
              <w:spacing w:before="60" w:after="60"/>
              <w:rPr>
                <w:rFonts w:ascii="Calibri" w:hAnsi="Calibri" w:cs="Arial"/>
                <w:sz w:val="16"/>
              </w:rPr>
            </w:pPr>
            <w:r>
              <w:rPr>
                <w:rFonts w:ascii="Calibri" w:hAnsi="Calibri" w:cs="Arial"/>
                <w:sz w:val="16"/>
              </w:rPr>
              <w:t>DestSize</w:t>
            </w:r>
            <w:r w:rsidR="00FB1B45">
              <w:rPr>
                <w:rFonts w:ascii="Calibri" w:hAnsi="Calibri" w:cs="Arial"/>
                <w:sz w:val="16"/>
              </w:rPr>
              <w:t>_u08</w:t>
            </w:r>
            <w:r>
              <w:rPr>
                <w:rFonts w:ascii="Calibri" w:hAnsi="Calibri" w:cs="Arial"/>
                <w:sz w:val="16"/>
              </w:rPr>
              <w:t xml:space="preserve"> – Number of bits used for the signal to pack it in its Signal Group.</w:t>
            </w:r>
          </w:p>
          <w:p w:rsidR="001A0365" w:rsidRPr="00C72DE4" w:rsidRDefault="001A0365" w:rsidP="00613218">
            <w:pPr>
              <w:spacing w:before="60" w:after="60"/>
              <w:rPr>
                <w:rFonts w:ascii="Calibri" w:hAnsi="Calibri" w:cs="Arial"/>
                <w:color w:val="00B050"/>
                <w:sz w:val="16"/>
              </w:rPr>
            </w:pPr>
            <w:r>
              <w:rPr>
                <w:rFonts w:ascii="Calibri" w:hAnsi="Calibri" w:cs="Arial"/>
                <w:sz w:val="16"/>
              </w:rPr>
              <w:t>StrtLocn</w:t>
            </w:r>
            <w:r w:rsidR="00FB1B45">
              <w:rPr>
                <w:rFonts w:ascii="Calibri" w:hAnsi="Calibri" w:cs="Arial"/>
                <w:sz w:val="16"/>
              </w:rPr>
              <w:t>_u08</w:t>
            </w:r>
            <w:r>
              <w:rPr>
                <w:rFonts w:ascii="Calibri" w:hAnsi="Calibri" w:cs="Arial"/>
                <w:sz w:val="16"/>
              </w:rPr>
              <w:t xml:space="preserve"> - Position of the signal in its Signal Group.</w:t>
            </w:r>
          </w:p>
        </w:tc>
      </w:tr>
      <w:tr w:rsidR="001A0365" w:rsidRPr="00967BCF" w:rsidTr="00613218">
        <w:trPr>
          <w:trHeight w:val="512"/>
        </w:trPr>
        <w:tc>
          <w:tcPr>
            <w:tcW w:w="2700" w:type="dxa"/>
          </w:tcPr>
          <w:p w:rsidR="00FB1B45" w:rsidRPr="00FB1B45" w:rsidRDefault="00FB1B45" w:rsidP="00FB1B45">
            <w:pPr>
              <w:pStyle w:val="TableItems"/>
              <w:jc w:val="left"/>
              <w:rPr>
                <w:rFonts w:ascii="Calibri" w:hAnsi="Calibri" w:cs="Arial"/>
                <w:sz w:val="16"/>
              </w:rPr>
            </w:pPr>
            <w:r w:rsidRPr="00FB1B45">
              <w:rPr>
                <w:rFonts w:ascii="Calibri" w:hAnsi="Calibri" w:cs="Arial"/>
                <w:sz w:val="16"/>
              </w:rPr>
              <w:t>typedef struct</w:t>
            </w:r>
          </w:p>
          <w:p w:rsidR="00FB1B45" w:rsidRPr="00FB1B45" w:rsidRDefault="00FB1B45" w:rsidP="00FB1B45">
            <w:pPr>
              <w:pStyle w:val="TableItems"/>
              <w:jc w:val="left"/>
              <w:rPr>
                <w:rFonts w:ascii="Calibri" w:hAnsi="Calibri" w:cs="Arial"/>
                <w:sz w:val="16"/>
              </w:rPr>
            </w:pPr>
            <w:r w:rsidRPr="00FB1B45">
              <w:rPr>
                <w:rFonts w:ascii="Calibri" w:hAnsi="Calibri" w:cs="Arial"/>
                <w:sz w:val="16"/>
              </w:rPr>
              <w:t>{</w:t>
            </w:r>
          </w:p>
          <w:p w:rsidR="00FB1B45" w:rsidRPr="00FB1B45" w:rsidRDefault="00FB1B45" w:rsidP="00FB1B45">
            <w:pPr>
              <w:pStyle w:val="TableItems"/>
              <w:jc w:val="left"/>
              <w:rPr>
                <w:rFonts w:ascii="Calibri" w:hAnsi="Calibri" w:cs="Arial"/>
                <w:sz w:val="16"/>
              </w:rPr>
            </w:pPr>
            <w:r w:rsidRPr="00FB1B45">
              <w:rPr>
                <w:rFonts w:ascii="Calibri" w:hAnsi="Calibri" w:cs="Arial"/>
                <w:sz w:val="16"/>
              </w:rPr>
              <w:t xml:space="preserve">  SigPrmRec1 const *SigPrm;</w:t>
            </w:r>
          </w:p>
          <w:p w:rsidR="00FB1B45" w:rsidRPr="00FB1B45" w:rsidRDefault="00FB1B45" w:rsidP="00FB1B45">
            <w:pPr>
              <w:pStyle w:val="TableItems"/>
              <w:jc w:val="left"/>
              <w:rPr>
                <w:rFonts w:ascii="Calibri" w:hAnsi="Calibri" w:cs="Arial"/>
                <w:sz w:val="16"/>
              </w:rPr>
            </w:pPr>
            <w:r w:rsidRPr="00FB1B45">
              <w:rPr>
                <w:rFonts w:ascii="Calibri" w:hAnsi="Calibri" w:cs="Arial"/>
                <w:sz w:val="16"/>
              </w:rPr>
              <w:t xml:space="preserve">  uint8  NrOfSig_u08;</w:t>
            </w:r>
          </w:p>
          <w:p w:rsidR="00FB1B45" w:rsidRPr="00FB1B45" w:rsidRDefault="00FB1B45" w:rsidP="00FB1B45">
            <w:pPr>
              <w:pStyle w:val="TableItems"/>
              <w:jc w:val="left"/>
              <w:rPr>
                <w:rFonts w:ascii="Calibri" w:hAnsi="Calibri" w:cs="Arial"/>
                <w:sz w:val="16"/>
              </w:rPr>
            </w:pPr>
            <w:r w:rsidRPr="00FB1B45">
              <w:rPr>
                <w:rFonts w:ascii="Calibri" w:hAnsi="Calibri" w:cs="Arial"/>
                <w:sz w:val="16"/>
              </w:rPr>
              <w:t xml:space="preserve">  uint8  SigGroupId_u08;</w:t>
            </w:r>
          </w:p>
          <w:p w:rsidR="00FB1B45" w:rsidRPr="00FB1B45" w:rsidRDefault="00FB1B45" w:rsidP="00FB1B45">
            <w:pPr>
              <w:pStyle w:val="TableItems"/>
              <w:jc w:val="left"/>
              <w:rPr>
                <w:rFonts w:ascii="Calibri" w:hAnsi="Calibri" w:cs="Arial"/>
                <w:sz w:val="16"/>
              </w:rPr>
            </w:pPr>
            <w:r w:rsidRPr="00FB1B45">
              <w:rPr>
                <w:rFonts w:ascii="Calibri" w:hAnsi="Calibri" w:cs="Arial"/>
                <w:sz w:val="16"/>
              </w:rPr>
              <w:t xml:space="preserve">  boolean PrimSrcOnlySigGroup_logl;</w:t>
            </w:r>
          </w:p>
          <w:p w:rsidR="00FB1B45" w:rsidRPr="00FB1B45" w:rsidRDefault="00FB1B45" w:rsidP="00FB1B45">
            <w:pPr>
              <w:pStyle w:val="TableItems"/>
              <w:jc w:val="left"/>
              <w:rPr>
                <w:rFonts w:ascii="Calibri" w:hAnsi="Calibri" w:cs="Arial"/>
                <w:sz w:val="16"/>
              </w:rPr>
            </w:pPr>
            <w:r w:rsidRPr="00FB1B45">
              <w:rPr>
                <w:rFonts w:ascii="Calibri" w:hAnsi="Calibri" w:cs="Arial"/>
                <w:sz w:val="16"/>
              </w:rPr>
              <w:t xml:space="preserve">  </w:t>
            </w:r>
          </w:p>
          <w:p w:rsidR="001A0365" w:rsidRPr="00E524AE" w:rsidRDefault="00FB1B45" w:rsidP="00FB1B45">
            <w:pPr>
              <w:pStyle w:val="TableItems"/>
              <w:jc w:val="left"/>
              <w:rPr>
                <w:rFonts w:ascii="Calibri" w:hAnsi="Calibri" w:cs="Arial"/>
                <w:i/>
                <w:sz w:val="16"/>
              </w:rPr>
            </w:pPr>
            <w:r w:rsidRPr="00FB1B45">
              <w:rPr>
                <w:rFonts w:ascii="Calibri" w:hAnsi="Calibri" w:cs="Arial"/>
                <w:sz w:val="16"/>
              </w:rPr>
              <w:t>}SigGroupRec1;</w:t>
            </w:r>
          </w:p>
        </w:tc>
        <w:tc>
          <w:tcPr>
            <w:tcW w:w="6879" w:type="dxa"/>
          </w:tcPr>
          <w:p w:rsidR="001A0365" w:rsidRDefault="001A0365" w:rsidP="00613218">
            <w:pPr>
              <w:spacing w:before="60" w:after="60"/>
              <w:rPr>
                <w:rFonts w:ascii="Calibri" w:hAnsi="Calibri" w:cs="Arial"/>
                <w:sz w:val="16"/>
              </w:rPr>
            </w:pPr>
            <w:r>
              <w:rPr>
                <w:rFonts w:ascii="Calibri" w:hAnsi="Calibri" w:cs="Arial"/>
                <w:sz w:val="16"/>
              </w:rPr>
              <w:t xml:space="preserve">Structure that defines properties of a Signal Group (SG). </w:t>
            </w:r>
          </w:p>
          <w:p w:rsidR="001A0365" w:rsidRDefault="001A0365" w:rsidP="00613218">
            <w:pPr>
              <w:spacing w:before="60" w:after="60"/>
              <w:rPr>
                <w:rFonts w:ascii="Calibri" w:hAnsi="Calibri" w:cs="Arial"/>
                <w:sz w:val="16"/>
              </w:rPr>
            </w:pPr>
          </w:p>
          <w:p w:rsidR="001A0365" w:rsidRDefault="001A0365" w:rsidP="00613218">
            <w:pPr>
              <w:spacing w:before="60" w:after="60"/>
              <w:rPr>
                <w:rFonts w:ascii="Calibri" w:hAnsi="Calibri" w:cs="Arial"/>
                <w:sz w:val="16"/>
              </w:rPr>
            </w:pPr>
            <w:r w:rsidRPr="00477386">
              <w:rPr>
                <w:rFonts w:ascii="Calibri" w:hAnsi="Calibri" w:cs="Arial"/>
                <w:sz w:val="16"/>
              </w:rPr>
              <w:t>SigPrm</w:t>
            </w:r>
            <w:r>
              <w:rPr>
                <w:rFonts w:ascii="Calibri" w:hAnsi="Calibri" w:cs="Arial"/>
                <w:sz w:val="16"/>
              </w:rPr>
              <w:t xml:space="preserve"> – Pointer to an array of </w:t>
            </w:r>
            <w:r w:rsidRPr="00E524AE">
              <w:rPr>
                <w:rFonts w:ascii="Calibri" w:hAnsi="Calibri" w:cs="Arial"/>
                <w:sz w:val="16"/>
              </w:rPr>
              <w:t>SigPrm_Rec1</w:t>
            </w:r>
            <w:r>
              <w:rPr>
                <w:rFonts w:ascii="Calibri" w:hAnsi="Calibri" w:cs="Arial"/>
                <w:sz w:val="16"/>
              </w:rPr>
              <w:t xml:space="preserve"> type structures. This holds reference to all signals that are configured under particular Signal Group.</w:t>
            </w:r>
          </w:p>
          <w:p w:rsidR="001A0365" w:rsidRDefault="001A0365" w:rsidP="00613218">
            <w:pPr>
              <w:spacing w:before="60" w:after="60"/>
              <w:rPr>
                <w:rFonts w:ascii="Calibri" w:hAnsi="Calibri" w:cs="Arial"/>
                <w:sz w:val="16"/>
              </w:rPr>
            </w:pPr>
          </w:p>
          <w:p w:rsidR="001A0365" w:rsidRDefault="001A0365" w:rsidP="00613218">
            <w:pPr>
              <w:spacing w:before="60" w:after="60"/>
              <w:rPr>
                <w:rFonts w:ascii="Calibri" w:hAnsi="Calibri" w:cs="Arial"/>
                <w:sz w:val="16"/>
              </w:rPr>
            </w:pPr>
            <w:r>
              <w:rPr>
                <w:rFonts w:ascii="Calibri" w:hAnsi="Calibri" w:cs="Arial"/>
                <w:sz w:val="16"/>
              </w:rPr>
              <w:t>NrOfSig</w:t>
            </w:r>
            <w:r w:rsidR="00FB1B45">
              <w:rPr>
                <w:rFonts w:ascii="Calibri" w:hAnsi="Calibri" w:cs="Arial"/>
                <w:sz w:val="16"/>
              </w:rPr>
              <w:t>_u08</w:t>
            </w:r>
            <w:r>
              <w:rPr>
                <w:rFonts w:ascii="Calibri" w:hAnsi="Calibri" w:cs="Arial"/>
                <w:sz w:val="16"/>
              </w:rPr>
              <w:t xml:space="preserve"> – Number of signals that are packed into particular Signal Group. </w:t>
            </w:r>
          </w:p>
          <w:p w:rsidR="001A0365" w:rsidRDefault="001A0365" w:rsidP="00613218">
            <w:pPr>
              <w:spacing w:before="60" w:after="60"/>
              <w:rPr>
                <w:rFonts w:ascii="Calibri" w:hAnsi="Calibri" w:cs="Arial"/>
                <w:sz w:val="16"/>
              </w:rPr>
            </w:pPr>
            <w:r w:rsidRPr="00477386">
              <w:rPr>
                <w:rFonts w:ascii="Calibri" w:hAnsi="Calibri" w:cs="Arial"/>
                <w:sz w:val="16"/>
              </w:rPr>
              <w:t>SigGroupId</w:t>
            </w:r>
            <w:r w:rsidR="00FB1B45">
              <w:rPr>
                <w:rFonts w:ascii="Calibri" w:hAnsi="Calibri" w:cs="Arial"/>
                <w:sz w:val="16"/>
              </w:rPr>
              <w:t>_u08</w:t>
            </w:r>
            <w:r>
              <w:rPr>
                <w:rFonts w:ascii="Calibri" w:hAnsi="Calibri" w:cs="Arial"/>
                <w:sz w:val="16"/>
              </w:rPr>
              <w:t xml:space="preserve"> - Unique ID generated for the Signal Group by Imc Arbitrator. Throughout the system, this would be used to get frame of particular Signal Group.</w:t>
            </w:r>
          </w:p>
          <w:p w:rsidR="001A0365" w:rsidRDefault="001A0365" w:rsidP="00613218">
            <w:pPr>
              <w:spacing w:before="60" w:after="60"/>
              <w:rPr>
                <w:rFonts w:ascii="Calibri" w:hAnsi="Calibri" w:cs="Arial"/>
                <w:sz w:val="16"/>
              </w:rPr>
            </w:pPr>
          </w:p>
          <w:p w:rsidR="001A0365" w:rsidRDefault="001A0365" w:rsidP="00613218">
            <w:pPr>
              <w:spacing w:before="60" w:after="60"/>
              <w:rPr>
                <w:rFonts w:ascii="Calibri" w:hAnsi="Calibri" w:cs="Arial"/>
                <w:sz w:val="16"/>
              </w:rPr>
            </w:pPr>
            <w:r w:rsidRPr="00FF7BFA">
              <w:rPr>
                <w:rFonts w:ascii="Calibri" w:hAnsi="Calibri" w:cs="Arial"/>
                <w:sz w:val="16"/>
              </w:rPr>
              <w:t>PrimSrcOnlySigGroup</w:t>
            </w:r>
            <w:r w:rsidR="00FB1B45">
              <w:rPr>
                <w:rFonts w:ascii="Calibri" w:hAnsi="Calibri" w:cs="Arial"/>
                <w:sz w:val="16"/>
              </w:rPr>
              <w:t>_logl</w:t>
            </w:r>
            <w:r>
              <w:rPr>
                <w:rFonts w:ascii="Calibri" w:hAnsi="Calibri" w:cs="Arial"/>
                <w:sz w:val="16"/>
              </w:rPr>
              <w:t xml:space="preserve">– Indicates whether the Signal Group to be transmitted only on Primary channel. </w:t>
            </w:r>
          </w:p>
          <w:p w:rsidR="001A0365" w:rsidRDefault="001A0365" w:rsidP="00613218">
            <w:pPr>
              <w:spacing w:before="60" w:after="60"/>
              <w:rPr>
                <w:rFonts w:ascii="Calibri" w:hAnsi="Calibri" w:cs="Arial"/>
                <w:sz w:val="16"/>
              </w:rPr>
            </w:pPr>
            <w:r>
              <w:rPr>
                <w:rFonts w:ascii="Calibri" w:hAnsi="Calibri" w:cs="Arial"/>
                <w:sz w:val="16"/>
              </w:rPr>
              <w:t xml:space="preserve">      TRUE – Primary only Tx Group. </w:t>
            </w:r>
          </w:p>
          <w:p w:rsidR="001A0365" w:rsidRDefault="001A0365" w:rsidP="00613218">
            <w:pPr>
              <w:spacing w:before="60" w:after="60"/>
              <w:rPr>
                <w:rFonts w:ascii="Calibri" w:hAnsi="Calibri" w:cs="Arial"/>
                <w:sz w:val="16"/>
              </w:rPr>
            </w:pPr>
            <w:r>
              <w:rPr>
                <w:rFonts w:ascii="Calibri" w:hAnsi="Calibri" w:cs="Arial"/>
                <w:sz w:val="16"/>
              </w:rPr>
              <w:t xml:space="preserve">      FALSE – Both Primary and Secondary Tx Group.</w:t>
            </w:r>
          </w:p>
          <w:p w:rsidR="001A0365" w:rsidRDefault="001A0365" w:rsidP="00613218">
            <w:pPr>
              <w:spacing w:before="60" w:after="60"/>
              <w:rPr>
                <w:rFonts w:ascii="Calibri" w:hAnsi="Calibri" w:cs="Arial"/>
                <w:sz w:val="16"/>
              </w:rPr>
            </w:pPr>
            <w:r>
              <w:rPr>
                <w:rFonts w:ascii="Calibri" w:hAnsi="Calibri" w:cs="Arial"/>
                <w:sz w:val="16"/>
              </w:rPr>
              <w:t xml:space="preserve"> </w:t>
            </w:r>
          </w:p>
        </w:tc>
      </w:tr>
    </w:tbl>
    <w:p w:rsidR="001A0365" w:rsidRPr="001852FB" w:rsidRDefault="001A0365" w:rsidP="001A0365"/>
    <w:p w:rsidR="001A0365" w:rsidRDefault="001A0365" w:rsidP="00BB1AAC">
      <w:pPr>
        <w:pStyle w:val="Heading4"/>
      </w:pPr>
      <w:r>
        <w:t xml:space="preserve">Configuration Structure: </w:t>
      </w:r>
      <w:r w:rsidR="00BB1AAC" w:rsidRPr="00BB1AAC">
        <w:rPr>
          <w:rFonts w:asciiTheme="minorHAnsi" w:hAnsiTheme="minorHAnsi"/>
          <w:sz w:val="24"/>
        </w:rPr>
        <w:t>SIGGROUPCONFIG_REC</w:t>
      </w:r>
    </w:p>
    <w:p w:rsidR="001A0365" w:rsidRDefault="001A0365" w:rsidP="001A0365">
      <w:r>
        <w:t xml:space="preserve">This configuration </w:t>
      </w:r>
      <w:r w:rsidR="00440F5D">
        <w:t xml:space="preserve">is an </w:t>
      </w:r>
      <w:r w:rsidR="00AA7FCC">
        <w:t xml:space="preserve">array of </w:t>
      </w:r>
      <w:r>
        <w:t>structure</w:t>
      </w:r>
      <w:r w:rsidR="005E02EB">
        <w:t>s</w:t>
      </w:r>
      <w:r>
        <w:t xml:space="preserve"> of type </w:t>
      </w:r>
      <w:r w:rsidR="00A87447" w:rsidRPr="00FB1B45">
        <w:rPr>
          <w:rFonts w:ascii="Calibri" w:hAnsi="Calibri" w:cs="Arial"/>
          <w:sz w:val="16"/>
        </w:rPr>
        <w:t>SigGroupRec1</w:t>
      </w:r>
      <w:r w:rsidR="00A87447">
        <w:rPr>
          <w:rFonts w:ascii="Calibri" w:hAnsi="Calibri" w:cs="Arial"/>
          <w:sz w:val="16"/>
        </w:rPr>
        <w:t xml:space="preserve"> </w:t>
      </w:r>
      <w:r w:rsidR="005E02EB">
        <w:t>containing</w:t>
      </w:r>
      <w:r>
        <w:t xml:space="preserve"> all Imc configuration data </w:t>
      </w:r>
      <w:r w:rsidR="005E02EB">
        <w:t xml:space="preserve">for each configured Signal Groups </w:t>
      </w:r>
      <w:r>
        <w:t xml:space="preserve">which will be generated during build time based on the configuration. </w:t>
      </w:r>
    </w:p>
    <w:p w:rsidR="00440F5D" w:rsidRDefault="00440F5D" w:rsidP="001A0365"/>
    <w:p w:rsidR="00440F5D" w:rsidRDefault="00440F5D" w:rsidP="001A0365">
      <w:r>
        <w:t xml:space="preserve">Each array element of this structure corresponds to a Signal Group configured. Positon of each Signal Group in this structure will be based out of Rate Group: First Signal Groups configured under 2ms Rate Group, then Signal Groups configured under 10ms Rate Group and finally Signal Groups configured under 100ms Rate Group. </w:t>
      </w:r>
    </w:p>
    <w:p w:rsidR="00440F5D" w:rsidRDefault="00440F5D" w:rsidP="001A0365"/>
    <w:p w:rsidR="00440F5D" w:rsidRPr="00455A33" w:rsidRDefault="008D0B84" w:rsidP="001A0365">
      <w:pPr>
        <w:rPr>
          <w:b/>
        </w:rPr>
      </w:pPr>
      <w:r w:rsidRPr="00455A33">
        <w:rPr>
          <w:b/>
        </w:rPr>
        <w:t>Sample configuration:</w:t>
      </w:r>
    </w:p>
    <w:p w:rsidR="008D0B84" w:rsidRDefault="008D0B84" w:rsidP="001A0365"/>
    <w:p w:rsidR="008D0B84" w:rsidRPr="00455A33" w:rsidRDefault="008D0B84" w:rsidP="00305091">
      <w:pPr>
        <w:ind w:left="720"/>
        <w:rPr>
          <w:i/>
          <w:color w:val="0070C0"/>
        </w:rPr>
      </w:pPr>
      <w:r w:rsidRPr="00455A33">
        <w:rPr>
          <w:i/>
          <w:color w:val="0070C0"/>
        </w:rPr>
        <w:t>/* General configuration for signal group TestSigGroup1 */</w:t>
      </w:r>
    </w:p>
    <w:p w:rsidR="008D0B84" w:rsidRPr="00305091" w:rsidRDefault="008D0B84" w:rsidP="00305091">
      <w:pPr>
        <w:ind w:left="720"/>
        <w:rPr>
          <w:i/>
        </w:rPr>
      </w:pPr>
      <w:r w:rsidRPr="00305091">
        <w:rPr>
          <w:i/>
        </w:rPr>
        <w:t xml:space="preserve">const </w:t>
      </w:r>
      <w:r w:rsidR="00A87447">
        <w:rPr>
          <w:i/>
        </w:rPr>
        <w:t>SigGroup</w:t>
      </w:r>
      <w:r w:rsidRPr="00305091">
        <w:rPr>
          <w:i/>
        </w:rPr>
        <w:t xml:space="preserve">Rec1 </w:t>
      </w:r>
      <w:r w:rsidR="00A87447">
        <w:rPr>
          <w:i/>
        </w:rPr>
        <w:t>SIGGROUPCONFIG_REC</w:t>
      </w:r>
      <w:r w:rsidRPr="00305091">
        <w:rPr>
          <w:i/>
        </w:rPr>
        <w:t>[IMCARBN_TOTALNROFSIGGROUP_CNT_U08] =</w:t>
      </w:r>
    </w:p>
    <w:p w:rsidR="008D0B84" w:rsidRPr="00305091" w:rsidRDefault="008D0B84" w:rsidP="00305091">
      <w:pPr>
        <w:ind w:left="720"/>
        <w:rPr>
          <w:i/>
        </w:rPr>
      </w:pPr>
      <w:r w:rsidRPr="00305091">
        <w:rPr>
          <w:i/>
        </w:rPr>
        <w:t>{</w:t>
      </w:r>
    </w:p>
    <w:p w:rsidR="008D0B84" w:rsidRPr="00305091" w:rsidRDefault="008D0B84" w:rsidP="00305091">
      <w:pPr>
        <w:ind w:left="720"/>
        <w:rPr>
          <w:i/>
        </w:rPr>
      </w:pPr>
      <w:r w:rsidRPr="00305091">
        <w:rPr>
          <w:i/>
        </w:rPr>
        <w:t xml:space="preserve">    {</w:t>
      </w:r>
    </w:p>
    <w:p w:rsidR="008D0B84" w:rsidRPr="00455A33" w:rsidRDefault="008D0B84" w:rsidP="00305091">
      <w:pPr>
        <w:ind w:left="720"/>
        <w:rPr>
          <w:i/>
          <w:color w:val="0070C0"/>
        </w:rPr>
      </w:pPr>
      <w:r w:rsidRPr="00305091">
        <w:rPr>
          <w:i/>
        </w:rPr>
        <w:t xml:space="preserve">        &amp;</w:t>
      </w:r>
      <w:r w:rsidR="00A87447">
        <w:rPr>
          <w:i/>
        </w:rPr>
        <w:t>TESTSIGGROUP1</w:t>
      </w:r>
      <w:r w:rsidRPr="00305091">
        <w:rPr>
          <w:i/>
        </w:rPr>
        <w:t xml:space="preserve">[0], </w:t>
      </w:r>
      <w:r w:rsidRPr="00455A33">
        <w:rPr>
          <w:i/>
          <w:color w:val="0070C0"/>
        </w:rPr>
        <w:t xml:space="preserve">/* Signal group config structure for </w:t>
      </w:r>
      <w:r w:rsidR="006C58E6" w:rsidRPr="00455A33">
        <w:rPr>
          <w:i/>
          <w:color w:val="0070C0"/>
        </w:rPr>
        <w:t xml:space="preserve">TestSigGroup1 </w:t>
      </w:r>
      <w:r w:rsidRPr="00455A33">
        <w:rPr>
          <w:i/>
          <w:color w:val="0070C0"/>
        </w:rPr>
        <w:t>signal group */</w:t>
      </w:r>
    </w:p>
    <w:p w:rsidR="008D0B84" w:rsidRPr="00455A33" w:rsidRDefault="008D0B84" w:rsidP="00305091">
      <w:pPr>
        <w:ind w:left="720"/>
        <w:rPr>
          <w:i/>
          <w:color w:val="0070C0"/>
        </w:rPr>
      </w:pPr>
      <w:r w:rsidRPr="00305091">
        <w:rPr>
          <w:i/>
        </w:rPr>
        <w:t xml:space="preserve">        1U</w:t>
      </w:r>
      <w:r w:rsidRPr="00455A33">
        <w:rPr>
          <w:i/>
          <w:color w:val="0070C0"/>
        </w:rPr>
        <w:t>,/* Number of signals configured in the signal group */</w:t>
      </w:r>
    </w:p>
    <w:p w:rsidR="008D0B84" w:rsidRPr="00305091" w:rsidRDefault="008D0B84" w:rsidP="00305091">
      <w:pPr>
        <w:ind w:left="720"/>
        <w:rPr>
          <w:i/>
        </w:rPr>
      </w:pPr>
      <w:r w:rsidRPr="00305091">
        <w:rPr>
          <w:i/>
        </w:rPr>
        <w:t xml:space="preserve">        IMCARBN_SGTESTSIGGROUP1_CNT_U08, </w:t>
      </w:r>
      <w:r w:rsidRPr="00455A33">
        <w:rPr>
          <w:i/>
          <w:color w:val="0070C0"/>
        </w:rPr>
        <w:t>/* Signal Group identifier */</w:t>
      </w:r>
    </w:p>
    <w:p w:rsidR="008D0B84" w:rsidRPr="00305091" w:rsidRDefault="008D0B84" w:rsidP="00305091">
      <w:pPr>
        <w:ind w:left="720"/>
        <w:rPr>
          <w:i/>
        </w:rPr>
      </w:pPr>
      <w:r w:rsidRPr="00305091">
        <w:rPr>
          <w:i/>
        </w:rPr>
        <w:t xml:space="preserve">        TRUE, </w:t>
      </w:r>
      <w:r w:rsidRPr="00455A33">
        <w:rPr>
          <w:i/>
          <w:color w:val="0070C0"/>
        </w:rPr>
        <w:t xml:space="preserve">/* </w:t>
      </w:r>
      <w:r w:rsidR="0036679A">
        <w:rPr>
          <w:i/>
          <w:color w:val="0070C0"/>
        </w:rPr>
        <w:t>Primary</w:t>
      </w:r>
      <w:r w:rsidRPr="00455A33">
        <w:rPr>
          <w:i/>
          <w:color w:val="0070C0"/>
        </w:rPr>
        <w:t xml:space="preserve"> Only Signal group */</w:t>
      </w:r>
    </w:p>
    <w:p w:rsidR="008D0B84" w:rsidRPr="00305091" w:rsidRDefault="008D0B84" w:rsidP="00305091">
      <w:pPr>
        <w:ind w:left="720"/>
        <w:rPr>
          <w:i/>
        </w:rPr>
      </w:pPr>
      <w:r w:rsidRPr="00305091">
        <w:rPr>
          <w:i/>
        </w:rPr>
        <w:t xml:space="preserve">    },</w:t>
      </w:r>
    </w:p>
    <w:p w:rsidR="008D0B84" w:rsidRPr="00305091" w:rsidRDefault="008D0B84" w:rsidP="00305091">
      <w:pPr>
        <w:ind w:left="720"/>
        <w:rPr>
          <w:i/>
        </w:rPr>
      </w:pPr>
      <w:r w:rsidRPr="00305091">
        <w:rPr>
          <w:i/>
        </w:rPr>
        <w:t xml:space="preserve">    {</w:t>
      </w:r>
    </w:p>
    <w:p w:rsidR="008D0B84" w:rsidRPr="00305091" w:rsidRDefault="008D0B84" w:rsidP="00305091">
      <w:pPr>
        <w:ind w:left="720"/>
        <w:rPr>
          <w:i/>
        </w:rPr>
      </w:pPr>
      <w:r w:rsidRPr="00305091">
        <w:rPr>
          <w:i/>
        </w:rPr>
        <w:t xml:space="preserve">        &amp;ImcArbn_</w:t>
      </w:r>
      <w:r w:rsidR="00A21C94" w:rsidRPr="00A21C94">
        <w:rPr>
          <w:i/>
        </w:rPr>
        <w:t xml:space="preserve"> </w:t>
      </w:r>
      <w:r w:rsidR="00A21C94">
        <w:rPr>
          <w:i/>
        </w:rPr>
        <w:t>TESTSIGGROUP2</w:t>
      </w:r>
      <w:r w:rsidRPr="00305091">
        <w:rPr>
          <w:i/>
        </w:rPr>
        <w:t xml:space="preserve">[0], </w:t>
      </w:r>
      <w:r w:rsidRPr="00455A33">
        <w:rPr>
          <w:i/>
          <w:color w:val="0070C0"/>
        </w:rPr>
        <w:t xml:space="preserve">/* Signal group config structure for </w:t>
      </w:r>
      <w:r w:rsidR="006C58E6" w:rsidRPr="00455A33">
        <w:rPr>
          <w:i/>
          <w:color w:val="0070C0"/>
        </w:rPr>
        <w:t xml:space="preserve">TestSigGroup2 </w:t>
      </w:r>
      <w:r w:rsidRPr="00455A33">
        <w:rPr>
          <w:i/>
          <w:color w:val="0070C0"/>
        </w:rPr>
        <w:t>signal group */</w:t>
      </w:r>
    </w:p>
    <w:p w:rsidR="008D0B84" w:rsidRPr="00305091" w:rsidRDefault="008D0B84" w:rsidP="00305091">
      <w:pPr>
        <w:ind w:left="720"/>
        <w:rPr>
          <w:i/>
        </w:rPr>
      </w:pPr>
      <w:r w:rsidRPr="00305091">
        <w:rPr>
          <w:i/>
        </w:rPr>
        <w:t xml:space="preserve">        1U,</w:t>
      </w:r>
      <w:r w:rsidRPr="00455A33">
        <w:rPr>
          <w:i/>
          <w:color w:val="0070C0"/>
        </w:rPr>
        <w:t>/* Number of signals configured in the signal group */</w:t>
      </w:r>
    </w:p>
    <w:p w:rsidR="008D0B84" w:rsidRPr="00305091" w:rsidRDefault="006C58E6" w:rsidP="00305091">
      <w:pPr>
        <w:ind w:left="720"/>
        <w:rPr>
          <w:i/>
        </w:rPr>
      </w:pPr>
      <w:r w:rsidRPr="00305091">
        <w:rPr>
          <w:i/>
        </w:rPr>
        <w:t xml:space="preserve">        IMCARBN_SGTESTSIGGROUP2</w:t>
      </w:r>
      <w:r w:rsidR="008D0B84" w:rsidRPr="00305091">
        <w:rPr>
          <w:i/>
        </w:rPr>
        <w:t xml:space="preserve">_CNT_U08, </w:t>
      </w:r>
      <w:r w:rsidR="008D0B84" w:rsidRPr="00455A33">
        <w:rPr>
          <w:i/>
          <w:color w:val="0070C0"/>
        </w:rPr>
        <w:t>/* Signal Group identifier */</w:t>
      </w:r>
    </w:p>
    <w:p w:rsidR="008D0B84" w:rsidRPr="00305091" w:rsidRDefault="008D0B84" w:rsidP="00305091">
      <w:pPr>
        <w:ind w:left="720"/>
        <w:rPr>
          <w:i/>
        </w:rPr>
      </w:pPr>
      <w:r w:rsidRPr="00305091">
        <w:rPr>
          <w:i/>
        </w:rPr>
        <w:t xml:space="preserve">        </w:t>
      </w:r>
      <w:r w:rsidR="006C58E6" w:rsidRPr="00305091">
        <w:rPr>
          <w:i/>
        </w:rPr>
        <w:t>FALSE</w:t>
      </w:r>
      <w:r w:rsidRPr="00305091">
        <w:rPr>
          <w:i/>
        </w:rPr>
        <w:t xml:space="preserve">, </w:t>
      </w:r>
      <w:r w:rsidRPr="00455A33">
        <w:rPr>
          <w:i/>
          <w:color w:val="0070C0"/>
        </w:rPr>
        <w:t xml:space="preserve">/* </w:t>
      </w:r>
      <w:r w:rsidR="0036679A">
        <w:rPr>
          <w:i/>
          <w:color w:val="0070C0"/>
        </w:rPr>
        <w:t>Primary</w:t>
      </w:r>
      <w:r w:rsidRPr="00455A33">
        <w:rPr>
          <w:i/>
          <w:color w:val="0070C0"/>
        </w:rPr>
        <w:t xml:space="preserve"> Only Signal group */</w:t>
      </w:r>
    </w:p>
    <w:p w:rsidR="008D0B84" w:rsidRPr="00305091" w:rsidRDefault="008D0B84" w:rsidP="00305091">
      <w:pPr>
        <w:ind w:left="720"/>
        <w:rPr>
          <w:i/>
        </w:rPr>
      </w:pPr>
      <w:r w:rsidRPr="00305091">
        <w:rPr>
          <w:i/>
        </w:rPr>
        <w:t xml:space="preserve">    },</w:t>
      </w:r>
    </w:p>
    <w:p w:rsidR="008D0B84" w:rsidRPr="00305091" w:rsidRDefault="008D0B84" w:rsidP="00305091">
      <w:pPr>
        <w:ind w:left="720"/>
        <w:rPr>
          <w:i/>
        </w:rPr>
      </w:pPr>
      <w:r w:rsidRPr="00305091">
        <w:rPr>
          <w:i/>
        </w:rPr>
        <w:t xml:space="preserve">    {</w:t>
      </w:r>
    </w:p>
    <w:p w:rsidR="008D0B84" w:rsidRPr="00455A33" w:rsidRDefault="008D0B84" w:rsidP="00305091">
      <w:pPr>
        <w:ind w:left="720"/>
        <w:rPr>
          <w:i/>
          <w:color w:val="0070C0"/>
        </w:rPr>
      </w:pPr>
      <w:r w:rsidRPr="00305091">
        <w:rPr>
          <w:i/>
        </w:rPr>
        <w:t xml:space="preserve">        &amp;ImcArbn_</w:t>
      </w:r>
      <w:r w:rsidR="00A21C94" w:rsidRPr="00A21C94">
        <w:rPr>
          <w:i/>
        </w:rPr>
        <w:t xml:space="preserve"> </w:t>
      </w:r>
      <w:r w:rsidR="00A21C94">
        <w:rPr>
          <w:i/>
        </w:rPr>
        <w:t>TESTSIGGROUP3</w:t>
      </w:r>
      <w:r w:rsidR="00230DA9" w:rsidRPr="00305091">
        <w:rPr>
          <w:i/>
        </w:rPr>
        <w:t>[</w:t>
      </w:r>
      <w:r w:rsidRPr="00305091">
        <w:rPr>
          <w:i/>
        </w:rPr>
        <w:t xml:space="preserve">0], </w:t>
      </w:r>
      <w:r w:rsidRPr="00455A33">
        <w:rPr>
          <w:i/>
          <w:color w:val="0070C0"/>
        </w:rPr>
        <w:t>/* Signal group config structure for this signal group */</w:t>
      </w:r>
    </w:p>
    <w:p w:rsidR="008D0B84" w:rsidRPr="00455A33" w:rsidRDefault="00230DA9" w:rsidP="00305091">
      <w:pPr>
        <w:ind w:left="720"/>
        <w:rPr>
          <w:i/>
          <w:color w:val="0070C0"/>
        </w:rPr>
      </w:pPr>
      <w:r w:rsidRPr="00305091">
        <w:rPr>
          <w:i/>
        </w:rPr>
        <w:t xml:space="preserve">        5</w:t>
      </w:r>
      <w:r w:rsidR="008D0B84" w:rsidRPr="00305091">
        <w:rPr>
          <w:i/>
        </w:rPr>
        <w:t>U,</w:t>
      </w:r>
      <w:r w:rsidR="008D0B84" w:rsidRPr="00455A33">
        <w:rPr>
          <w:i/>
          <w:color w:val="0070C0"/>
        </w:rPr>
        <w:t>/* Number of signals configured in the signal group */</w:t>
      </w:r>
    </w:p>
    <w:p w:rsidR="008D0B84" w:rsidRPr="00305091" w:rsidRDefault="00230DA9" w:rsidP="00305091">
      <w:pPr>
        <w:ind w:left="720"/>
        <w:rPr>
          <w:i/>
        </w:rPr>
      </w:pPr>
      <w:r w:rsidRPr="00305091">
        <w:rPr>
          <w:i/>
        </w:rPr>
        <w:t xml:space="preserve">        IMCARBN_SGTESTSIGGROUP3</w:t>
      </w:r>
      <w:r w:rsidR="008D0B84" w:rsidRPr="00305091">
        <w:rPr>
          <w:i/>
        </w:rPr>
        <w:t>_CNT_U08,</w:t>
      </w:r>
      <w:r w:rsidR="008D0B84" w:rsidRPr="00455A33">
        <w:rPr>
          <w:i/>
          <w:color w:val="0070C0"/>
        </w:rPr>
        <w:t xml:space="preserve"> /* Signal Group identifier */</w:t>
      </w:r>
    </w:p>
    <w:p w:rsidR="008D0B84" w:rsidRPr="00455A33" w:rsidRDefault="008D0B84" w:rsidP="00305091">
      <w:pPr>
        <w:ind w:left="720"/>
        <w:rPr>
          <w:i/>
          <w:color w:val="0070C0"/>
        </w:rPr>
      </w:pPr>
      <w:r w:rsidRPr="00305091">
        <w:rPr>
          <w:i/>
        </w:rPr>
        <w:t xml:space="preserve">        </w:t>
      </w:r>
      <w:r w:rsidR="00230DA9" w:rsidRPr="00305091">
        <w:rPr>
          <w:i/>
        </w:rPr>
        <w:t>FALSE</w:t>
      </w:r>
      <w:r w:rsidRPr="00305091">
        <w:rPr>
          <w:i/>
        </w:rPr>
        <w:t xml:space="preserve">, </w:t>
      </w:r>
      <w:r w:rsidRPr="00455A33">
        <w:rPr>
          <w:i/>
          <w:color w:val="0070C0"/>
        </w:rPr>
        <w:t xml:space="preserve">/* </w:t>
      </w:r>
      <w:r w:rsidR="0036679A">
        <w:rPr>
          <w:i/>
          <w:color w:val="0070C0"/>
        </w:rPr>
        <w:t>Primary</w:t>
      </w:r>
      <w:r w:rsidRPr="00455A33">
        <w:rPr>
          <w:i/>
          <w:color w:val="0070C0"/>
        </w:rPr>
        <w:t xml:space="preserve"> Only Signal group */</w:t>
      </w:r>
    </w:p>
    <w:p w:rsidR="008D0B84" w:rsidRPr="00305091" w:rsidRDefault="008D0B84" w:rsidP="00305091">
      <w:pPr>
        <w:ind w:left="720"/>
        <w:rPr>
          <w:i/>
        </w:rPr>
      </w:pPr>
      <w:r w:rsidRPr="00305091">
        <w:rPr>
          <w:i/>
        </w:rPr>
        <w:t xml:space="preserve">    },</w:t>
      </w:r>
    </w:p>
    <w:p w:rsidR="008D0B84" w:rsidRPr="00305091" w:rsidRDefault="008D0B84" w:rsidP="00305091">
      <w:pPr>
        <w:ind w:left="720"/>
        <w:rPr>
          <w:i/>
        </w:rPr>
      </w:pPr>
    </w:p>
    <w:p w:rsidR="0088596D" w:rsidRDefault="008D0B84" w:rsidP="00A65465">
      <w:pPr>
        <w:ind w:left="720"/>
      </w:pPr>
      <w:r w:rsidRPr="00305091">
        <w:rPr>
          <w:i/>
        </w:rPr>
        <w:t>};</w:t>
      </w:r>
    </w:p>
    <w:p w:rsidR="0088596D" w:rsidRDefault="0088596D" w:rsidP="0088596D">
      <w:pPr>
        <w:pStyle w:val="Heading4"/>
        <w:rPr>
          <w:rFonts w:asciiTheme="minorHAnsi" w:hAnsiTheme="minorHAnsi"/>
          <w:sz w:val="24"/>
        </w:rPr>
      </w:pPr>
      <w:r>
        <w:rPr>
          <w:rFonts w:asciiTheme="minorHAnsi" w:hAnsiTheme="minorHAnsi"/>
          <w:sz w:val="24"/>
        </w:rPr>
        <w:t xml:space="preserve">Configuration Structure: </w:t>
      </w:r>
      <w:r w:rsidR="00087497">
        <w:rPr>
          <w:rFonts w:asciiTheme="minorHAnsi" w:hAnsiTheme="minorHAnsi"/>
          <w:sz w:val="24"/>
        </w:rPr>
        <w:t>&lt;Signal Group Name&gt;</w:t>
      </w:r>
    </w:p>
    <w:p w:rsidR="0088596D" w:rsidRDefault="0088596D" w:rsidP="0088596D">
      <w:r>
        <w:t xml:space="preserve">This configuration array of structure of type </w:t>
      </w:r>
      <w:r w:rsidR="0036679A" w:rsidRPr="0036679A">
        <w:rPr>
          <w:i/>
        </w:rPr>
        <w:t>SigPrmRec1</w:t>
      </w:r>
      <w:r w:rsidR="0036679A">
        <w:rPr>
          <w:i/>
        </w:rPr>
        <w:t xml:space="preserve"> </w:t>
      </w:r>
      <w:r>
        <w:t xml:space="preserve">contains Imc configuration data </w:t>
      </w:r>
      <w:r w:rsidR="00D22817">
        <w:t xml:space="preserve">for individual Signal Groups </w:t>
      </w:r>
      <w:r>
        <w:t xml:space="preserve">which will be generated during build time based on the configuration. </w:t>
      </w:r>
    </w:p>
    <w:p w:rsidR="00D22817" w:rsidRDefault="00D22817" w:rsidP="0088596D"/>
    <w:p w:rsidR="002E3F2B" w:rsidRDefault="002E3F2B" w:rsidP="0088596D">
      <w:r>
        <w:t xml:space="preserve">Individual elements in this array correspond to properties of each Signal configured under given Signal Group. </w:t>
      </w:r>
    </w:p>
    <w:p w:rsidR="002E3F2B" w:rsidRDefault="002E3F2B" w:rsidP="0088596D"/>
    <w:p w:rsidR="00D41488" w:rsidRDefault="00D41488" w:rsidP="0088596D">
      <w:r>
        <w:t xml:space="preserve">Following naming convention will be followed while generating </w:t>
      </w:r>
      <w:r w:rsidR="00773875">
        <w:t>Signal Group structures:</w:t>
      </w:r>
    </w:p>
    <w:p w:rsidR="00D41488" w:rsidRPr="00974C5B" w:rsidRDefault="00D41488" w:rsidP="0088596D"/>
    <w:p w:rsidR="0088596D" w:rsidRDefault="00D41488" w:rsidP="001A0365">
      <w:pPr>
        <w:rPr>
          <w:rFonts w:asciiTheme="minorHAnsi" w:hAnsiTheme="minorHAnsi"/>
          <w:b/>
          <w:i/>
          <w:sz w:val="24"/>
        </w:rPr>
      </w:pPr>
      <w:r>
        <w:tab/>
      </w:r>
      <w:r w:rsidRPr="00D41488">
        <w:rPr>
          <w:rFonts w:asciiTheme="minorHAnsi" w:hAnsiTheme="minorHAnsi"/>
          <w:b/>
          <w:i/>
          <w:sz w:val="24"/>
        </w:rPr>
        <w:t>&lt;</w:t>
      </w:r>
      <w:r w:rsidR="0036679A">
        <w:rPr>
          <w:rFonts w:asciiTheme="minorHAnsi" w:hAnsiTheme="minorHAnsi"/>
          <w:b/>
          <w:i/>
          <w:sz w:val="24"/>
        </w:rPr>
        <w:t>SIGGROUPNAME</w:t>
      </w:r>
      <w:r w:rsidRPr="00D41488">
        <w:rPr>
          <w:rFonts w:asciiTheme="minorHAnsi" w:hAnsiTheme="minorHAnsi"/>
          <w:b/>
          <w:i/>
          <w:sz w:val="24"/>
        </w:rPr>
        <w:t>&gt;</w:t>
      </w:r>
      <w:r w:rsidR="0036679A">
        <w:rPr>
          <w:rFonts w:asciiTheme="minorHAnsi" w:hAnsiTheme="minorHAnsi"/>
          <w:b/>
          <w:i/>
          <w:sz w:val="24"/>
        </w:rPr>
        <w:t>_REC</w:t>
      </w:r>
    </w:p>
    <w:p w:rsidR="00ED5C2D" w:rsidRDefault="00ED5C2D" w:rsidP="001A0365">
      <w:pPr>
        <w:rPr>
          <w:rFonts w:asciiTheme="minorHAnsi" w:hAnsiTheme="minorHAnsi"/>
          <w:b/>
          <w:i/>
          <w:sz w:val="24"/>
        </w:rPr>
      </w:pPr>
    </w:p>
    <w:p w:rsidR="00ED5C2D" w:rsidRDefault="00ED5C2D" w:rsidP="001A0365">
      <w:pPr>
        <w:rPr>
          <w:rFonts w:asciiTheme="minorHAnsi" w:hAnsiTheme="minorHAnsi"/>
          <w:b/>
          <w:sz w:val="24"/>
        </w:rPr>
      </w:pPr>
      <w:r>
        <w:rPr>
          <w:rFonts w:asciiTheme="minorHAnsi" w:hAnsiTheme="minorHAnsi"/>
          <w:b/>
          <w:sz w:val="24"/>
        </w:rPr>
        <w:t>Sample Configuration:</w:t>
      </w:r>
    </w:p>
    <w:p w:rsidR="00ED5C2D" w:rsidRPr="00ED5C2D" w:rsidRDefault="00ED5C2D" w:rsidP="001A0365">
      <w:pPr>
        <w:rPr>
          <w:rFonts w:asciiTheme="minorHAnsi" w:hAnsiTheme="minorHAnsi"/>
          <w:i/>
          <w:sz w:val="24"/>
        </w:rPr>
      </w:pPr>
    </w:p>
    <w:p w:rsidR="00ED5C2D" w:rsidRPr="00381CA6" w:rsidRDefault="00ED5C2D" w:rsidP="00ED5C2D">
      <w:pPr>
        <w:rPr>
          <w:i/>
          <w:color w:val="0070C0"/>
        </w:rPr>
      </w:pPr>
      <w:r w:rsidRPr="00381CA6">
        <w:rPr>
          <w:i/>
          <w:color w:val="0070C0"/>
        </w:rPr>
        <w:t>/* Signal configuration for the signal group TestSigGroup1 */</w:t>
      </w:r>
    </w:p>
    <w:p w:rsidR="00ED5C2D" w:rsidRPr="00ED5C2D" w:rsidRDefault="00ED5C2D" w:rsidP="00ED5C2D">
      <w:pPr>
        <w:rPr>
          <w:i/>
        </w:rPr>
      </w:pPr>
      <w:r w:rsidRPr="00ED5C2D">
        <w:rPr>
          <w:i/>
        </w:rPr>
        <w:t xml:space="preserve">STATIC const </w:t>
      </w:r>
      <w:r w:rsidR="00A21C94" w:rsidRPr="00A21C94">
        <w:rPr>
          <w:i/>
        </w:rPr>
        <w:t>SigPrmRec1</w:t>
      </w:r>
      <w:r w:rsidR="00A21C94">
        <w:rPr>
          <w:i/>
        </w:rPr>
        <w:t xml:space="preserve"> </w:t>
      </w:r>
      <w:r w:rsidR="00A21C94" w:rsidRPr="00A21C94">
        <w:rPr>
          <w:i/>
        </w:rPr>
        <w:t>TESTGIGGROUP1_REC</w:t>
      </w:r>
      <w:r w:rsidRPr="00ED5C2D">
        <w:rPr>
          <w:i/>
        </w:rPr>
        <w:t>[] =</w:t>
      </w:r>
    </w:p>
    <w:p w:rsidR="00ED5C2D" w:rsidRPr="00ED5C2D" w:rsidRDefault="00ED5C2D" w:rsidP="00ED5C2D">
      <w:pPr>
        <w:rPr>
          <w:i/>
        </w:rPr>
      </w:pPr>
      <w:r w:rsidRPr="00ED5C2D">
        <w:rPr>
          <w:i/>
        </w:rPr>
        <w:t>{</w:t>
      </w:r>
    </w:p>
    <w:p w:rsidR="00ED5C2D" w:rsidRPr="00ED5C2D" w:rsidRDefault="00ED5C2D" w:rsidP="00ED5C2D">
      <w:pPr>
        <w:rPr>
          <w:i/>
        </w:rPr>
      </w:pPr>
      <w:r w:rsidRPr="00ED5C2D">
        <w:rPr>
          <w:i/>
        </w:rPr>
        <w:t xml:space="preserve">    {</w:t>
      </w:r>
    </w:p>
    <w:p w:rsidR="00ED5C2D" w:rsidRPr="00ED5C2D" w:rsidRDefault="00ED5C2D" w:rsidP="00ED5C2D">
      <w:pPr>
        <w:rPr>
          <w:i/>
        </w:rPr>
      </w:pPr>
      <w:r w:rsidRPr="00ED5C2D">
        <w:rPr>
          <w:i/>
        </w:rPr>
        <w:t xml:space="preserve">        &amp;</w:t>
      </w:r>
      <w:r w:rsidR="00A21C94">
        <w:rPr>
          <w:i/>
        </w:rPr>
        <w:t>Get</w:t>
      </w:r>
      <w:r w:rsidR="00DE6E92">
        <w:rPr>
          <w:i/>
        </w:rPr>
        <w:t>TestSig1</w:t>
      </w:r>
      <w:r w:rsidRPr="00ED5C2D">
        <w:rPr>
          <w:i/>
        </w:rPr>
        <w:t xml:space="preserve">, </w:t>
      </w:r>
      <w:r w:rsidRPr="00381CA6">
        <w:rPr>
          <w:i/>
          <w:color w:val="0070C0"/>
        </w:rPr>
        <w:t>/* Pointer to the function which provides Signal data */</w:t>
      </w:r>
    </w:p>
    <w:p w:rsidR="00ED5C2D" w:rsidRPr="00ED5C2D" w:rsidRDefault="00ED5C2D" w:rsidP="00ED5C2D">
      <w:pPr>
        <w:rPr>
          <w:i/>
        </w:rPr>
      </w:pPr>
      <w:r w:rsidRPr="00ED5C2D">
        <w:rPr>
          <w:i/>
        </w:rPr>
        <w:t xml:space="preserve">        IMCARBN_</w:t>
      </w:r>
      <w:r w:rsidR="00DE6E92">
        <w:rPr>
          <w:i/>
        </w:rPr>
        <w:t>TESTSIG1</w:t>
      </w:r>
      <w:r w:rsidRPr="00ED5C2D">
        <w:rPr>
          <w:i/>
        </w:rPr>
        <w:t xml:space="preserve">_CNT_U08, </w:t>
      </w:r>
      <w:r w:rsidRPr="00381CA6">
        <w:rPr>
          <w:i/>
          <w:color w:val="0070C0"/>
        </w:rPr>
        <w:t xml:space="preserve">/* Signal Id */        </w:t>
      </w:r>
    </w:p>
    <w:p w:rsidR="00ED5C2D" w:rsidRPr="00ED5C2D" w:rsidRDefault="00ED5C2D" w:rsidP="00ED5C2D">
      <w:pPr>
        <w:rPr>
          <w:i/>
        </w:rPr>
      </w:pPr>
      <w:r w:rsidRPr="00ED5C2D">
        <w:rPr>
          <w:i/>
        </w:rPr>
        <w:t xml:space="preserve">        8U</w:t>
      </w:r>
      <w:r w:rsidRPr="00381CA6">
        <w:rPr>
          <w:i/>
          <w:color w:val="0070C0"/>
        </w:rPr>
        <w:t>,/* Number of bits to be used in the Signal Group for this signal */</w:t>
      </w:r>
    </w:p>
    <w:p w:rsidR="00ED5C2D" w:rsidRPr="00ED5C2D" w:rsidRDefault="00ED5C2D" w:rsidP="00ED5C2D">
      <w:pPr>
        <w:rPr>
          <w:i/>
        </w:rPr>
      </w:pPr>
      <w:r w:rsidRPr="00ED5C2D">
        <w:rPr>
          <w:i/>
        </w:rPr>
        <w:t xml:space="preserve">        0U, </w:t>
      </w:r>
      <w:r w:rsidRPr="00381CA6">
        <w:rPr>
          <w:i/>
          <w:color w:val="0070C0"/>
        </w:rPr>
        <w:t>/* Position of the signal from LSB */</w:t>
      </w:r>
    </w:p>
    <w:p w:rsidR="00ED5C2D" w:rsidRDefault="00ED5C2D" w:rsidP="00ED5C2D">
      <w:pPr>
        <w:rPr>
          <w:i/>
        </w:rPr>
      </w:pPr>
      <w:r w:rsidRPr="00ED5C2D">
        <w:rPr>
          <w:i/>
        </w:rPr>
        <w:t xml:space="preserve">    },</w:t>
      </w:r>
    </w:p>
    <w:p w:rsidR="00DE6E92" w:rsidRPr="00ED5C2D" w:rsidRDefault="00DE6E92" w:rsidP="00DE6E92">
      <w:pPr>
        <w:rPr>
          <w:i/>
        </w:rPr>
      </w:pPr>
      <w:r w:rsidRPr="00ED5C2D">
        <w:rPr>
          <w:i/>
        </w:rPr>
        <w:t xml:space="preserve">    {</w:t>
      </w:r>
    </w:p>
    <w:p w:rsidR="00DE6E92" w:rsidRPr="00381CA6" w:rsidRDefault="00DE6E92" w:rsidP="00DE6E92">
      <w:pPr>
        <w:rPr>
          <w:i/>
          <w:color w:val="0070C0"/>
        </w:rPr>
      </w:pPr>
      <w:r w:rsidRPr="00ED5C2D">
        <w:rPr>
          <w:i/>
        </w:rPr>
        <w:t xml:space="preserve">        &amp;</w:t>
      </w:r>
      <w:r w:rsidR="00A21C94">
        <w:rPr>
          <w:i/>
        </w:rPr>
        <w:t>Get</w:t>
      </w:r>
      <w:r w:rsidR="0011337B">
        <w:rPr>
          <w:i/>
        </w:rPr>
        <w:t>TestSig2</w:t>
      </w:r>
      <w:r w:rsidRPr="00ED5C2D">
        <w:rPr>
          <w:i/>
        </w:rPr>
        <w:t xml:space="preserve">, </w:t>
      </w:r>
      <w:r w:rsidRPr="00381CA6">
        <w:rPr>
          <w:i/>
          <w:color w:val="0070C0"/>
        </w:rPr>
        <w:t>/* Pointer to the function which provides Signal data */</w:t>
      </w:r>
    </w:p>
    <w:p w:rsidR="00DE6E92" w:rsidRPr="00ED5C2D" w:rsidRDefault="00DE6E92" w:rsidP="00DE6E92">
      <w:pPr>
        <w:rPr>
          <w:i/>
        </w:rPr>
      </w:pPr>
      <w:r w:rsidRPr="00ED5C2D">
        <w:rPr>
          <w:i/>
        </w:rPr>
        <w:t xml:space="preserve">        IMCARBN_</w:t>
      </w:r>
      <w:r w:rsidR="0011337B">
        <w:rPr>
          <w:i/>
        </w:rPr>
        <w:t>TESTSIG2</w:t>
      </w:r>
      <w:r w:rsidRPr="00ED5C2D">
        <w:rPr>
          <w:i/>
        </w:rPr>
        <w:t>_CNT_U08,</w:t>
      </w:r>
      <w:r w:rsidRPr="00381CA6">
        <w:rPr>
          <w:i/>
          <w:color w:val="0070C0"/>
        </w:rPr>
        <w:t xml:space="preserve"> /* Signal Id */        </w:t>
      </w:r>
    </w:p>
    <w:p w:rsidR="00DE6E92" w:rsidRPr="00ED5C2D" w:rsidRDefault="00DE6E92" w:rsidP="00DE6E92">
      <w:pPr>
        <w:rPr>
          <w:i/>
        </w:rPr>
      </w:pPr>
      <w:r w:rsidRPr="00ED5C2D">
        <w:rPr>
          <w:i/>
        </w:rPr>
        <w:t xml:space="preserve">        8U,</w:t>
      </w:r>
      <w:r w:rsidRPr="00381CA6">
        <w:rPr>
          <w:i/>
          <w:color w:val="0070C0"/>
        </w:rPr>
        <w:t>/* Number of bits to be used in the Signal Group for this signal */</w:t>
      </w:r>
    </w:p>
    <w:p w:rsidR="00DE6E92" w:rsidRPr="00ED5C2D" w:rsidRDefault="0011337B" w:rsidP="00DE6E92">
      <w:pPr>
        <w:rPr>
          <w:i/>
        </w:rPr>
      </w:pPr>
      <w:r>
        <w:rPr>
          <w:i/>
        </w:rPr>
        <w:t xml:space="preserve">        8</w:t>
      </w:r>
      <w:r w:rsidR="00DE6E92" w:rsidRPr="00ED5C2D">
        <w:rPr>
          <w:i/>
        </w:rPr>
        <w:t xml:space="preserve">U, </w:t>
      </w:r>
      <w:r w:rsidR="00DE6E92" w:rsidRPr="00381CA6">
        <w:rPr>
          <w:i/>
          <w:color w:val="0070C0"/>
        </w:rPr>
        <w:t>/* Position of the signal from LSB */</w:t>
      </w:r>
    </w:p>
    <w:p w:rsidR="00DE6E92" w:rsidRPr="00ED5C2D" w:rsidRDefault="00DE6E92" w:rsidP="00DE6E92">
      <w:pPr>
        <w:rPr>
          <w:i/>
        </w:rPr>
      </w:pPr>
      <w:r w:rsidRPr="00ED5C2D">
        <w:rPr>
          <w:i/>
        </w:rPr>
        <w:t xml:space="preserve">    },</w:t>
      </w:r>
    </w:p>
    <w:p w:rsidR="006266DF" w:rsidRPr="00ED5C2D" w:rsidRDefault="006266DF" w:rsidP="006266DF">
      <w:pPr>
        <w:rPr>
          <w:i/>
        </w:rPr>
      </w:pPr>
      <w:r w:rsidRPr="00ED5C2D">
        <w:rPr>
          <w:i/>
        </w:rPr>
        <w:t xml:space="preserve">    {</w:t>
      </w:r>
    </w:p>
    <w:p w:rsidR="006266DF" w:rsidRPr="00ED5C2D" w:rsidRDefault="006266DF" w:rsidP="006266DF">
      <w:pPr>
        <w:rPr>
          <w:i/>
        </w:rPr>
      </w:pPr>
      <w:r w:rsidRPr="00ED5C2D">
        <w:rPr>
          <w:i/>
        </w:rPr>
        <w:t xml:space="preserve">        &amp;</w:t>
      </w:r>
      <w:r w:rsidR="00A21C94">
        <w:rPr>
          <w:i/>
        </w:rPr>
        <w:t>Get</w:t>
      </w:r>
      <w:r>
        <w:rPr>
          <w:i/>
        </w:rPr>
        <w:t>TestSig3</w:t>
      </w:r>
      <w:r w:rsidRPr="00ED5C2D">
        <w:rPr>
          <w:i/>
        </w:rPr>
        <w:t xml:space="preserve">, </w:t>
      </w:r>
      <w:r w:rsidRPr="00381CA6">
        <w:rPr>
          <w:i/>
          <w:color w:val="0070C0"/>
        </w:rPr>
        <w:t>/* Pointer to the function which provides Signal data */</w:t>
      </w:r>
    </w:p>
    <w:p w:rsidR="006266DF" w:rsidRPr="00ED5C2D" w:rsidRDefault="006266DF" w:rsidP="006266DF">
      <w:pPr>
        <w:rPr>
          <w:i/>
        </w:rPr>
      </w:pPr>
      <w:r w:rsidRPr="00ED5C2D">
        <w:rPr>
          <w:i/>
        </w:rPr>
        <w:t xml:space="preserve">        IMCARBN_</w:t>
      </w:r>
      <w:r>
        <w:rPr>
          <w:i/>
        </w:rPr>
        <w:t>TESTSIG</w:t>
      </w:r>
      <w:r w:rsidR="004C6B42">
        <w:rPr>
          <w:i/>
        </w:rPr>
        <w:t>3</w:t>
      </w:r>
      <w:r w:rsidRPr="00ED5C2D">
        <w:rPr>
          <w:i/>
        </w:rPr>
        <w:t xml:space="preserve">_CNT_U08, </w:t>
      </w:r>
      <w:r w:rsidRPr="00381CA6">
        <w:rPr>
          <w:i/>
          <w:color w:val="0070C0"/>
        </w:rPr>
        <w:t xml:space="preserve">/* Signal Id */        </w:t>
      </w:r>
    </w:p>
    <w:p w:rsidR="006266DF" w:rsidRPr="00381CA6" w:rsidRDefault="006266DF" w:rsidP="006266DF">
      <w:pPr>
        <w:rPr>
          <w:i/>
          <w:color w:val="0070C0"/>
        </w:rPr>
      </w:pPr>
      <w:r>
        <w:rPr>
          <w:i/>
        </w:rPr>
        <w:t xml:space="preserve">        16</w:t>
      </w:r>
      <w:r w:rsidRPr="00ED5C2D">
        <w:rPr>
          <w:i/>
        </w:rPr>
        <w:t>U</w:t>
      </w:r>
      <w:r w:rsidRPr="00381CA6">
        <w:rPr>
          <w:i/>
          <w:color w:val="0070C0"/>
        </w:rPr>
        <w:t>,/* Number of bits to be used in the Signal Group for this signal */</w:t>
      </w:r>
    </w:p>
    <w:p w:rsidR="006266DF" w:rsidRPr="00ED5C2D" w:rsidRDefault="006266DF" w:rsidP="006266DF">
      <w:pPr>
        <w:rPr>
          <w:i/>
        </w:rPr>
      </w:pPr>
      <w:r>
        <w:rPr>
          <w:i/>
        </w:rPr>
        <w:t xml:space="preserve">        16</w:t>
      </w:r>
      <w:r w:rsidRPr="00ED5C2D">
        <w:rPr>
          <w:i/>
        </w:rPr>
        <w:t xml:space="preserve">U, </w:t>
      </w:r>
      <w:r w:rsidRPr="00381CA6">
        <w:rPr>
          <w:i/>
          <w:color w:val="0070C0"/>
        </w:rPr>
        <w:t>/* Position of the signal from LSB */</w:t>
      </w:r>
    </w:p>
    <w:p w:rsidR="006266DF" w:rsidRPr="00ED5C2D" w:rsidRDefault="006266DF" w:rsidP="006266DF">
      <w:pPr>
        <w:rPr>
          <w:i/>
        </w:rPr>
      </w:pPr>
      <w:r w:rsidRPr="00ED5C2D">
        <w:rPr>
          <w:i/>
        </w:rPr>
        <w:t xml:space="preserve">    },</w:t>
      </w:r>
    </w:p>
    <w:p w:rsidR="00DE6E92" w:rsidRPr="00ED5C2D" w:rsidRDefault="00DE6E92" w:rsidP="00ED5C2D">
      <w:pPr>
        <w:rPr>
          <w:i/>
        </w:rPr>
      </w:pPr>
    </w:p>
    <w:p w:rsidR="00ED5C2D" w:rsidRDefault="00ED5C2D" w:rsidP="00ED5C2D">
      <w:pPr>
        <w:rPr>
          <w:i/>
        </w:rPr>
      </w:pPr>
      <w:r w:rsidRPr="00ED5C2D">
        <w:rPr>
          <w:i/>
        </w:rPr>
        <w:t>};</w:t>
      </w:r>
    </w:p>
    <w:p w:rsidR="00A65465" w:rsidRDefault="00A65465" w:rsidP="00ED5C2D">
      <w:pPr>
        <w:rPr>
          <w:i/>
        </w:rPr>
      </w:pPr>
    </w:p>
    <w:p w:rsidR="00A65465" w:rsidRDefault="00A65465" w:rsidP="00A65465">
      <w:pPr>
        <w:pStyle w:val="Heading4"/>
        <w:rPr>
          <w:rFonts w:asciiTheme="minorHAnsi" w:hAnsiTheme="minorHAnsi"/>
          <w:sz w:val="24"/>
        </w:rPr>
      </w:pPr>
      <w:r>
        <w:rPr>
          <w:rFonts w:asciiTheme="minorHAnsi" w:hAnsiTheme="minorHAnsi"/>
          <w:sz w:val="24"/>
        </w:rPr>
        <w:lastRenderedPageBreak/>
        <w:t xml:space="preserve">Signal data access functions: </w:t>
      </w:r>
      <w:r w:rsidR="009F3017">
        <w:rPr>
          <w:rFonts w:asciiTheme="minorHAnsi" w:hAnsiTheme="minorHAnsi"/>
          <w:sz w:val="24"/>
        </w:rPr>
        <w:t>Get</w:t>
      </w:r>
      <w:r>
        <w:rPr>
          <w:rFonts w:asciiTheme="minorHAnsi" w:hAnsiTheme="minorHAnsi"/>
          <w:sz w:val="24"/>
        </w:rPr>
        <w:t>&lt;Signal Name&gt;</w:t>
      </w:r>
    </w:p>
    <w:p w:rsidR="006A1325" w:rsidRDefault="006A1325" w:rsidP="006A1325">
      <w:r>
        <w:t xml:space="preserve">This component will generate a Signal data access function for every IMC Signal configured in the configuration. </w:t>
      </w:r>
    </w:p>
    <w:p w:rsidR="006A1325" w:rsidRDefault="006A1325" w:rsidP="006A1325"/>
    <w:p w:rsidR="006A1325" w:rsidRDefault="006A1325" w:rsidP="006A1325">
      <w:r>
        <w:t>Irrespective of configured Signal data type, this function will return uint32 value.</w:t>
      </w:r>
    </w:p>
    <w:p w:rsidR="006A1325" w:rsidRDefault="006A1325" w:rsidP="006A1325"/>
    <w:p w:rsidR="006A1325" w:rsidRDefault="006A1325" w:rsidP="006A1325">
      <w:r>
        <w:t xml:space="preserve">Prototype: </w:t>
      </w:r>
    </w:p>
    <w:p w:rsidR="006A1325" w:rsidRDefault="006A1325" w:rsidP="006A1325"/>
    <w:p w:rsidR="006A1325" w:rsidRDefault="006A1325" w:rsidP="006A1325">
      <w:pPr>
        <w:ind w:firstLine="360"/>
        <w:rPr>
          <w:b/>
          <w:i/>
        </w:rPr>
      </w:pPr>
      <w:r w:rsidRPr="006A1325">
        <w:rPr>
          <w:b/>
          <w:i/>
        </w:rPr>
        <w:t xml:space="preserve">uint32 </w:t>
      </w:r>
      <w:r w:rsidR="00720576">
        <w:rPr>
          <w:b/>
          <w:i/>
        </w:rPr>
        <w:t>Get</w:t>
      </w:r>
      <w:r>
        <w:rPr>
          <w:b/>
          <w:i/>
        </w:rPr>
        <w:t>Signal</w:t>
      </w:r>
      <w:r w:rsidRPr="006A1325">
        <w:rPr>
          <w:b/>
          <w:i/>
        </w:rPr>
        <w:t>Name&gt; (void) ;</w:t>
      </w:r>
    </w:p>
    <w:p w:rsidR="00270B82" w:rsidRDefault="00270B82" w:rsidP="006A1325">
      <w:pPr>
        <w:ind w:firstLine="360"/>
        <w:rPr>
          <w:b/>
          <w:i/>
        </w:rPr>
      </w:pPr>
    </w:p>
    <w:p w:rsidR="00A65465" w:rsidRDefault="00270B82" w:rsidP="00ED5C2D">
      <w:r w:rsidRPr="00270B82">
        <w:t>This function will read data for configured Signal from respective application component.</w:t>
      </w:r>
    </w:p>
    <w:p w:rsidR="00270B82" w:rsidRDefault="00270B82" w:rsidP="00ED5C2D"/>
    <w:p w:rsidR="003A2F8A" w:rsidRDefault="00270B82" w:rsidP="00ED5C2D">
      <w:r>
        <w:t xml:space="preserve">Signals of type uint32 will be returned without any typecasting. </w:t>
      </w:r>
    </w:p>
    <w:p w:rsidR="003A2F8A" w:rsidRDefault="003A2F8A" w:rsidP="00ED5C2D"/>
    <w:p w:rsidR="003A2F8A" w:rsidRDefault="00270B82" w:rsidP="00ED5C2D">
      <w:r>
        <w:t xml:space="preserve">Boolean, uint8, sint8, uint16, sint16 </w:t>
      </w:r>
      <w:r w:rsidR="003A2F8A">
        <w:t xml:space="preserve">signals will be typecasted to uint32 and typecassted value will be returned. </w:t>
      </w:r>
    </w:p>
    <w:p w:rsidR="003A2F8A" w:rsidRDefault="003A2F8A" w:rsidP="00ED5C2D"/>
    <w:p w:rsidR="00270B82" w:rsidRDefault="003A2F8A" w:rsidP="00ED5C2D">
      <w:r>
        <w:t>Float32 signal</w:t>
      </w:r>
      <w:r w:rsidR="00A81C50">
        <w:t>s</w:t>
      </w:r>
      <w:r>
        <w:t xml:space="preserve"> will be </w:t>
      </w:r>
      <w:r w:rsidRPr="003A2F8A">
        <w:rPr>
          <w:b/>
        </w:rPr>
        <w:t>read</w:t>
      </w:r>
      <w:r>
        <w:t xml:space="preserve"> as uint32 without typecasting and </w:t>
      </w:r>
      <w:r w:rsidR="00A81C50">
        <w:t xml:space="preserve">will be </w:t>
      </w:r>
      <w:r>
        <w:t xml:space="preserve">returned as uint32 (i.e this means underlying float data format will not be disturbed). </w:t>
      </w:r>
    </w:p>
    <w:p w:rsidR="00A81C50" w:rsidRDefault="00A81C50" w:rsidP="00ED5C2D"/>
    <w:p w:rsidR="00A81C50" w:rsidRDefault="00A81C50" w:rsidP="00ED5C2D">
      <w:r w:rsidRPr="000F3F27">
        <w:rPr>
          <w:b/>
        </w:rPr>
        <w:t>Sample Function</w:t>
      </w:r>
      <w:r w:rsidR="00A61F2A">
        <w:rPr>
          <w:b/>
        </w:rPr>
        <w:t xml:space="preserve"> 1</w:t>
      </w:r>
      <w:r w:rsidRPr="000F3F27">
        <w:rPr>
          <w:b/>
        </w:rPr>
        <w:t xml:space="preserve">: </w:t>
      </w:r>
      <w:r w:rsidR="000F3F27" w:rsidRPr="000F3F27">
        <w:t>TestSig1 is a float signal</w:t>
      </w:r>
    </w:p>
    <w:p w:rsidR="00A81C50" w:rsidRPr="003D2E5C" w:rsidRDefault="00A81C50" w:rsidP="003D2E5C">
      <w:pPr>
        <w:ind w:left="720"/>
        <w:rPr>
          <w:i/>
          <w:color w:val="0070C0"/>
        </w:rPr>
      </w:pPr>
      <w:r w:rsidRPr="003D2E5C">
        <w:rPr>
          <w:i/>
          <w:color w:val="0070C0"/>
        </w:rPr>
        <w:t>/* Wrapper function to get value of TestSig1 */</w:t>
      </w:r>
    </w:p>
    <w:p w:rsidR="00A81C50" w:rsidRPr="00A81C50" w:rsidRDefault="00DF7B71" w:rsidP="003D2E5C">
      <w:pPr>
        <w:ind w:left="720"/>
        <w:rPr>
          <w:i/>
        </w:rPr>
      </w:pPr>
      <w:r>
        <w:rPr>
          <w:i/>
        </w:rPr>
        <w:t>u</w:t>
      </w:r>
      <w:r w:rsidR="000F3F27">
        <w:rPr>
          <w:i/>
        </w:rPr>
        <w:t xml:space="preserve">int32 </w:t>
      </w:r>
      <w:r w:rsidR="00A81C50" w:rsidRPr="00A81C50">
        <w:rPr>
          <w:i/>
        </w:rPr>
        <w:t xml:space="preserve"> </w:t>
      </w:r>
      <w:r w:rsidR="00966889">
        <w:rPr>
          <w:i/>
        </w:rPr>
        <w:t>Get</w:t>
      </w:r>
      <w:r w:rsidR="000F3F27">
        <w:rPr>
          <w:i/>
        </w:rPr>
        <w:t>TestSig1</w:t>
      </w:r>
      <w:r w:rsidR="00A81C50" w:rsidRPr="00A81C50">
        <w:rPr>
          <w:i/>
        </w:rPr>
        <w:t>(void)</w:t>
      </w:r>
    </w:p>
    <w:p w:rsidR="00A81C50" w:rsidRPr="00A81C50" w:rsidRDefault="00A81C50" w:rsidP="003D2E5C">
      <w:pPr>
        <w:ind w:left="720"/>
        <w:rPr>
          <w:i/>
        </w:rPr>
      </w:pPr>
      <w:r w:rsidRPr="00A81C50">
        <w:rPr>
          <w:i/>
        </w:rPr>
        <w:t>{</w:t>
      </w:r>
    </w:p>
    <w:p w:rsidR="00A81C50" w:rsidRPr="00A81C50" w:rsidRDefault="00A81C50" w:rsidP="003D2E5C">
      <w:pPr>
        <w:ind w:left="720"/>
        <w:rPr>
          <w:i/>
        </w:rPr>
      </w:pPr>
      <w:r w:rsidRPr="00A81C50">
        <w:rPr>
          <w:i/>
        </w:rPr>
        <w:t xml:space="preserve">    uint32 RetVal_Uls_T_u32;</w:t>
      </w:r>
    </w:p>
    <w:p w:rsidR="00A81C50" w:rsidRPr="00A81C50" w:rsidRDefault="00A81C50" w:rsidP="003D2E5C">
      <w:pPr>
        <w:ind w:left="720"/>
        <w:rPr>
          <w:i/>
        </w:rPr>
      </w:pPr>
      <w:r w:rsidRPr="00A81C50">
        <w:rPr>
          <w:i/>
        </w:rPr>
        <w:t xml:space="preserve">    float32 SigVal_Uls_T_f32;</w:t>
      </w:r>
    </w:p>
    <w:p w:rsidR="00A81C50" w:rsidRPr="00A81C50" w:rsidRDefault="00A81C50" w:rsidP="003D2E5C">
      <w:pPr>
        <w:ind w:left="720"/>
        <w:rPr>
          <w:i/>
        </w:rPr>
      </w:pPr>
      <w:r w:rsidRPr="00A81C50">
        <w:rPr>
          <w:i/>
        </w:rPr>
        <w:t xml:space="preserve">    SigVal_Uls_T_f32 = </w:t>
      </w:r>
      <w:r w:rsidR="005B49E7" w:rsidRPr="005B49E7">
        <w:rPr>
          <w:i/>
        </w:rPr>
        <w:t>Rte_Read_</w:t>
      </w:r>
      <w:r w:rsidR="005B49E7" w:rsidRPr="002F5839">
        <w:rPr>
          <w:i/>
        </w:rPr>
        <w:t>TestSig1_Val</w:t>
      </w:r>
      <w:r w:rsidR="005B49E7" w:rsidRPr="005B49E7">
        <w:rPr>
          <w:i/>
        </w:rPr>
        <w:t xml:space="preserve"> </w:t>
      </w:r>
      <w:r w:rsidR="000F3F27">
        <w:rPr>
          <w:i/>
        </w:rPr>
        <w:t>();</w:t>
      </w:r>
    </w:p>
    <w:p w:rsidR="00A81C50" w:rsidRPr="00A81C50" w:rsidRDefault="00A81C50" w:rsidP="003D2E5C">
      <w:pPr>
        <w:ind w:left="720"/>
        <w:rPr>
          <w:i/>
        </w:rPr>
      </w:pPr>
      <w:r w:rsidRPr="00A81C50">
        <w:rPr>
          <w:i/>
        </w:rPr>
        <w:t xml:space="preserve">    RetVal_Uls_T_u32 =  *((uint32*)&amp;SigVal_Uls_T_f32);</w:t>
      </w:r>
    </w:p>
    <w:p w:rsidR="00A81C50" w:rsidRPr="00A81C50" w:rsidRDefault="00A81C50" w:rsidP="003D2E5C">
      <w:pPr>
        <w:ind w:left="720"/>
        <w:rPr>
          <w:i/>
        </w:rPr>
      </w:pPr>
      <w:r w:rsidRPr="00A81C50">
        <w:rPr>
          <w:i/>
        </w:rPr>
        <w:t xml:space="preserve">    return(RetVal_Uls_T_u32);</w:t>
      </w:r>
    </w:p>
    <w:p w:rsidR="00A81C50" w:rsidRDefault="00A81C50" w:rsidP="003D2E5C">
      <w:pPr>
        <w:ind w:left="720"/>
        <w:rPr>
          <w:i/>
        </w:rPr>
      </w:pPr>
      <w:r w:rsidRPr="00A81C50">
        <w:rPr>
          <w:i/>
        </w:rPr>
        <w:t>}</w:t>
      </w:r>
    </w:p>
    <w:p w:rsidR="00A61F2A" w:rsidRDefault="00A61F2A" w:rsidP="00A61F2A">
      <w:r w:rsidRPr="000F3F27">
        <w:rPr>
          <w:b/>
        </w:rPr>
        <w:t>Sample Function</w:t>
      </w:r>
      <w:r>
        <w:rPr>
          <w:b/>
        </w:rPr>
        <w:t xml:space="preserve"> 2</w:t>
      </w:r>
      <w:r w:rsidRPr="000F3F27">
        <w:rPr>
          <w:b/>
        </w:rPr>
        <w:t xml:space="preserve">: </w:t>
      </w:r>
      <w:r>
        <w:t>TestSig2</w:t>
      </w:r>
      <w:r w:rsidRPr="000F3F27">
        <w:t xml:space="preserve"> is a </w:t>
      </w:r>
      <w:r>
        <w:t>boolean</w:t>
      </w:r>
      <w:r w:rsidRPr="000F3F27">
        <w:t xml:space="preserve"> signal</w:t>
      </w:r>
    </w:p>
    <w:p w:rsidR="00A61F2A" w:rsidRPr="003D2E5C" w:rsidRDefault="00A61F2A" w:rsidP="00A61F2A">
      <w:pPr>
        <w:ind w:left="720"/>
        <w:rPr>
          <w:i/>
          <w:color w:val="0070C0"/>
        </w:rPr>
      </w:pPr>
      <w:r w:rsidRPr="003D2E5C">
        <w:rPr>
          <w:i/>
          <w:color w:val="0070C0"/>
        </w:rPr>
        <w:t xml:space="preserve">/* Wrapper function to get value of </w:t>
      </w:r>
      <w:r>
        <w:rPr>
          <w:i/>
          <w:color w:val="0070C0"/>
        </w:rPr>
        <w:t>TestSig2</w:t>
      </w:r>
      <w:r w:rsidRPr="003D2E5C">
        <w:rPr>
          <w:i/>
          <w:color w:val="0070C0"/>
        </w:rPr>
        <w:t xml:space="preserve"> */</w:t>
      </w:r>
    </w:p>
    <w:p w:rsidR="00A61F2A" w:rsidRPr="00A81C50" w:rsidRDefault="00A61F2A" w:rsidP="00A61F2A">
      <w:pPr>
        <w:ind w:left="720"/>
        <w:rPr>
          <w:i/>
        </w:rPr>
      </w:pPr>
      <w:r>
        <w:rPr>
          <w:i/>
        </w:rPr>
        <w:t xml:space="preserve">uint32 </w:t>
      </w:r>
      <w:r w:rsidRPr="00A81C50">
        <w:rPr>
          <w:i/>
        </w:rPr>
        <w:t xml:space="preserve"> </w:t>
      </w:r>
      <w:r w:rsidR="00966889">
        <w:rPr>
          <w:i/>
        </w:rPr>
        <w:t>Get</w:t>
      </w:r>
      <w:r w:rsidR="00296AB0">
        <w:rPr>
          <w:i/>
        </w:rPr>
        <w:t>TestSig2</w:t>
      </w:r>
      <w:r w:rsidRPr="00A81C50">
        <w:rPr>
          <w:i/>
        </w:rPr>
        <w:t>(void)</w:t>
      </w:r>
    </w:p>
    <w:p w:rsidR="00A61F2A" w:rsidRPr="00A81C50" w:rsidRDefault="00A61F2A" w:rsidP="00A61F2A">
      <w:pPr>
        <w:ind w:left="720"/>
        <w:rPr>
          <w:i/>
        </w:rPr>
      </w:pPr>
      <w:r w:rsidRPr="00A81C50">
        <w:rPr>
          <w:i/>
        </w:rPr>
        <w:t>{</w:t>
      </w:r>
    </w:p>
    <w:p w:rsidR="00A61F2A" w:rsidRPr="00A81C50" w:rsidRDefault="00A61F2A" w:rsidP="00A61F2A">
      <w:pPr>
        <w:ind w:left="720"/>
        <w:rPr>
          <w:i/>
        </w:rPr>
      </w:pPr>
      <w:r w:rsidRPr="00A81C50">
        <w:rPr>
          <w:i/>
        </w:rPr>
        <w:t xml:space="preserve">    uint32 RetVal_Uls_T_u32;</w:t>
      </w:r>
    </w:p>
    <w:p w:rsidR="00A61F2A" w:rsidRPr="00A81C50" w:rsidRDefault="00A61F2A" w:rsidP="002F5839">
      <w:pPr>
        <w:ind w:left="720"/>
        <w:rPr>
          <w:i/>
        </w:rPr>
      </w:pPr>
      <w:r w:rsidRPr="00A81C50">
        <w:rPr>
          <w:i/>
        </w:rPr>
        <w:t xml:space="preserve">    RetVal_Uls_T_u32</w:t>
      </w:r>
      <w:r>
        <w:rPr>
          <w:i/>
        </w:rPr>
        <w:t xml:space="preserve"> </w:t>
      </w:r>
      <w:r w:rsidRPr="00A81C50">
        <w:rPr>
          <w:i/>
        </w:rPr>
        <w:t xml:space="preserve">= </w:t>
      </w:r>
      <w:r w:rsidR="002F5839" w:rsidRPr="005B49E7">
        <w:rPr>
          <w:i/>
        </w:rPr>
        <w:t>Rte_Read_</w:t>
      </w:r>
      <w:r w:rsidR="002F5839">
        <w:rPr>
          <w:i/>
        </w:rPr>
        <w:t>TestSig2</w:t>
      </w:r>
      <w:r w:rsidR="002F5839" w:rsidRPr="002F5839">
        <w:rPr>
          <w:i/>
        </w:rPr>
        <w:t>_Val</w:t>
      </w:r>
      <w:r w:rsidR="002F5839" w:rsidRPr="005B49E7">
        <w:rPr>
          <w:i/>
        </w:rPr>
        <w:t xml:space="preserve"> </w:t>
      </w:r>
      <w:r w:rsidR="002F5839">
        <w:rPr>
          <w:i/>
        </w:rPr>
        <w:t>();</w:t>
      </w:r>
    </w:p>
    <w:p w:rsidR="00A61F2A" w:rsidRPr="00A81C50" w:rsidRDefault="00A61F2A" w:rsidP="00A61F2A">
      <w:pPr>
        <w:ind w:left="720"/>
        <w:rPr>
          <w:i/>
        </w:rPr>
      </w:pPr>
      <w:r w:rsidRPr="00A81C50">
        <w:rPr>
          <w:i/>
        </w:rPr>
        <w:t xml:space="preserve">    return(RetVal_Uls_T_u32);</w:t>
      </w:r>
    </w:p>
    <w:p w:rsidR="00A61F2A" w:rsidRDefault="00A61F2A" w:rsidP="00A61F2A">
      <w:pPr>
        <w:ind w:left="720"/>
        <w:rPr>
          <w:i/>
        </w:rPr>
      </w:pPr>
      <w:r w:rsidRPr="00A81C50">
        <w:rPr>
          <w:i/>
        </w:rPr>
        <w:t>}</w:t>
      </w:r>
    </w:p>
    <w:p w:rsidR="00A61F2A" w:rsidRPr="00ED5C2D" w:rsidRDefault="00A61F2A" w:rsidP="003D2E5C">
      <w:pPr>
        <w:ind w:left="720"/>
        <w:rPr>
          <w:i/>
        </w:rPr>
      </w:pPr>
    </w:p>
    <w:p w:rsidR="001A0365" w:rsidRDefault="001A0365" w:rsidP="002F5839">
      <w:pPr>
        <w:pStyle w:val="Heading4"/>
      </w:pPr>
      <w:r w:rsidRPr="003A7C42">
        <w:rPr>
          <w:rFonts w:asciiTheme="minorHAnsi" w:hAnsiTheme="minorHAnsi"/>
          <w:sz w:val="24"/>
        </w:rPr>
        <w:t>Configuration Array:</w:t>
      </w:r>
      <w:r>
        <w:t xml:space="preserve"> </w:t>
      </w:r>
      <w:r w:rsidR="002F5839" w:rsidRPr="002F5839">
        <w:rPr>
          <w:rFonts w:asciiTheme="minorHAnsi" w:hAnsiTheme="minorHAnsi"/>
          <w:sz w:val="24"/>
        </w:rPr>
        <w:t>RATEGROUPOFFS_CNT_U08</w:t>
      </w:r>
    </w:p>
    <w:p w:rsidR="001A0365" w:rsidRDefault="001A0365" w:rsidP="001A0365">
      <w:r>
        <w:t xml:space="preserve">This configuration array provides offset for accessing for each Rate group configuration data in the configuration structure </w:t>
      </w:r>
      <w:r w:rsidRPr="00687D2F">
        <w:t>ImcArbn_SigGroupConfig_Rec.</w:t>
      </w:r>
      <w:r>
        <w:t xml:space="preserve"> It is defined as follows:</w:t>
      </w:r>
    </w:p>
    <w:p w:rsidR="001A0365" w:rsidRDefault="001A0365" w:rsidP="001A0365"/>
    <w:p w:rsidR="001A0365" w:rsidRPr="00974C5B" w:rsidRDefault="003A7C42" w:rsidP="001A0365">
      <w:r w:rsidRPr="003A7C42">
        <w:t xml:space="preserve">RATEGROUPOFFS_CNT_U08 </w:t>
      </w:r>
      <w:r w:rsidR="001A0365">
        <w:t>[IMCARBN_NROFRATEGROUP_CNT_U08] = {   0U,                                                                                                         IMCARBN_NROF2MILLISECRATEGROUP_CNT_U08,                                                                                                         IMCARBN_NROF2MILLISECRATEGROUP_CNT_U08 + IMCARBN_NROF10MILLISECRATEGROUP_CNT_U08 };</w:t>
      </w:r>
    </w:p>
    <w:p w:rsidR="001A0365" w:rsidRDefault="001A0365" w:rsidP="002F5839">
      <w:pPr>
        <w:pStyle w:val="Heading4"/>
        <w:rPr>
          <w:rFonts w:asciiTheme="minorHAnsi" w:hAnsiTheme="minorHAnsi"/>
          <w:sz w:val="24"/>
        </w:rPr>
      </w:pPr>
      <w:r>
        <w:rPr>
          <w:rFonts w:asciiTheme="minorHAnsi" w:hAnsiTheme="minorHAnsi"/>
          <w:sz w:val="24"/>
        </w:rPr>
        <w:t xml:space="preserve">Configuration Array: </w:t>
      </w:r>
      <w:r w:rsidR="002F5839" w:rsidRPr="002F5839">
        <w:rPr>
          <w:rFonts w:asciiTheme="minorHAnsi" w:hAnsiTheme="minorHAnsi"/>
          <w:sz w:val="24"/>
        </w:rPr>
        <w:t>NRSIGGROUPINRATEGROUP_CNT_U08</w:t>
      </w:r>
    </w:p>
    <w:p w:rsidR="001A0365" w:rsidRDefault="001A0365" w:rsidP="001A0365">
      <w:r>
        <w:t xml:space="preserve">This configuration array provides number of Signal group defined </w:t>
      </w:r>
      <w:r w:rsidR="00D22817">
        <w:t xml:space="preserve">for </w:t>
      </w:r>
      <w:r>
        <w:t xml:space="preserve">each Rate </w:t>
      </w:r>
      <w:r w:rsidR="00D22817">
        <w:t xml:space="preserve">Group </w:t>
      </w:r>
      <w:r>
        <w:t xml:space="preserve">in the configuration structure </w:t>
      </w:r>
      <w:r w:rsidRPr="00687D2F">
        <w:t>ImcArbn_SigGroupConfig_Rec.</w:t>
      </w:r>
      <w:r>
        <w:t xml:space="preserve"> It is defined as follows:</w:t>
      </w:r>
    </w:p>
    <w:p w:rsidR="001A0365" w:rsidRDefault="001A0365" w:rsidP="001A0365"/>
    <w:p w:rsidR="001A0365" w:rsidRDefault="003A7C42" w:rsidP="001A0365">
      <w:r w:rsidRPr="003A7C42">
        <w:t xml:space="preserve">NRSIGGROUPINRATEGROUP_CNT_U08 </w:t>
      </w:r>
      <w:r w:rsidR="001A0365">
        <w:t>[IMCARBN_NROFRATEGROUP_CNT_U08] = {   IMCARBN_NROF2MILLISECRATEGROUP_CNT_U08,                                                                                                                     IMCARBN_NROF10MILLISECRATEGROUP_CNT_U08,                                                                                                                      IMCARBN_NROF100MILLISECRATEGROUP_CNT_U08 };</w:t>
      </w:r>
    </w:p>
    <w:p w:rsidR="001A0365" w:rsidRDefault="001A0365" w:rsidP="001A0365"/>
    <w:p w:rsidR="009F20D6" w:rsidRDefault="009F20D6" w:rsidP="002F5839">
      <w:pPr>
        <w:pStyle w:val="Heading4"/>
        <w:rPr>
          <w:rFonts w:asciiTheme="minorHAnsi" w:hAnsiTheme="minorHAnsi"/>
          <w:sz w:val="24"/>
        </w:rPr>
      </w:pPr>
      <w:r>
        <w:rPr>
          <w:rFonts w:asciiTheme="minorHAnsi" w:hAnsiTheme="minorHAnsi"/>
          <w:sz w:val="24"/>
        </w:rPr>
        <w:t xml:space="preserve">Configuration Array: </w:t>
      </w:r>
      <w:r w:rsidR="002F5839" w:rsidRPr="002F5839">
        <w:rPr>
          <w:rFonts w:asciiTheme="minorHAnsi" w:hAnsiTheme="minorHAnsi"/>
          <w:sz w:val="24"/>
        </w:rPr>
        <w:t>MISSSIGGROUPTIOUT_CNT_U08</w:t>
      </w:r>
    </w:p>
    <w:p w:rsidR="009F20D6" w:rsidRDefault="009F20D6" w:rsidP="009F20D6">
      <w:r>
        <w:t xml:space="preserve">This configuration array provides missing count value for individual Rate Groups. Count values are </w:t>
      </w:r>
      <w:r w:rsidR="003A7C42">
        <w:t>corresponding</w:t>
      </w:r>
      <w:r>
        <w:t xml:space="preserve"> to be number of cycles of respective Rate Groups. </w:t>
      </w:r>
      <w:r w:rsidR="00FA7289">
        <w:t>It is defined as follows:</w:t>
      </w:r>
    </w:p>
    <w:p w:rsidR="009F20D6" w:rsidRDefault="009F20D6" w:rsidP="009F20D6"/>
    <w:p w:rsidR="009F20D6" w:rsidRDefault="002F5839" w:rsidP="002F5839">
      <w:r>
        <w:t>MISSSIGGROUPTIOUT_CNT_U08[IMCARBN_NROFRATEGROUP_CNT_U08] = { MI</w:t>
      </w:r>
      <w:r w:rsidR="009677F4">
        <w:t>SSTHD2MILLISECRATEGROUP_CNT_U08,</w:t>
      </w:r>
      <w:r>
        <w:t xml:space="preserve">                                                                                              MISSTHD10MILLISECRATEGROUP_CNT_U08,                                                                                               MISSTHD100MILLISECRATEGROUP_CNT_U08</w:t>
      </w:r>
    </w:p>
    <w:p w:rsidR="009677F4" w:rsidRDefault="009677F4" w:rsidP="002F5839">
      <w:r>
        <w:t>}</w:t>
      </w:r>
    </w:p>
    <w:p w:rsidR="001A0365" w:rsidRDefault="001A0365" w:rsidP="001A0365">
      <w:pPr>
        <w:pStyle w:val="Heading2"/>
        <w:rPr>
          <w:rFonts w:ascii="Calibri" w:hAnsi="Calibri"/>
        </w:rPr>
      </w:pPr>
      <w:bookmarkStart w:id="935" w:name="_Toc472510949"/>
      <w:r>
        <w:rPr>
          <w:rFonts w:ascii="Calibri" w:hAnsi="Calibri"/>
        </w:rPr>
        <w:lastRenderedPageBreak/>
        <w:t>Imc Signal Mapping for Receiving FDDs</w:t>
      </w:r>
      <w:bookmarkEnd w:id="935"/>
    </w:p>
    <w:p w:rsidR="001A0365" w:rsidRPr="00967BCF" w:rsidRDefault="001A0365" w:rsidP="001A0365">
      <w:pPr>
        <w:pStyle w:val="Heading3"/>
        <w:rPr>
          <w:rFonts w:ascii="Calibri" w:hAnsi="Calibri"/>
        </w:rPr>
      </w:pPr>
      <w:bookmarkStart w:id="936" w:name="_Toc472510950"/>
      <w:r w:rsidRPr="00967BCF">
        <w:rPr>
          <w:rFonts w:ascii="Calibri" w:hAnsi="Calibri"/>
        </w:rPr>
        <w:t>Hardware Related Design</w:t>
      </w:r>
      <w:bookmarkEnd w:id="936"/>
    </w:p>
    <w:p w:rsidR="001A0365" w:rsidRPr="00C36031" w:rsidRDefault="001A0365" w:rsidP="001A0365">
      <w:pPr>
        <w:rPr>
          <w:rFonts w:ascii="Calibri" w:hAnsi="Calibri"/>
          <w:color w:val="0000FF"/>
        </w:rPr>
      </w:pPr>
      <w:r w:rsidRPr="001E31E7">
        <w:rPr>
          <w:rFonts w:ascii="Calibri" w:hAnsi="Calibri"/>
        </w:rPr>
        <w:t>None</w:t>
      </w:r>
    </w:p>
    <w:p w:rsidR="001A0365" w:rsidRDefault="001A0365" w:rsidP="001A0365">
      <w:pPr>
        <w:pStyle w:val="Heading3"/>
        <w:rPr>
          <w:rFonts w:ascii="Calibri" w:hAnsi="Calibri"/>
        </w:rPr>
      </w:pPr>
      <w:bookmarkStart w:id="937" w:name="_Toc472510951"/>
      <w:r w:rsidRPr="00967BCF">
        <w:rPr>
          <w:rFonts w:ascii="Calibri" w:hAnsi="Calibri"/>
        </w:rPr>
        <w:t>Software Related Design</w:t>
      </w:r>
      <w:bookmarkEnd w:id="937"/>
    </w:p>
    <w:p w:rsidR="001A0365" w:rsidRDefault="001A0365" w:rsidP="001A0365">
      <w:r>
        <w:t>Since configured Imc Signal names may not match with the signal name which is used in by receiving FDDs, Signal mapping mechanism is provided to resolve mapping between IMC input signals and user of IMC input signals.</w:t>
      </w:r>
    </w:p>
    <w:p w:rsidR="001A0365" w:rsidRDefault="001A0365" w:rsidP="001A0365"/>
    <w:p w:rsidR="001A0365" w:rsidRDefault="001A0365" w:rsidP="001A0365">
      <w:r>
        <w:t>FDDs which needs signal from Imc Arbitration component shall use following naming convention for naming Signal ID ( which is an argument for GetSigImcData_xxx):</w:t>
      </w:r>
    </w:p>
    <w:p w:rsidR="001A0365" w:rsidRDefault="001A0365" w:rsidP="001A0365"/>
    <w:p w:rsidR="001A0365" w:rsidRPr="000C4FE4" w:rsidRDefault="001A0365" w:rsidP="001A0365">
      <w:r w:rsidRPr="000C4FE4">
        <w:t xml:space="preserve">Format: </w:t>
      </w:r>
    </w:p>
    <w:p w:rsidR="001A0365" w:rsidRPr="000C4FE4" w:rsidRDefault="001A0365" w:rsidP="001A0365">
      <w:pPr>
        <w:ind w:firstLine="720"/>
      </w:pPr>
      <w:r w:rsidRPr="000C4FE4">
        <w:rPr>
          <w:b/>
          <w:bCs/>
          <w:i/>
          <w:iCs/>
        </w:rPr>
        <w:t>IMCARBN_&lt;componentshortname&gt;&lt;signalname&gt;_CNT_U16</w:t>
      </w:r>
    </w:p>
    <w:p w:rsidR="001A0365" w:rsidRDefault="001A0365" w:rsidP="001A0365"/>
    <w:p w:rsidR="001A0365" w:rsidRPr="00574BDE" w:rsidRDefault="001A0365" w:rsidP="001A0365">
      <w:pPr>
        <w:ind w:left="720"/>
      </w:pPr>
      <w:r w:rsidRPr="000C4FE4">
        <w:rPr>
          <w:i/>
        </w:rPr>
        <w:t>componentshortname</w:t>
      </w:r>
      <w:r w:rsidRPr="000C4FE4">
        <w:t xml:space="preserve"> – Short name of </w:t>
      </w:r>
      <w:r w:rsidRPr="00574BDE">
        <w:t xml:space="preserve">the </w:t>
      </w:r>
      <w:r w:rsidRPr="00574BDE">
        <w:rPr>
          <w:bCs/>
        </w:rPr>
        <w:t xml:space="preserve">component which is interested in receiving </w:t>
      </w:r>
      <w:r w:rsidRPr="00574BDE">
        <w:t>the signal from Imc Arbitration.</w:t>
      </w:r>
    </w:p>
    <w:p w:rsidR="001A0365" w:rsidRPr="00574BDE" w:rsidRDefault="001A0365" w:rsidP="001A0365">
      <w:pPr>
        <w:ind w:left="720"/>
      </w:pPr>
      <w:r w:rsidRPr="00574BDE">
        <w:rPr>
          <w:i/>
        </w:rPr>
        <w:t>signalname</w:t>
      </w:r>
      <w:r w:rsidRPr="00574BDE">
        <w:t xml:space="preserve"> – name of the signal as defined by </w:t>
      </w:r>
      <w:r w:rsidRPr="00574BDE">
        <w:rPr>
          <w:bCs/>
        </w:rPr>
        <w:t>the receiving component.</w:t>
      </w:r>
    </w:p>
    <w:p w:rsidR="001A0365" w:rsidRPr="000C4FE4" w:rsidRDefault="001A0365" w:rsidP="001A0365">
      <w:pPr>
        <w:ind w:left="720"/>
      </w:pPr>
      <w:r w:rsidRPr="000C4FE4">
        <w:t>Note that ownership of this constant is still with Imc Arbitration (hence the “</w:t>
      </w:r>
      <w:r w:rsidRPr="000C4FE4">
        <w:rPr>
          <w:b/>
          <w:bCs/>
          <w:i/>
          <w:iCs/>
        </w:rPr>
        <w:t xml:space="preserve">IMCARBN_” </w:t>
      </w:r>
      <w:r w:rsidRPr="000C4FE4">
        <w:t xml:space="preserve">prefix). </w:t>
      </w:r>
    </w:p>
    <w:p w:rsidR="001A0365" w:rsidRDefault="001A0365" w:rsidP="001A0365"/>
    <w:p w:rsidR="001A0365" w:rsidRDefault="001A0365" w:rsidP="001A0365">
      <w:r>
        <w:t>Imc Arbitration component will generate configurations to map these Signal IDs with its own Signal IDs for each of the Imc signal.</w:t>
      </w:r>
    </w:p>
    <w:p w:rsidR="001A0365" w:rsidRDefault="001A0365" w:rsidP="001A0365"/>
    <w:p w:rsidR="003A7C42" w:rsidRDefault="003A7C42" w:rsidP="001A0365">
      <w:r>
        <w:t>e.g.</w:t>
      </w:r>
    </w:p>
    <w:p w:rsidR="003A7C42" w:rsidRPr="003A7C42" w:rsidRDefault="003A7C42" w:rsidP="003A7C42">
      <w:pPr>
        <w:ind w:firstLine="720"/>
        <w:rPr>
          <w:b/>
        </w:rPr>
      </w:pPr>
      <w:r w:rsidRPr="003A7C42">
        <w:rPr>
          <w:b/>
        </w:rPr>
        <w:t>IMCARBN_FDD1OPTIONALSIGNAME1_CNT_U16</w:t>
      </w:r>
    </w:p>
    <w:p w:rsidR="001A0365" w:rsidRDefault="001A0365" w:rsidP="001A0365">
      <w:pPr>
        <w:pStyle w:val="Heading2"/>
        <w:rPr>
          <w:rFonts w:ascii="Calibri" w:hAnsi="Calibri"/>
        </w:rPr>
      </w:pPr>
      <w:bookmarkStart w:id="938" w:name="_Toc472510952"/>
      <w:r>
        <w:rPr>
          <w:rFonts w:ascii="Calibri" w:hAnsi="Calibri"/>
        </w:rPr>
        <w:t>Enumerations - Signal Status, Extended Signal Status and Signal Source</w:t>
      </w:r>
      <w:bookmarkEnd w:id="938"/>
    </w:p>
    <w:p w:rsidR="001A0365" w:rsidRPr="00967BCF" w:rsidRDefault="001A0365" w:rsidP="001A0365">
      <w:pPr>
        <w:pStyle w:val="Heading3"/>
        <w:rPr>
          <w:rFonts w:ascii="Calibri" w:hAnsi="Calibri"/>
        </w:rPr>
      </w:pPr>
      <w:bookmarkStart w:id="939" w:name="_Toc472510953"/>
      <w:r w:rsidRPr="00967BCF">
        <w:rPr>
          <w:rFonts w:ascii="Calibri" w:hAnsi="Calibri"/>
        </w:rPr>
        <w:t>Hardware Related Design</w:t>
      </w:r>
      <w:bookmarkEnd w:id="939"/>
    </w:p>
    <w:p w:rsidR="001A0365" w:rsidRPr="00C36031" w:rsidRDefault="001A0365" w:rsidP="001A0365">
      <w:pPr>
        <w:rPr>
          <w:rFonts w:ascii="Calibri" w:hAnsi="Calibri"/>
          <w:color w:val="0000FF"/>
        </w:rPr>
      </w:pPr>
      <w:r w:rsidRPr="001E31E7">
        <w:rPr>
          <w:rFonts w:ascii="Calibri" w:hAnsi="Calibri"/>
        </w:rPr>
        <w:t>None</w:t>
      </w:r>
    </w:p>
    <w:p w:rsidR="001A0365" w:rsidRDefault="001A0365" w:rsidP="001A0365">
      <w:pPr>
        <w:pStyle w:val="Heading3"/>
        <w:rPr>
          <w:rFonts w:ascii="Calibri" w:hAnsi="Calibri"/>
        </w:rPr>
      </w:pPr>
      <w:bookmarkStart w:id="940" w:name="_Toc472510954"/>
      <w:r w:rsidRPr="00967BCF">
        <w:rPr>
          <w:rFonts w:ascii="Calibri" w:hAnsi="Calibri"/>
        </w:rPr>
        <w:t>Software Related Design</w:t>
      </w:r>
      <w:bookmarkEnd w:id="940"/>
    </w:p>
    <w:p w:rsidR="001A0365" w:rsidRDefault="001A0365" w:rsidP="001A0365">
      <w:r>
        <w:t xml:space="preserve">This component uses three RTE enumerations </w:t>
      </w:r>
      <w:r w:rsidR="00375515">
        <w:t>and one local enumeration:</w:t>
      </w:r>
    </w:p>
    <w:p w:rsidR="001A0365" w:rsidRDefault="001A0365" w:rsidP="001A0365"/>
    <w:p w:rsidR="001A0365" w:rsidRDefault="001A0365" w:rsidP="001A0365">
      <w:pPr>
        <w:pStyle w:val="ListParagraph"/>
        <w:numPr>
          <w:ilvl w:val="0"/>
          <w:numId w:val="26"/>
        </w:numPr>
      </w:pPr>
      <w:r w:rsidRPr="003F0B33">
        <w:rPr>
          <w:b/>
        </w:rPr>
        <w:t>Extended Signal Status (ImcArbnRxExtdSts1):</w:t>
      </w:r>
      <w:r>
        <w:t xml:space="preserve"> Following table indicates list of values and its meaning.</w:t>
      </w:r>
    </w:p>
    <w:p w:rsidR="001A0365" w:rsidRDefault="001A0365" w:rsidP="001A0365">
      <w:r>
        <w:tab/>
      </w:r>
    </w:p>
    <w:tbl>
      <w:tblPr>
        <w:tblW w:w="7700" w:type="dxa"/>
        <w:tblInd w:w="103" w:type="dxa"/>
        <w:tblLook w:val="04A0" w:firstRow="1" w:lastRow="0" w:firstColumn="1" w:lastColumn="0" w:noHBand="0" w:noVBand="1"/>
      </w:tblPr>
      <w:tblGrid>
        <w:gridCol w:w="5006"/>
        <w:gridCol w:w="2694"/>
      </w:tblGrid>
      <w:tr w:rsidR="001A0365" w:rsidRPr="00CD40EB" w:rsidTr="00613218">
        <w:trPr>
          <w:trHeight w:val="510"/>
        </w:trPr>
        <w:tc>
          <w:tcPr>
            <w:tcW w:w="4800" w:type="dxa"/>
            <w:tcBorders>
              <w:top w:val="single" w:sz="4" w:space="0" w:color="auto"/>
              <w:left w:val="single" w:sz="4" w:space="0" w:color="auto"/>
              <w:bottom w:val="single" w:sz="4" w:space="0" w:color="auto"/>
              <w:right w:val="single" w:sz="4" w:space="0" w:color="auto"/>
            </w:tcBorders>
            <w:shd w:val="clear" w:color="000000" w:fill="A6A6A6"/>
            <w:vAlign w:val="bottom"/>
            <w:hideMark/>
          </w:tcPr>
          <w:p w:rsidR="001A0365" w:rsidRPr="00CD40EB" w:rsidRDefault="001A0365" w:rsidP="00613218">
            <w:pPr>
              <w:rPr>
                <w:rFonts w:ascii="Arial" w:hAnsi="Arial" w:cs="Arial"/>
                <w:b/>
                <w:bCs/>
                <w:szCs w:val="20"/>
              </w:rPr>
            </w:pPr>
            <w:r w:rsidRPr="00CD40EB">
              <w:rPr>
                <w:rFonts w:ascii="Arial" w:hAnsi="Arial" w:cs="Arial"/>
                <w:b/>
                <w:bCs/>
                <w:szCs w:val="20"/>
              </w:rPr>
              <w:t>Extended Signal Status</w:t>
            </w:r>
          </w:p>
        </w:tc>
        <w:tc>
          <w:tcPr>
            <w:tcW w:w="2900" w:type="dxa"/>
            <w:tcBorders>
              <w:top w:val="single" w:sz="4" w:space="0" w:color="auto"/>
              <w:left w:val="nil"/>
              <w:bottom w:val="single" w:sz="4" w:space="0" w:color="auto"/>
              <w:right w:val="single" w:sz="4" w:space="0" w:color="auto"/>
            </w:tcBorders>
            <w:shd w:val="clear" w:color="000000" w:fill="A6A6A6"/>
            <w:vAlign w:val="bottom"/>
            <w:hideMark/>
          </w:tcPr>
          <w:p w:rsidR="001A0365" w:rsidRPr="00CD40EB" w:rsidRDefault="001A0365" w:rsidP="00613218">
            <w:pPr>
              <w:rPr>
                <w:rFonts w:ascii="Arial" w:hAnsi="Arial" w:cs="Arial"/>
                <w:b/>
                <w:bCs/>
                <w:szCs w:val="20"/>
              </w:rPr>
            </w:pPr>
            <w:r w:rsidRPr="00CD40EB">
              <w:rPr>
                <w:rFonts w:ascii="Arial" w:hAnsi="Arial" w:cs="Arial"/>
                <w:b/>
                <w:bCs/>
                <w:szCs w:val="20"/>
              </w:rPr>
              <w:t>Meaning</w:t>
            </w:r>
          </w:p>
        </w:tc>
      </w:tr>
      <w:tr w:rsidR="001A0365" w:rsidRPr="00CD40EB" w:rsidTr="00613218">
        <w:trPr>
          <w:trHeight w:val="510"/>
        </w:trPr>
        <w:tc>
          <w:tcPr>
            <w:tcW w:w="4800" w:type="dxa"/>
            <w:tcBorders>
              <w:top w:val="nil"/>
              <w:left w:val="single" w:sz="4" w:space="0" w:color="auto"/>
              <w:bottom w:val="single" w:sz="4" w:space="0" w:color="auto"/>
              <w:right w:val="single" w:sz="4" w:space="0" w:color="auto"/>
            </w:tcBorders>
            <w:shd w:val="clear" w:color="auto" w:fill="auto"/>
            <w:vAlign w:val="bottom"/>
            <w:hideMark/>
          </w:tcPr>
          <w:p w:rsidR="001A0365" w:rsidRPr="00CD40EB" w:rsidRDefault="001A0365" w:rsidP="00613218">
            <w:pPr>
              <w:rPr>
                <w:rFonts w:ascii="Arial" w:hAnsi="Arial" w:cs="Arial"/>
                <w:szCs w:val="20"/>
              </w:rPr>
            </w:pPr>
            <w:r w:rsidRPr="00CD40EB">
              <w:rPr>
                <w:rFonts w:ascii="Arial" w:hAnsi="Arial" w:cs="Arial"/>
                <w:szCs w:val="20"/>
              </w:rPr>
              <w:t>IMCARBNRXEXTDSTS_STRTG</w:t>
            </w:r>
          </w:p>
        </w:tc>
        <w:tc>
          <w:tcPr>
            <w:tcW w:w="2900" w:type="dxa"/>
            <w:tcBorders>
              <w:top w:val="nil"/>
              <w:left w:val="nil"/>
              <w:bottom w:val="single" w:sz="4" w:space="0" w:color="auto"/>
              <w:right w:val="single" w:sz="4" w:space="0" w:color="auto"/>
            </w:tcBorders>
            <w:shd w:val="clear" w:color="auto" w:fill="auto"/>
            <w:vAlign w:val="bottom"/>
            <w:hideMark/>
          </w:tcPr>
          <w:p w:rsidR="001A0365" w:rsidRPr="00CD40EB" w:rsidRDefault="001A0365" w:rsidP="00613218">
            <w:pPr>
              <w:rPr>
                <w:rFonts w:ascii="Arial" w:hAnsi="Arial" w:cs="Arial"/>
                <w:szCs w:val="20"/>
              </w:rPr>
            </w:pPr>
            <w:r w:rsidRPr="00CD40EB">
              <w:rPr>
                <w:rFonts w:ascii="Arial" w:hAnsi="Arial" w:cs="Arial"/>
                <w:szCs w:val="20"/>
              </w:rPr>
              <w:t>Initial Start-up time not completed</w:t>
            </w:r>
          </w:p>
        </w:tc>
      </w:tr>
      <w:tr w:rsidR="001A0365" w:rsidRPr="00CD40EB" w:rsidTr="00613218">
        <w:trPr>
          <w:trHeight w:val="765"/>
        </w:trPr>
        <w:tc>
          <w:tcPr>
            <w:tcW w:w="4800" w:type="dxa"/>
            <w:tcBorders>
              <w:top w:val="nil"/>
              <w:left w:val="single" w:sz="4" w:space="0" w:color="auto"/>
              <w:bottom w:val="single" w:sz="4" w:space="0" w:color="auto"/>
              <w:right w:val="single" w:sz="4" w:space="0" w:color="auto"/>
            </w:tcBorders>
            <w:shd w:val="clear" w:color="auto" w:fill="auto"/>
            <w:vAlign w:val="bottom"/>
            <w:hideMark/>
          </w:tcPr>
          <w:p w:rsidR="001A0365" w:rsidRPr="00CD40EB" w:rsidRDefault="001A0365" w:rsidP="00613218">
            <w:pPr>
              <w:rPr>
                <w:rFonts w:ascii="Arial" w:hAnsi="Arial" w:cs="Arial"/>
                <w:szCs w:val="20"/>
              </w:rPr>
            </w:pPr>
            <w:r w:rsidRPr="00CD40EB">
              <w:rPr>
                <w:rFonts w:ascii="Arial" w:hAnsi="Arial" w:cs="Arial"/>
                <w:szCs w:val="20"/>
              </w:rPr>
              <w:t>IMCARBNRXEXTDSTS_DATAVLDWITHBACKUP / IMCARBNRXEXTDSTS_DATAVLDWITHNOBACKUP</w:t>
            </w:r>
          </w:p>
        </w:tc>
        <w:tc>
          <w:tcPr>
            <w:tcW w:w="2900" w:type="dxa"/>
            <w:tcBorders>
              <w:top w:val="nil"/>
              <w:left w:val="nil"/>
              <w:bottom w:val="single" w:sz="4" w:space="0" w:color="auto"/>
              <w:right w:val="single" w:sz="4" w:space="0" w:color="auto"/>
            </w:tcBorders>
            <w:shd w:val="clear" w:color="auto" w:fill="auto"/>
            <w:vAlign w:val="bottom"/>
            <w:hideMark/>
          </w:tcPr>
          <w:p w:rsidR="001A0365" w:rsidRPr="00CD40EB" w:rsidRDefault="001A0365" w:rsidP="00613218">
            <w:pPr>
              <w:rPr>
                <w:rFonts w:ascii="Arial" w:hAnsi="Arial" w:cs="Arial"/>
                <w:szCs w:val="20"/>
              </w:rPr>
            </w:pPr>
            <w:r w:rsidRPr="00CD40EB">
              <w:rPr>
                <w:rFonts w:ascii="Arial" w:hAnsi="Arial" w:cs="Arial"/>
                <w:szCs w:val="20"/>
              </w:rPr>
              <w:t>Valid Data Received</w:t>
            </w:r>
          </w:p>
        </w:tc>
      </w:tr>
      <w:tr w:rsidR="001A0365" w:rsidRPr="00CD40EB" w:rsidTr="00613218">
        <w:trPr>
          <w:trHeight w:val="510"/>
        </w:trPr>
        <w:tc>
          <w:tcPr>
            <w:tcW w:w="4800" w:type="dxa"/>
            <w:tcBorders>
              <w:top w:val="nil"/>
              <w:left w:val="single" w:sz="4" w:space="0" w:color="auto"/>
              <w:bottom w:val="single" w:sz="4" w:space="0" w:color="auto"/>
              <w:right w:val="single" w:sz="4" w:space="0" w:color="auto"/>
            </w:tcBorders>
            <w:shd w:val="clear" w:color="auto" w:fill="auto"/>
            <w:vAlign w:val="bottom"/>
            <w:hideMark/>
          </w:tcPr>
          <w:p w:rsidR="001A0365" w:rsidRPr="00CD40EB" w:rsidRDefault="001A0365" w:rsidP="00613218">
            <w:pPr>
              <w:rPr>
                <w:rFonts w:ascii="Arial" w:hAnsi="Arial" w:cs="Arial"/>
                <w:szCs w:val="20"/>
              </w:rPr>
            </w:pPr>
            <w:r w:rsidRPr="00CD40EB">
              <w:rPr>
                <w:rFonts w:ascii="Arial" w:hAnsi="Arial" w:cs="Arial"/>
                <w:szCs w:val="20"/>
              </w:rPr>
              <w:t>IMCARBNRXEXTDSTS_NEVERR</w:t>
            </w:r>
            <w:r w:rsidR="003A7C42">
              <w:rPr>
                <w:rFonts w:ascii="Arial" w:hAnsi="Arial" w:cs="Arial"/>
                <w:szCs w:val="20"/>
              </w:rPr>
              <w:t>XD</w:t>
            </w:r>
          </w:p>
        </w:tc>
        <w:tc>
          <w:tcPr>
            <w:tcW w:w="2900" w:type="dxa"/>
            <w:tcBorders>
              <w:top w:val="nil"/>
              <w:left w:val="nil"/>
              <w:bottom w:val="single" w:sz="4" w:space="0" w:color="auto"/>
              <w:right w:val="single" w:sz="4" w:space="0" w:color="auto"/>
            </w:tcBorders>
            <w:shd w:val="clear" w:color="auto" w:fill="auto"/>
            <w:vAlign w:val="bottom"/>
            <w:hideMark/>
          </w:tcPr>
          <w:p w:rsidR="001A0365" w:rsidRPr="00CD40EB" w:rsidRDefault="001A0365" w:rsidP="00613218">
            <w:pPr>
              <w:rPr>
                <w:rFonts w:ascii="Arial" w:hAnsi="Arial" w:cs="Arial"/>
                <w:szCs w:val="20"/>
              </w:rPr>
            </w:pPr>
            <w:r>
              <w:rPr>
                <w:rFonts w:ascii="Arial" w:hAnsi="Arial" w:cs="Arial"/>
                <w:szCs w:val="20"/>
              </w:rPr>
              <w:t>Mess</w:t>
            </w:r>
            <w:r w:rsidRPr="00CD40EB">
              <w:rPr>
                <w:rFonts w:ascii="Arial" w:hAnsi="Arial" w:cs="Arial"/>
                <w:szCs w:val="20"/>
              </w:rPr>
              <w:t>age never received</w:t>
            </w:r>
          </w:p>
        </w:tc>
      </w:tr>
      <w:tr w:rsidR="001A0365" w:rsidRPr="00CD40EB" w:rsidTr="00613218">
        <w:trPr>
          <w:trHeight w:val="510"/>
        </w:trPr>
        <w:tc>
          <w:tcPr>
            <w:tcW w:w="4800" w:type="dxa"/>
            <w:tcBorders>
              <w:top w:val="nil"/>
              <w:left w:val="single" w:sz="4" w:space="0" w:color="auto"/>
              <w:bottom w:val="single" w:sz="4" w:space="0" w:color="auto"/>
              <w:right w:val="single" w:sz="4" w:space="0" w:color="auto"/>
            </w:tcBorders>
            <w:shd w:val="clear" w:color="auto" w:fill="auto"/>
            <w:vAlign w:val="bottom"/>
            <w:hideMark/>
          </w:tcPr>
          <w:p w:rsidR="001A0365" w:rsidRPr="00CD40EB" w:rsidRDefault="001A0365" w:rsidP="00613218">
            <w:pPr>
              <w:rPr>
                <w:rFonts w:ascii="Arial" w:hAnsi="Arial" w:cs="Arial"/>
                <w:szCs w:val="20"/>
              </w:rPr>
            </w:pPr>
            <w:r w:rsidRPr="00CD40EB">
              <w:rPr>
                <w:rFonts w:ascii="Arial" w:hAnsi="Arial" w:cs="Arial"/>
                <w:szCs w:val="20"/>
              </w:rPr>
              <w:t>IMCARBNRXEXTDSTS_DATAINVLD</w:t>
            </w:r>
          </w:p>
        </w:tc>
        <w:tc>
          <w:tcPr>
            <w:tcW w:w="2900" w:type="dxa"/>
            <w:tcBorders>
              <w:top w:val="nil"/>
              <w:left w:val="nil"/>
              <w:bottom w:val="single" w:sz="4" w:space="0" w:color="auto"/>
              <w:right w:val="single" w:sz="4" w:space="0" w:color="auto"/>
            </w:tcBorders>
            <w:shd w:val="clear" w:color="auto" w:fill="auto"/>
            <w:vAlign w:val="bottom"/>
            <w:hideMark/>
          </w:tcPr>
          <w:p w:rsidR="001A0365" w:rsidRPr="00CD40EB" w:rsidRDefault="001A0365" w:rsidP="00613218">
            <w:pPr>
              <w:rPr>
                <w:rFonts w:ascii="Arial" w:hAnsi="Arial" w:cs="Arial"/>
                <w:szCs w:val="20"/>
              </w:rPr>
            </w:pPr>
            <w:r w:rsidRPr="00CD40EB">
              <w:rPr>
                <w:rFonts w:ascii="Arial" w:hAnsi="Arial" w:cs="Arial"/>
                <w:szCs w:val="20"/>
              </w:rPr>
              <w:t>Invalid - CRC, Rolling Counter</w:t>
            </w:r>
          </w:p>
        </w:tc>
      </w:tr>
      <w:tr w:rsidR="001A0365" w:rsidRPr="00CD40EB" w:rsidTr="00613218">
        <w:trPr>
          <w:trHeight w:val="510"/>
        </w:trPr>
        <w:tc>
          <w:tcPr>
            <w:tcW w:w="4800" w:type="dxa"/>
            <w:tcBorders>
              <w:top w:val="nil"/>
              <w:left w:val="single" w:sz="4" w:space="0" w:color="auto"/>
              <w:bottom w:val="single" w:sz="4" w:space="0" w:color="auto"/>
              <w:right w:val="single" w:sz="4" w:space="0" w:color="auto"/>
            </w:tcBorders>
            <w:shd w:val="clear" w:color="auto" w:fill="auto"/>
            <w:vAlign w:val="bottom"/>
            <w:hideMark/>
          </w:tcPr>
          <w:p w:rsidR="001A0365" w:rsidRPr="00CD40EB" w:rsidRDefault="001A0365" w:rsidP="00613218">
            <w:pPr>
              <w:rPr>
                <w:rFonts w:ascii="Arial" w:hAnsi="Arial" w:cs="Arial"/>
                <w:szCs w:val="20"/>
              </w:rPr>
            </w:pPr>
            <w:r w:rsidRPr="00CD40EB">
              <w:rPr>
                <w:rFonts w:ascii="Arial" w:hAnsi="Arial" w:cs="Arial"/>
                <w:szCs w:val="20"/>
              </w:rPr>
              <w:t>IMCARBNRXEXTDSTS_PREVDATA</w:t>
            </w:r>
          </w:p>
        </w:tc>
        <w:tc>
          <w:tcPr>
            <w:tcW w:w="2900" w:type="dxa"/>
            <w:tcBorders>
              <w:top w:val="nil"/>
              <w:left w:val="nil"/>
              <w:bottom w:val="single" w:sz="4" w:space="0" w:color="auto"/>
              <w:right w:val="single" w:sz="4" w:space="0" w:color="auto"/>
            </w:tcBorders>
            <w:shd w:val="clear" w:color="auto" w:fill="auto"/>
            <w:vAlign w:val="bottom"/>
            <w:hideMark/>
          </w:tcPr>
          <w:p w:rsidR="001A0365" w:rsidRPr="00CD40EB" w:rsidRDefault="001A0365" w:rsidP="00613218">
            <w:pPr>
              <w:rPr>
                <w:rFonts w:ascii="Arial" w:hAnsi="Arial" w:cs="Arial"/>
                <w:szCs w:val="20"/>
              </w:rPr>
            </w:pPr>
            <w:r w:rsidRPr="00CD40EB">
              <w:rPr>
                <w:rFonts w:ascii="Arial" w:hAnsi="Arial" w:cs="Arial"/>
                <w:szCs w:val="20"/>
              </w:rPr>
              <w:t>Message Missing - Threshold yet to be reached</w:t>
            </w:r>
          </w:p>
        </w:tc>
      </w:tr>
      <w:tr w:rsidR="001A0365" w:rsidRPr="00CD40EB" w:rsidTr="00613218">
        <w:trPr>
          <w:trHeight w:val="510"/>
        </w:trPr>
        <w:tc>
          <w:tcPr>
            <w:tcW w:w="4800" w:type="dxa"/>
            <w:tcBorders>
              <w:top w:val="nil"/>
              <w:left w:val="single" w:sz="4" w:space="0" w:color="auto"/>
              <w:bottom w:val="single" w:sz="4" w:space="0" w:color="auto"/>
              <w:right w:val="single" w:sz="4" w:space="0" w:color="auto"/>
            </w:tcBorders>
            <w:shd w:val="clear" w:color="auto" w:fill="auto"/>
            <w:vAlign w:val="bottom"/>
            <w:hideMark/>
          </w:tcPr>
          <w:p w:rsidR="001A0365" w:rsidRPr="00CD40EB" w:rsidRDefault="001A0365" w:rsidP="00613218">
            <w:pPr>
              <w:rPr>
                <w:rFonts w:ascii="Arial" w:hAnsi="Arial" w:cs="Arial"/>
                <w:szCs w:val="20"/>
              </w:rPr>
            </w:pPr>
            <w:r w:rsidRPr="00CD40EB">
              <w:rPr>
                <w:rFonts w:ascii="Arial" w:hAnsi="Arial" w:cs="Arial"/>
                <w:szCs w:val="20"/>
              </w:rPr>
              <w:t>IMCARBNRXEXTDSTS_MISS</w:t>
            </w:r>
          </w:p>
        </w:tc>
        <w:tc>
          <w:tcPr>
            <w:tcW w:w="2900" w:type="dxa"/>
            <w:tcBorders>
              <w:top w:val="nil"/>
              <w:left w:val="nil"/>
              <w:bottom w:val="single" w:sz="4" w:space="0" w:color="auto"/>
              <w:right w:val="single" w:sz="4" w:space="0" w:color="auto"/>
            </w:tcBorders>
            <w:shd w:val="clear" w:color="auto" w:fill="auto"/>
            <w:vAlign w:val="bottom"/>
            <w:hideMark/>
          </w:tcPr>
          <w:p w:rsidR="001A0365" w:rsidRPr="00CD40EB" w:rsidRDefault="001A0365" w:rsidP="00613218">
            <w:pPr>
              <w:rPr>
                <w:rFonts w:ascii="Arial" w:hAnsi="Arial" w:cs="Arial"/>
                <w:szCs w:val="20"/>
              </w:rPr>
            </w:pPr>
            <w:r w:rsidRPr="00CD40EB">
              <w:rPr>
                <w:rFonts w:ascii="Arial" w:hAnsi="Arial" w:cs="Arial"/>
                <w:szCs w:val="20"/>
              </w:rPr>
              <w:t>Message Missing - Threshold reached</w:t>
            </w:r>
          </w:p>
        </w:tc>
      </w:tr>
    </w:tbl>
    <w:p w:rsidR="001A0365" w:rsidRDefault="001A0365" w:rsidP="001A0365"/>
    <w:p w:rsidR="001A0365" w:rsidRDefault="001A0365" w:rsidP="001A0365">
      <w:r w:rsidRPr="00CD40EB">
        <w:t>Extended signal status value would be returned to the caller when the Server Runnable GetSigImcDataExtdSts invoked.</w:t>
      </w:r>
    </w:p>
    <w:p w:rsidR="001A0365" w:rsidRDefault="001A0365" w:rsidP="001A0365"/>
    <w:p w:rsidR="001A0365" w:rsidRDefault="001A0365" w:rsidP="001A0365">
      <w:pPr>
        <w:pStyle w:val="ListParagraph"/>
        <w:numPr>
          <w:ilvl w:val="0"/>
          <w:numId w:val="26"/>
        </w:numPr>
      </w:pPr>
      <w:r w:rsidRPr="003F0B33">
        <w:rPr>
          <w:b/>
        </w:rPr>
        <w:t>Signal Status (ImcArbnRxSts1):</w:t>
      </w:r>
      <w:r>
        <w:t xml:space="preserve"> Following table indicates list of values and its meaning.</w:t>
      </w:r>
    </w:p>
    <w:p w:rsidR="001A0365" w:rsidRDefault="001A0365" w:rsidP="001A0365"/>
    <w:tbl>
      <w:tblPr>
        <w:tblW w:w="7700" w:type="dxa"/>
        <w:tblInd w:w="103" w:type="dxa"/>
        <w:tblLook w:val="04A0" w:firstRow="1" w:lastRow="0" w:firstColumn="1" w:lastColumn="0" w:noHBand="0" w:noVBand="1"/>
      </w:tblPr>
      <w:tblGrid>
        <w:gridCol w:w="4720"/>
        <w:gridCol w:w="2980"/>
      </w:tblGrid>
      <w:tr w:rsidR="001A0365" w:rsidRPr="00873B6D" w:rsidTr="00613218">
        <w:trPr>
          <w:trHeight w:val="255"/>
        </w:trPr>
        <w:tc>
          <w:tcPr>
            <w:tcW w:w="4720" w:type="dxa"/>
            <w:tcBorders>
              <w:top w:val="single" w:sz="4" w:space="0" w:color="auto"/>
              <w:left w:val="single" w:sz="4" w:space="0" w:color="auto"/>
              <w:bottom w:val="single" w:sz="4" w:space="0" w:color="auto"/>
              <w:right w:val="single" w:sz="4" w:space="0" w:color="auto"/>
            </w:tcBorders>
            <w:shd w:val="clear" w:color="000000" w:fill="A6A6A6"/>
            <w:vAlign w:val="bottom"/>
            <w:hideMark/>
          </w:tcPr>
          <w:p w:rsidR="001A0365" w:rsidRPr="00873B6D" w:rsidRDefault="001A0365" w:rsidP="00613218">
            <w:pPr>
              <w:rPr>
                <w:rFonts w:ascii="Arial" w:hAnsi="Arial" w:cs="Arial"/>
                <w:b/>
                <w:bCs/>
                <w:szCs w:val="20"/>
              </w:rPr>
            </w:pPr>
            <w:r w:rsidRPr="00873B6D">
              <w:rPr>
                <w:rFonts w:ascii="Arial" w:hAnsi="Arial" w:cs="Arial"/>
                <w:b/>
                <w:bCs/>
                <w:szCs w:val="20"/>
              </w:rPr>
              <w:t>Signal Status</w:t>
            </w:r>
          </w:p>
        </w:tc>
        <w:tc>
          <w:tcPr>
            <w:tcW w:w="2980" w:type="dxa"/>
            <w:tcBorders>
              <w:top w:val="single" w:sz="4" w:space="0" w:color="auto"/>
              <w:left w:val="nil"/>
              <w:bottom w:val="single" w:sz="4" w:space="0" w:color="auto"/>
              <w:right w:val="single" w:sz="4" w:space="0" w:color="auto"/>
            </w:tcBorders>
            <w:shd w:val="clear" w:color="000000" w:fill="A6A6A6"/>
            <w:vAlign w:val="bottom"/>
            <w:hideMark/>
          </w:tcPr>
          <w:p w:rsidR="001A0365" w:rsidRPr="00873B6D" w:rsidRDefault="001A0365" w:rsidP="00613218">
            <w:pPr>
              <w:rPr>
                <w:rFonts w:ascii="Arial" w:hAnsi="Arial" w:cs="Arial"/>
                <w:b/>
                <w:bCs/>
                <w:szCs w:val="20"/>
              </w:rPr>
            </w:pPr>
            <w:r w:rsidRPr="00873B6D">
              <w:rPr>
                <w:rFonts w:ascii="Arial" w:hAnsi="Arial" w:cs="Arial"/>
                <w:b/>
                <w:bCs/>
                <w:szCs w:val="20"/>
              </w:rPr>
              <w:t>Use case</w:t>
            </w:r>
          </w:p>
        </w:tc>
      </w:tr>
      <w:tr w:rsidR="001A0365" w:rsidRPr="00873B6D" w:rsidTr="00613218">
        <w:trPr>
          <w:trHeight w:val="510"/>
        </w:trPr>
        <w:tc>
          <w:tcPr>
            <w:tcW w:w="4720" w:type="dxa"/>
            <w:tcBorders>
              <w:top w:val="nil"/>
              <w:left w:val="single" w:sz="4" w:space="0" w:color="auto"/>
              <w:bottom w:val="single" w:sz="4" w:space="0" w:color="auto"/>
              <w:right w:val="single" w:sz="4" w:space="0" w:color="auto"/>
            </w:tcBorders>
            <w:shd w:val="clear" w:color="auto" w:fill="auto"/>
            <w:vAlign w:val="bottom"/>
            <w:hideMark/>
          </w:tcPr>
          <w:p w:rsidR="001A0365" w:rsidRPr="00873B6D" w:rsidRDefault="001A0365" w:rsidP="00613218">
            <w:pPr>
              <w:rPr>
                <w:rFonts w:ascii="Arial" w:hAnsi="Arial" w:cs="Arial"/>
                <w:szCs w:val="20"/>
              </w:rPr>
            </w:pPr>
            <w:r w:rsidRPr="00873B6D">
              <w:rPr>
                <w:rFonts w:ascii="Arial" w:hAnsi="Arial" w:cs="Arial"/>
                <w:szCs w:val="20"/>
              </w:rPr>
              <w:t>IMCARBNRXSTS_NODATA</w:t>
            </w:r>
          </w:p>
        </w:tc>
        <w:tc>
          <w:tcPr>
            <w:tcW w:w="2980" w:type="dxa"/>
            <w:tcBorders>
              <w:top w:val="nil"/>
              <w:left w:val="nil"/>
              <w:bottom w:val="single" w:sz="4" w:space="0" w:color="auto"/>
              <w:right w:val="single" w:sz="4" w:space="0" w:color="auto"/>
            </w:tcBorders>
            <w:shd w:val="clear" w:color="auto" w:fill="auto"/>
            <w:vAlign w:val="bottom"/>
            <w:hideMark/>
          </w:tcPr>
          <w:p w:rsidR="001A0365" w:rsidRPr="00873B6D" w:rsidRDefault="001A0365" w:rsidP="00613218">
            <w:pPr>
              <w:rPr>
                <w:rFonts w:ascii="Arial" w:hAnsi="Arial" w:cs="Arial"/>
                <w:szCs w:val="20"/>
              </w:rPr>
            </w:pPr>
            <w:r w:rsidRPr="00873B6D">
              <w:rPr>
                <w:rFonts w:ascii="Arial" w:hAnsi="Arial" w:cs="Arial"/>
                <w:szCs w:val="20"/>
              </w:rPr>
              <w:t>Initial Start-up time not completed</w:t>
            </w:r>
          </w:p>
        </w:tc>
      </w:tr>
      <w:tr w:rsidR="001A0365" w:rsidRPr="00873B6D" w:rsidTr="00613218">
        <w:trPr>
          <w:trHeight w:val="255"/>
        </w:trPr>
        <w:tc>
          <w:tcPr>
            <w:tcW w:w="4720" w:type="dxa"/>
            <w:tcBorders>
              <w:top w:val="nil"/>
              <w:left w:val="single" w:sz="4" w:space="0" w:color="auto"/>
              <w:bottom w:val="single" w:sz="4" w:space="0" w:color="auto"/>
              <w:right w:val="single" w:sz="4" w:space="0" w:color="auto"/>
            </w:tcBorders>
            <w:shd w:val="clear" w:color="auto" w:fill="auto"/>
            <w:vAlign w:val="bottom"/>
            <w:hideMark/>
          </w:tcPr>
          <w:p w:rsidR="001A0365" w:rsidRPr="00873B6D" w:rsidRDefault="001A0365" w:rsidP="00613218">
            <w:pPr>
              <w:rPr>
                <w:rFonts w:ascii="Arial" w:hAnsi="Arial" w:cs="Arial"/>
                <w:szCs w:val="20"/>
              </w:rPr>
            </w:pPr>
            <w:r w:rsidRPr="00873B6D">
              <w:rPr>
                <w:rFonts w:ascii="Arial" w:hAnsi="Arial" w:cs="Arial"/>
                <w:szCs w:val="20"/>
              </w:rPr>
              <w:lastRenderedPageBreak/>
              <w:t>IMCARBNRXSTS_V</w:t>
            </w:r>
            <w:r w:rsidR="003A7C42">
              <w:rPr>
                <w:rFonts w:ascii="Arial" w:hAnsi="Arial" w:cs="Arial"/>
                <w:szCs w:val="20"/>
              </w:rPr>
              <w:t>LD</w:t>
            </w:r>
          </w:p>
        </w:tc>
        <w:tc>
          <w:tcPr>
            <w:tcW w:w="2980" w:type="dxa"/>
            <w:tcBorders>
              <w:top w:val="nil"/>
              <w:left w:val="nil"/>
              <w:bottom w:val="single" w:sz="4" w:space="0" w:color="auto"/>
              <w:right w:val="single" w:sz="4" w:space="0" w:color="auto"/>
            </w:tcBorders>
            <w:shd w:val="clear" w:color="auto" w:fill="auto"/>
            <w:vAlign w:val="bottom"/>
            <w:hideMark/>
          </w:tcPr>
          <w:p w:rsidR="001A0365" w:rsidRPr="00873B6D" w:rsidRDefault="001A0365" w:rsidP="00613218">
            <w:pPr>
              <w:rPr>
                <w:rFonts w:ascii="Arial" w:hAnsi="Arial" w:cs="Arial"/>
                <w:szCs w:val="20"/>
              </w:rPr>
            </w:pPr>
            <w:r w:rsidRPr="00873B6D">
              <w:rPr>
                <w:rFonts w:ascii="Arial" w:hAnsi="Arial" w:cs="Arial"/>
                <w:szCs w:val="20"/>
              </w:rPr>
              <w:t>Valid Data Received</w:t>
            </w:r>
          </w:p>
        </w:tc>
      </w:tr>
      <w:tr w:rsidR="001A0365" w:rsidRPr="00873B6D" w:rsidTr="00613218">
        <w:trPr>
          <w:trHeight w:val="765"/>
        </w:trPr>
        <w:tc>
          <w:tcPr>
            <w:tcW w:w="4720" w:type="dxa"/>
            <w:tcBorders>
              <w:top w:val="nil"/>
              <w:left w:val="single" w:sz="4" w:space="0" w:color="auto"/>
              <w:bottom w:val="single" w:sz="4" w:space="0" w:color="auto"/>
              <w:right w:val="single" w:sz="4" w:space="0" w:color="auto"/>
            </w:tcBorders>
            <w:shd w:val="clear" w:color="auto" w:fill="auto"/>
            <w:vAlign w:val="bottom"/>
            <w:hideMark/>
          </w:tcPr>
          <w:p w:rsidR="001A0365" w:rsidRPr="00873B6D" w:rsidRDefault="001A0365" w:rsidP="00613218">
            <w:pPr>
              <w:rPr>
                <w:rFonts w:ascii="Arial" w:hAnsi="Arial" w:cs="Arial"/>
                <w:szCs w:val="20"/>
              </w:rPr>
            </w:pPr>
            <w:r w:rsidRPr="00873B6D">
              <w:rPr>
                <w:rFonts w:ascii="Arial" w:hAnsi="Arial" w:cs="Arial"/>
                <w:szCs w:val="20"/>
              </w:rPr>
              <w:t>IMCARBNRXSTS_INV</w:t>
            </w:r>
            <w:r w:rsidR="003A7C42">
              <w:rPr>
                <w:rFonts w:ascii="Arial" w:hAnsi="Arial" w:cs="Arial"/>
                <w:szCs w:val="20"/>
              </w:rPr>
              <w:t>LD</w:t>
            </w:r>
          </w:p>
        </w:tc>
        <w:tc>
          <w:tcPr>
            <w:tcW w:w="2980" w:type="dxa"/>
            <w:tcBorders>
              <w:top w:val="nil"/>
              <w:left w:val="nil"/>
              <w:bottom w:val="single" w:sz="4" w:space="0" w:color="auto"/>
              <w:right w:val="single" w:sz="4" w:space="0" w:color="auto"/>
            </w:tcBorders>
            <w:shd w:val="clear" w:color="auto" w:fill="auto"/>
            <w:vAlign w:val="bottom"/>
            <w:hideMark/>
          </w:tcPr>
          <w:p w:rsidR="001A0365" w:rsidRPr="00873B6D" w:rsidRDefault="001A0365" w:rsidP="00613218">
            <w:pPr>
              <w:rPr>
                <w:rFonts w:ascii="Arial" w:hAnsi="Arial" w:cs="Arial"/>
                <w:szCs w:val="20"/>
              </w:rPr>
            </w:pPr>
            <w:r w:rsidRPr="00873B6D">
              <w:rPr>
                <w:rFonts w:ascii="Arial" w:hAnsi="Arial" w:cs="Arial"/>
                <w:szCs w:val="20"/>
              </w:rPr>
              <w:t>Mes</w:t>
            </w:r>
            <w:r>
              <w:rPr>
                <w:rFonts w:ascii="Arial" w:hAnsi="Arial" w:cs="Arial"/>
                <w:szCs w:val="20"/>
              </w:rPr>
              <w:t>s</w:t>
            </w:r>
            <w:r w:rsidRPr="00873B6D">
              <w:rPr>
                <w:rFonts w:ascii="Arial" w:hAnsi="Arial" w:cs="Arial"/>
                <w:szCs w:val="20"/>
              </w:rPr>
              <w:t>age never received, Invalid CRC, Invalid  Rolling Counter, Message missing</w:t>
            </w:r>
          </w:p>
        </w:tc>
        <w:bookmarkStart w:id="941" w:name="_GoBack"/>
        <w:bookmarkEnd w:id="941"/>
      </w:tr>
    </w:tbl>
    <w:p w:rsidR="001A0365" w:rsidRDefault="001A0365" w:rsidP="001A0365"/>
    <w:p w:rsidR="001A0365" w:rsidRDefault="001A0365" w:rsidP="001A0365">
      <w:r>
        <w:t>S</w:t>
      </w:r>
      <w:r w:rsidRPr="00CD40EB">
        <w:t xml:space="preserve">ignal status value would be returned to the caller when the Server Runnable </w:t>
      </w:r>
      <w:r w:rsidRPr="003F0B33">
        <w:t>GetSigImcData</w:t>
      </w:r>
      <w:r>
        <w:t xml:space="preserve"> </w:t>
      </w:r>
      <w:r w:rsidRPr="00CD40EB">
        <w:t>invoked.</w:t>
      </w:r>
    </w:p>
    <w:p w:rsidR="001A0365" w:rsidRDefault="001A0365" w:rsidP="001A0365"/>
    <w:p w:rsidR="001A0365" w:rsidRDefault="001A0365" w:rsidP="001A0365"/>
    <w:p w:rsidR="001A0365" w:rsidRDefault="001A0365" w:rsidP="001A0365">
      <w:pPr>
        <w:pStyle w:val="ListParagraph"/>
        <w:numPr>
          <w:ilvl w:val="0"/>
          <w:numId w:val="26"/>
        </w:numPr>
      </w:pPr>
      <w:r w:rsidRPr="003F0B33">
        <w:rPr>
          <w:b/>
        </w:rPr>
        <w:t>Signal Data Source (ImcArbnRxDataSrc1):</w:t>
      </w:r>
      <w:r>
        <w:t xml:space="preserve"> Following table indicates list of values and its meaning.</w:t>
      </w:r>
    </w:p>
    <w:p w:rsidR="001A0365" w:rsidRDefault="001A0365" w:rsidP="001A0365">
      <w:r>
        <w:tab/>
      </w:r>
    </w:p>
    <w:tbl>
      <w:tblPr>
        <w:tblW w:w="7700" w:type="dxa"/>
        <w:tblInd w:w="103" w:type="dxa"/>
        <w:tblLook w:val="04A0" w:firstRow="1" w:lastRow="0" w:firstColumn="1" w:lastColumn="0" w:noHBand="0" w:noVBand="1"/>
      </w:tblPr>
      <w:tblGrid>
        <w:gridCol w:w="4800"/>
        <w:gridCol w:w="2900"/>
      </w:tblGrid>
      <w:tr w:rsidR="001A0365" w:rsidRPr="00CD40EB" w:rsidTr="00613218">
        <w:trPr>
          <w:trHeight w:val="510"/>
        </w:trPr>
        <w:tc>
          <w:tcPr>
            <w:tcW w:w="4800" w:type="dxa"/>
            <w:tcBorders>
              <w:top w:val="single" w:sz="4" w:space="0" w:color="auto"/>
              <w:left w:val="single" w:sz="4" w:space="0" w:color="auto"/>
              <w:bottom w:val="single" w:sz="4" w:space="0" w:color="auto"/>
              <w:right w:val="single" w:sz="4" w:space="0" w:color="auto"/>
            </w:tcBorders>
            <w:shd w:val="clear" w:color="000000" w:fill="A6A6A6"/>
            <w:vAlign w:val="bottom"/>
            <w:hideMark/>
          </w:tcPr>
          <w:p w:rsidR="001A0365" w:rsidRPr="00CD40EB" w:rsidRDefault="001A0365" w:rsidP="00613218">
            <w:pPr>
              <w:rPr>
                <w:rFonts w:ascii="Arial" w:hAnsi="Arial" w:cs="Arial"/>
                <w:b/>
                <w:bCs/>
                <w:szCs w:val="20"/>
              </w:rPr>
            </w:pPr>
            <w:r>
              <w:rPr>
                <w:rFonts w:ascii="Arial" w:hAnsi="Arial" w:cs="Arial"/>
                <w:b/>
                <w:bCs/>
                <w:szCs w:val="20"/>
              </w:rPr>
              <w:t>Signal Data Source</w:t>
            </w:r>
          </w:p>
        </w:tc>
        <w:tc>
          <w:tcPr>
            <w:tcW w:w="2900" w:type="dxa"/>
            <w:tcBorders>
              <w:top w:val="single" w:sz="4" w:space="0" w:color="auto"/>
              <w:left w:val="nil"/>
              <w:bottom w:val="single" w:sz="4" w:space="0" w:color="auto"/>
              <w:right w:val="single" w:sz="4" w:space="0" w:color="auto"/>
            </w:tcBorders>
            <w:shd w:val="clear" w:color="000000" w:fill="A6A6A6"/>
            <w:vAlign w:val="bottom"/>
            <w:hideMark/>
          </w:tcPr>
          <w:p w:rsidR="001A0365" w:rsidRPr="00CD40EB" w:rsidRDefault="001A0365" w:rsidP="00613218">
            <w:pPr>
              <w:rPr>
                <w:rFonts w:ascii="Arial" w:hAnsi="Arial" w:cs="Arial"/>
                <w:b/>
                <w:bCs/>
                <w:szCs w:val="20"/>
              </w:rPr>
            </w:pPr>
            <w:r w:rsidRPr="00CD40EB">
              <w:rPr>
                <w:rFonts w:ascii="Arial" w:hAnsi="Arial" w:cs="Arial"/>
                <w:b/>
                <w:bCs/>
                <w:szCs w:val="20"/>
              </w:rPr>
              <w:t>Meaning</w:t>
            </w:r>
          </w:p>
        </w:tc>
      </w:tr>
      <w:tr w:rsidR="001A0365" w:rsidRPr="00CD40EB" w:rsidTr="00613218">
        <w:trPr>
          <w:trHeight w:val="510"/>
        </w:trPr>
        <w:tc>
          <w:tcPr>
            <w:tcW w:w="4800" w:type="dxa"/>
            <w:tcBorders>
              <w:top w:val="nil"/>
              <w:left w:val="single" w:sz="4" w:space="0" w:color="auto"/>
              <w:bottom w:val="single" w:sz="4" w:space="0" w:color="auto"/>
              <w:right w:val="single" w:sz="4" w:space="0" w:color="auto"/>
            </w:tcBorders>
            <w:shd w:val="clear" w:color="auto" w:fill="auto"/>
            <w:vAlign w:val="bottom"/>
            <w:hideMark/>
          </w:tcPr>
          <w:p w:rsidR="001A0365" w:rsidRPr="00CD40EB" w:rsidRDefault="001A0365" w:rsidP="00613218">
            <w:pPr>
              <w:rPr>
                <w:rFonts w:ascii="Arial" w:hAnsi="Arial" w:cs="Arial"/>
                <w:szCs w:val="20"/>
              </w:rPr>
            </w:pPr>
            <w:r w:rsidRPr="003F0B33">
              <w:rPr>
                <w:rFonts w:ascii="Arial" w:hAnsi="Arial" w:cs="Arial"/>
                <w:szCs w:val="20"/>
              </w:rPr>
              <w:t>IMCARBNRXDATASRC_PRIM</w:t>
            </w:r>
          </w:p>
        </w:tc>
        <w:tc>
          <w:tcPr>
            <w:tcW w:w="2900" w:type="dxa"/>
            <w:tcBorders>
              <w:top w:val="nil"/>
              <w:left w:val="nil"/>
              <w:bottom w:val="single" w:sz="4" w:space="0" w:color="auto"/>
              <w:right w:val="single" w:sz="4" w:space="0" w:color="auto"/>
            </w:tcBorders>
            <w:shd w:val="clear" w:color="auto" w:fill="auto"/>
            <w:vAlign w:val="bottom"/>
            <w:hideMark/>
          </w:tcPr>
          <w:p w:rsidR="001A0365" w:rsidRPr="00CD40EB" w:rsidRDefault="001A0365" w:rsidP="00613218">
            <w:pPr>
              <w:rPr>
                <w:rFonts w:ascii="Arial" w:hAnsi="Arial" w:cs="Arial"/>
                <w:szCs w:val="20"/>
              </w:rPr>
            </w:pPr>
            <w:r>
              <w:rPr>
                <w:rFonts w:ascii="Arial" w:hAnsi="Arial" w:cs="Arial"/>
                <w:szCs w:val="20"/>
              </w:rPr>
              <w:t>Signal received on Primary Source</w:t>
            </w:r>
          </w:p>
        </w:tc>
      </w:tr>
      <w:tr w:rsidR="001A0365" w:rsidRPr="00CD40EB" w:rsidTr="00613218">
        <w:trPr>
          <w:trHeight w:val="765"/>
        </w:trPr>
        <w:tc>
          <w:tcPr>
            <w:tcW w:w="4800" w:type="dxa"/>
            <w:tcBorders>
              <w:top w:val="nil"/>
              <w:left w:val="single" w:sz="4" w:space="0" w:color="auto"/>
              <w:bottom w:val="single" w:sz="4" w:space="0" w:color="auto"/>
              <w:right w:val="single" w:sz="4" w:space="0" w:color="auto"/>
            </w:tcBorders>
            <w:shd w:val="clear" w:color="auto" w:fill="auto"/>
            <w:vAlign w:val="bottom"/>
            <w:hideMark/>
          </w:tcPr>
          <w:p w:rsidR="001A0365" w:rsidRPr="00CD40EB" w:rsidRDefault="001A0365" w:rsidP="00613218">
            <w:pPr>
              <w:rPr>
                <w:rFonts w:ascii="Arial" w:hAnsi="Arial" w:cs="Arial"/>
                <w:szCs w:val="20"/>
              </w:rPr>
            </w:pPr>
            <w:r w:rsidRPr="003F0B33">
              <w:rPr>
                <w:rFonts w:ascii="Arial" w:hAnsi="Arial" w:cs="Arial"/>
                <w:szCs w:val="20"/>
              </w:rPr>
              <w:t>IMCARBNRXDATASRC_SECDRY</w:t>
            </w:r>
          </w:p>
        </w:tc>
        <w:tc>
          <w:tcPr>
            <w:tcW w:w="2900" w:type="dxa"/>
            <w:tcBorders>
              <w:top w:val="nil"/>
              <w:left w:val="nil"/>
              <w:bottom w:val="single" w:sz="4" w:space="0" w:color="auto"/>
              <w:right w:val="single" w:sz="4" w:space="0" w:color="auto"/>
            </w:tcBorders>
            <w:shd w:val="clear" w:color="auto" w:fill="auto"/>
            <w:vAlign w:val="bottom"/>
            <w:hideMark/>
          </w:tcPr>
          <w:p w:rsidR="001A0365" w:rsidRPr="00CD40EB" w:rsidRDefault="001A0365" w:rsidP="00613218">
            <w:pPr>
              <w:rPr>
                <w:rFonts w:ascii="Arial" w:hAnsi="Arial" w:cs="Arial"/>
                <w:szCs w:val="20"/>
              </w:rPr>
            </w:pPr>
            <w:r>
              <w:rPr>
                <w:rFonts w:ascii="Arial" w:hAnsi="Arial" w:cs="Arial"/>
                <w:szCs w:val="20"/>
              </w:rPr>
              <w:t>Signal received on Secondary Source</w:t>
            </w:r>
          </w:p>
        </w:tc>
      </w:tr>
      <w:tr w:rsidR="001A0365" w:rsidRPr="00CD40EB" w:rsidTr="00613218">
        <w:trPr>
          <w:trHeight w:val="510"/>
        </w:trPr>
        <w:tc>
          <w:tcPr>
            <w:tcW w:w="4800" w:type="dxa"/>
            <w:tcBorders>
              <w:top w:val="nil"/>
              <w:left w:val="single" w:sz="4" w:space="0" w:color="auto"/>
              <w:bottom w:val="single" w:sz="4" w:space="0" w:color="auto"/>
              <w:right w:val="single" w:sz="4" w:space="0" w:color="auto"/>
            </w:tcBorders>
            <w:shd w:val="clear" w:color="auto" w:fill="auto"/>
            <w:vAlign w:val="bottom"/>
            <w:hideMark/>
          </w:tcPr>
          <w:p w:rsidR="001A0365" w:rsidRPr="00CD40EB" w:rsidRDefault="001A0365" w:rsidP="00613218">
            <w:pPr>
              <w:rPr>
                <w:rFonts w:ascii="Arial" w:hAnsi="Arial" w:cs="Arial"/>
                <w:szCs w:val="20"/>
              </w:rPr>
            </w:pPr>
            <w:r w:rsidRPr="003F0B33">
              <w:rPr>
                <w:rFonts w:ascii="Arial" w:hAnsi="Arial" w:cs="Arial"/>
                <w:szCs w:val="20"/>
              </w:rPr>
              <w:t>IMCARBNRXDATASRC_NOSRC</w:t>
            </w:r>
          </w:p>
        </w:tc>
        <w:tc>
          <w:tcPr>
            <w:tcW w:w="2900" w:type="dxa"/>
            <w:tcBorders>
              <w:top w:val="nil"/>
              <w:left w:val="nil"/>
              <w:bottom w:val="single" w:sz="4" w:space="0" w:color="auto"/>
              <w:right w:val="single" w:sz="4" w:space="0" w:color="auto"/>
            </w:tcBorders>
            <w:shd w:val="clear" w:color="auto" w:fill="auto"/>
            <w:vAlign w:val="bottom"/>
            <w:hideMark/>
          </w:tcPr>
          <w:p w:rsidR="001A0365" w:rsidRPr="00CD40EB" w:rsidRDefault="001A0365" w:rsidP="00613218">
            <w:pPr>
              <w:rPr>
                <w:rFonts w:ascii="Arial" w:hAnsi="Arial" w:cs="Arial"/>
                <w:szCs w:val="20"/>
              </w:rPr>
            </w:pPr>
            <w:r>
              <w:rPr>
                <w:rFonts w:ascii="Arial" w:hAnsi="Arial" w:cs="Arial"/>
                <w:szCs w:val="20"/>
              </w:rPr>
              <w:t xml:space="preserve">Signal is not received on any of the sources. </w:t>
            </w:r>
          </w:p>
        </w:tc>
      </w:tr>
    </w:tbl>
    <w:p w:rsidR="001A0365" w:rsidRDefault="001A0365" w:rsidP="001A0365"/>
    <w:p w:rsidR="001A0365" w:rsidRDefault="001A0365" w:rsidP="001A0365">
      <w:r>
        <w:t>Signal data source</w:t>
      </w:r>
      <w:r w:rsidRPr="00CD40EB">
        <w:t xml:space="preserve"> would be returned to the caller when the Server Runnable GetSigImcDataExtdSts invoked.</w:t>
      </w:r>
    </w:p>
    <w:p w:rsidR="001A0365" w:rsidRDefault="001A0365" w:rsidP="001A0365">
      <w:pPr>
        <w:rPr>
          <w:rFonts w:ascii="Calibri" w:hAnsi="Calibri"/>
        </w:rPr>
      </w:pPr>
    </w:p>
    <w:p w:rsidR="00375515" w:rsidRDefault="00375515" w:rsidP="001A0365">
      <w:pPr>
        <w:rPr>
          <w:rFonts w:ascii="Calibri" w:hAnsi="Calibri"/>
        </w:rPr>
      </w:pPr>
    </w:p>
    <w:p w:rsidR="00375515" w:rsidRDefault="00375515" w:rsidP="00375515"/>
    <w:p w:rsidR="00375515" w:rsidRDefault="00375515" w:rsidP="00375515">
      <w:pPr>
        <w:pStyle w:val="ListParagraph"/>
        <w:numPr>
          <w:ilvl w:val="0"/>
          <w:numId w:val="26"/>
        </w:numPr>
      </w:pPr>
      <w:r>
        <w:rPr>
          <w:b/>
        </w:rPr>
        <w:t>Rolling counter status</w:t>
      </w:r>
      <w:r w:rsidRPr="003F0B33">
        <w:rPr>
          <w:b/>
        </w:rPr>
        <w:t xml:space="preserve"> (</w:t>
      </w:r>
      <w:r w:rsidRPr="00375515">
        <w:rPr>
          <w:b/>
        </w:rPr>
        <w:t>ImcArbnRxRollgCntrSts1</w:t>
      </w:r>
      <w:r w:rsidRPr="003F0B33">
        <w:rPr>
          <w:b/>
        </w:rPr>
        <w:t>):</w:t>
      </w:r>
      <w:r>
        <w:tab/>
        <w:t>This enum used to indicate status of Rolling counter evaluation:</w:t>
      </w:r>
    </w:p>
    <w:p w:rsidR="00375515" w:rsidRDefault="00375515" w:rsidP="00375515"/>
    <w:p w:rsidR="00375515" w:rsidRDefault="00375515" w:rsidP="00375515"/>
    <w:p w:rsidR="00375515" w:rsidRDefault="00375515" w:rsidP="00375515"/>
    <w:tbl>
      <w:tblPr>
        <w:tblW w:w="7700" w:type="dxa"/>
        <w:tblInd w:w="103" w:type="dxa"/>
        <w:tblLook w:val="04A0" w:firstRow="1" w:lastRow="0" w:firstColumn="1" w:lastColumn="0" w:noHBand="0" w:noVBand="1"/>
      </w:tblPr>
      <w:tblGrid>
        <w:gridCol w:w="4800"/>
        <w:gridCol w:w="2900"/>
      </w:tblGrid>
      <w:tr w:rsidR="00375515" w:rsidRPr="00CD40EB" w:rsidTr="00270B82">
        <w:trPr>
          <w:trHeight w:val="510"/>
        </w:trPr>
        <w:tc>
          <w:tcPr>
            <w:tcW w:w="4800" w:type="dxa"/>
            <w:tcBorders>
              <w:top w:val="single" w:sz="4" w:space="0" w:color="auto"/>
              <w:left w:val="single" w:sz="4" w:space="0" w:color="auto"/>
              <w:bottom w:val="single" w:sz="4" w:space="0" w:color="auto"/>
              <w:right w:val="single" w:sz="4" w:space="0" w:color="auto"/>
            </w:tcBorders>
            <w:shd w:val="clear" w:color="000000" w:fill="A6A6A6"/>
            <w:vAlign w:val="bottom"/>
            <w:hideMark/>
          </w:tcPr>
          <w:p w:rsidR="00375515" w:rsidRPr="00CD40EB" w:rsidRDefault="00375515" w:rsidP="00270B82">
            <w:pPr>
              <w:rPr>
                <w:rFonts w:ascii="Arial" w:hAnsi="Arial" w:cs="Arial"/>
                <w:b/>
                <w:bCs/>
                <w:szCs w:val="20"/>
              </w:rPr>
            </w:pPr>
            <w:r>
              <w:rPr>
                <w:rFonts w:ascii="Arial" w:hAnsi="Arial" w:cs="Arial"/>
                <w:b/>
                <w:bCs/>
                <w:szCs w:val="20"/>
              </w:rPr>
              <w:t>Signal Data Source</w:t>
            </w:r>
          </w:p>
        </w:tc>
        <w:tc>
          <w:tcPr>
            <w:tcW w:w="2900" w:type="dxa"/>
            <w:tcBorders>
              <w:top w:val="single" w:sz="4" w:space="0" w:color="auto"/>
              <w:left w:val="nil"/>
              <w:bottom w:val="single" w:sz="4" w:space="0" w:color="auto"/>
              <w:right w:val="single" w:sz="4" w:space="0" w:color="auto"/>
            </w:tcBorders>
            <w:shd w:val="clear" w:color="000000" w:fill="A6A6A6"/>
            <w:vAlign w:val="bottom"/>
            <w:hideMark/>
          </w:tcPr>
          <w:p w:rsidR="00375515" w:rsidRPr="00CD40EB" w:rsidRDefault="00375515" w:rsidP="00270B82">
            <w:pPr>
              <w:rPr>
                <w:rFonts w:ascii="Arial" w:hAnsi="Arial" w:cs="Arial"/>
                <w:b/>
                <w:bCs/>
                <w:szCs w:val="20"/>
              </w:rPr>
            </w:pPr>
            <w:r w:rsidRPr="00CD40EB">
              <w:rPr>
                <w:rFonts w:ascii="Arial" w:hAnsi="Arial" w:cs="Arial"/>
                <w:b/>
                <w:bCs/>
                <w:szCs w:val="20"/>
              </w:rPr>
              <w:t>Meaning</w:t>
            </w:r>
          </w:p>
        </w:tc>
      </w:tr>
      <w:tr w:rsidR="00375515" w:rsidRPr="00CD40EB" w:rsidTr="00270B82">
        <w:trPr>
          <w:trHeight w:val="510"/>
        </w:trPr>
        <w:tc>
          <w:tcPr>
            <w:tcW w:w="4800" w:type="dxa"/>
            <w:tcBorders>
              <w:top w:val="nil"/>
              <w:left w:val="single" w:sz="4" w:space="0" w:color="auto"/>
              <w:bottom w:val="single" w:sz="4" w:space="0" w:color="auto"/>
              <w:right w:val="single" w:sz="4" w:space="0" w:color="auto"/>
            </w:tcBorders>
            <w:shd w:val="clear" w:color="auto" w:fill="auto"/>
            <w:vAlign w:val="bottom"/>
            <w:hideMark/>
          </w:tcPr>
          <w:p w:rsidR="00375515" w:rsidRPr="00CD40EB" w:rsidRDefault="00375515" w:rsidP="00270B82">
            <w:pPr>
              <w:rPr>
                <w:rFonts w:ascii="Arial" w:hAnsi="Arial" w:cs="Arial"/>
                <w:szCs w:val="20"/>
              </w:rPr>
            </w:pPr>
            <w:r w:rsidRPr="00375515">
              <w:rPr>
                <w:rFonts w:ascii="Arial" w:hAnsi="Arial" w:cs="Arial"/>
                <w:szCs w:val="20"/>
              </w:rPr>
              <w:t>ROLLGCNTRVLDNEWDATA</w:t>
            </w:r>
          </w:p>
        </w:tc>
        <w:tc>
          <w:tcPr>
            <w:tcW w:w="2900" w:type="dxa"/>
            <w:tcBorders>
              <w:top w:val="nil"/>
              <w:left w:val="nil"/>
              <w:bottom w:val="single" w:sz="4" w:space="0" w:color="auto"/>
              <w:right w:val="single" w:sz="4" w:space="0" w:color="auto"/>
            </w:tcBorders>
            <w:shd w:val="clear" w:color="auto" w:fill="auto"/>
            <w:vAlign w:val="bottom"/>
            <w:hideMark/>
          </w:tcPr>
          <w:p w:rsidR="00375515" w:rsidRPr="00CD40EB" w:rsidRDefault="00375515" w:rsidP="00270B82">
            <w:pPr>
              <w:rPr>
                <w:rFonts w:ascii="Arial" w:hAnsi="Arial" w:cs="Arial"/>
                <w:szCs w:val="20"/>
              </w:rPr>
            </w:pPr>
            <w:r>
              <w:rPr>
                <w:rFonts w:ascii="Arial" w:hAnsi="Arial" w:cs="Arial"/>
                <w:szCs w:val="20"/>
              </w:rPr>
              <w:t>Rolling counter valid with New data</w:t>
            </w:r>
          </w:p>
        </w:tc>
      </w:tr>
      <w:tr w:rsidR="00375515" w:rsidRPr="00CD40EB" w:rsidTr="00270B82">
        <w:trPr>
          <w:trHeight w:val="765"/>
        </w:trPr>
        <w:tc>
          <w:tcPr>
            <w:tcW w:w="4800" w:type="dxa"/>
            <w:tcBorders>
              <w:top w:val="nil"/>
              <w:left w:val="single" w:sz="4" w:space="0" w:color="auto"/>
              <w:bottom w:val="single" w:sz="4" w:space="0" w:color="auto"/>
              <w:right w:val="single" w:sz="4" w:space="0" w:color="auto"/>
            </w:tcBorders>
            <w:shd w:val="clear" w:color="auto" w:fill="auto"/>
            <w:vAlign w:val="bottom"/>
            <w:hideMark/>
          </w:tcPr>
          <w:p w:rsidR="00375515" w:rsidRPr="00CD40EB" w:rsidRDefault="00375515" w:rsidP="00270B82">
            <w:pPr>
              <w:rPr>
                <w:rFonts w:ascii="Arial" w:hAnsi="Arial" w:cs="Arial"/>
                <w:szCs w:val="20"/>
              </w:rPr>
            </w:pPr>
            <w:r w:rsidRPr="00375515">
              <w:rPr>
                <w:rFonts w:ascii="Arial" w:hAnsi="Arial" w:cs="Arial"/>
                <w:szCs w:val="20"/>
              </w:rPr>
              <w:t>ROLLGCNTRVLDOLDDATA</w:t>
            </w:r>
          </w:p>
        </w:tc>
        <w:tc>
          <w:tcPr>
            <w:tcW w:w="2900" w:type="dxa"/>
            <w:tcBorders>
              <w:top w:val="nil"/>
              <w:left w:val="nil"/>
              <w:bottom w:val="single" w:sz="4" w:space="0" w:color="auto"/>
              <w:right w:val="single" w:sz="4" w:space="0" w:color="auto"/>
            </w:tcBorders>
            <w:shd w:val="clear" w:color="auto" w:fill="auto"/>
            <w:vAlign w:val="bottom"/>
            <w:hideMark/>
          </w:tcPr>
          <w:p w:rsidR="00375515" w:rsidRPr="00CD40EB" w:rsidRDefault="00375515" w:rsidP="00270B82">
            <w:pPr>
              <w:rPr>
                <w:rFonts w:ascii="Arial" w:hAnsi="Arial" w:cs="Arial"/>
                <w:szCs w:val="20"/>
              </w:rPr>
            </w:pPr>
            <w:r>
              <w:rPr>
                <w:rFonts w:ascii="Arial" w:hAnsi="Arial" w:cs="Arial"/>
                <w:szCs w:val="20"/>
              </w:rPr>
              <w:t xml:space="preserve">Rolling counter </w:t>
            </w:r>
            <w:r w:rsidR="00C6167F">
              <w:rPr>
                <w:rFonts w:ascii="Arial" w:hAnsi="Arial" w:cs="Arial"/>
                <w:szCs w:val="20"/>
              </w:rPr>
              <w:t>valid</w:t>
            </w:r>
            <w:r>
              <w:rPr>
                <w:rFonts w:ascii="Arial" w:hAnsi="Arial" w:cs="Arial"/>
                <w:szCs w:val="20"/>
              </w:rPr>
              <w:t xml:space="preserve"> with old data</w:t>
            </w:r>
          </w:p>
        </w:tc>
      </w:tr>
      <w:tr w:rsidR="00375515" w:rsidRPr="00CD40EB" w:rsidTr="00270B82">
        <w:trPr>
          <w:trHeight w:val="510"/>
        </w:trPr>
        <w:tc>
          <w:tcPr>
            <w:tcW w:w="4800" w:type="dxa"/>
            <w:tcBorders>
              <w:top w:val="nil"/>
              <w:left w:val="single" w:sz="4" w:space="0" w:color="auto"/>
              <w:bottom w:val="single" w:sz="4" w:space="0" w:color="auto"/>
              <w:right w:val="single" w:sz="4" w:space="0" w:color="auto"/>
            </w:tcBorders>
            <w:shd w:val="clear" w:color="auto" w:fill="auto"/>
            <w:vAlign w:val="bottom"/>
            <w:hideMark/>
          </w:tcPr>
          <w:p w:rsidR="00375515" w:rsidRPr="00CD40EB" w:rsidRDefault="00375515" w:rsidP="00270B82">
            <w:pPr>
              <w:rPr>
                <w:rFonts w:ascii="Arial" w:hAnsi="Arial" w:cs="Arial"/>
                <w:szCs w:val="20"/>
              </w:rPr>
            </w:pPr>
            <w:r w:rsidRPr="00375515">
              <w:rPr>
                <w:rFonts w:ascii="Arial" w:hAnsi="Arial" w:cs="Arial"/>
                <w:szCs w:val="20"/>
              </w:rPr>
              <w:t>ROLLGCNTRINVLD</w:t>
            </w:r>
          </w:p>
        </w:tc>
        <w:tc>
          <w:tcPr>
            <w:tcW w:w="2900" w:type="dxa"/>
            <w:tcBorders>
              <w:top w:val="nil"/>
              <w:left w:val="nil"/>
              <w:bottom w:val="single" w:sz="4" w:space="0" w:color="auto"/>
              <w:right w:val="single" w:sz="4" w:space="0" w:color="auto"/>
            </w:tcBorders>
            <w:shd w:val="clear" w:color="auto" w:fill="auto"/>
            <w:vAlign w:val="bottom"/>
            <w:hideMark/>
          </w:tcPr>
          <w:p w:rsidR="00375515" w:rsidRPr="00CD40EB" w:rsidRDefault="00375515" w:rsidP="00270B82">
            <w:pPr>
              <w:rPr>
                <w:rFonts w:ascii="Arial" w:hAnsi="Arial" w:cs="Arial"/>
                <w:szCs w:val="20"/>
              </w:rPr>
            </w:pPr>
            <w:r>
              <w:rPr>
                <w:rFonts w:ascii="Arial" w:hAnsi="Arial" w:cs="Arial"/>
                <w:szCs w:val="20"/>
              </w:rPr>
              <w:t xml:space="preserve">Rolling counter invalid. </w:t>
            </w:r>
          </w:p>
        </w:tc>
      </w:tr>
    </w:tbl>
    <w:p w:rsidR="00375515" w:rsidRDefault="00375515" w:rsidP="00375515"/>
    <w:p w:rsidR="00375515" w:rsidRDefault="00375515" w:rsidP="001A0365">
      <w:pPr>
        <w:rPr>
          <w:rFonts w:ascii="Calibri" w:hAnsi="Calibri"/>
        </w:rPr>
      </w:pPr>
    </w:p>
    <w:p w:rsidR="00E9474A" w:rsidRPr="00967BCF" w:rsidRDefault="00E9474A">
      <w:pPr>
        <w:pStyle w:val="Heading1"/>
        <w:rPr>
          <w:rFonts w:ascii="Calibri" w:hAnsi="Calibri"/>
        </w:rPr>
      </w:pPr>
      <w:bookmarkStart w:id="942" w:name="_Toc472510955"/>
      <w:r w:rsidRPr="00967BCF">
        <w:rPr>
          <w:rFonts w:ascii="Calibri" w:hAnsi="Calibri"/>
        </w:rPr>
        <w:t>Revision Record &amp; Change Approval</w:t>
      </w:r>
      <w:bookmarkEnd w:id="931"/>
      <w:bookmarkEnd w:id="942"/>
    </w:p>
    <w:p w:rsidR="00E9474A" w:rsidRPr="00967BCF" w:rsidRDefault="00E9474A">
      <w:pPr>
        <w:rPr>
          <w:rFonts w:ascii="Calibri" w:hAnsi="Calibri"/>
        </w:rPr>
      </w:pPr>
    </w:p>
    <w:p w:rsidR="00E9474A" w:rsidRPr="00967BCF" w:rsidRDefault="00E9474A">
      <w:pPr>
        <w:pStyle w:val="Header"/>
        <w:tabs>
          <w:tab w:val="clear" w:pos="4320"/>
          <w:tab w:val="clear" w:pos="8640"/>
        </w:tabs>
        <w:rPr>
          <w:rFonts w:ascii="Calibri" w:hAnsi="Calibri"/>
        </w:rPr>
      </w:pPr>
    </w:p>
    <w:tbl>
      <w:tblPr>
        <w:tblW w:w="80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22"/>
        <w:gridCol w:w="979"/>
        <w:gridCol w:w="1175"/>
        <w:gridCol w:w="5274"/>
      </w:tblGrid>
      <w:tr w:rsidR="00215CEA" w:rsidRPr="00967BCF" w:rsidTr="00215CEA">
        <w:tc>
          <w:tcPr>
            <w:tcW w:w="622" w:type="dxa"/>
            <w:vAlign w:val="center"/>
          </w:tcPr>
          <w:p w:rsidR="00215CEA" w:rsidRPr="00967BCF" w:rsidRDefault="00215CEA" w:rsidP="00D919F7">
            <w:pPr>
              <w:jc w:val="center"/>
              <w:rPr>
                <w:rFonts w:ascii="Calibri" w:hAnsi="Calibri"/>
                <w:b/>
                <w:bCs/>
              </w:rPr>
            </w:pPr>
            <w:r w:rsidRPr="00967BCF">
              <w:rPr>
                <w:rFonts w:ascii="Calibri" w:hAnsi="Calibri"/>
                <w:b/>
                <w:bCs/>
              </w:rPr>
              <w:t>Rev</w:t>
            </w:r>
          </w:p>
        </w:tc>
        <w:tc>
          <w:tcPr>
            <w:tcW w:w="979" w:type="dxa"/>
          </w:tcPr>
          <w:p w:rsidR="00215CEA" w:rsidRDefault="00215CEA" w:rsidP="00397619">
            <w:pPr>
              <w:jc w:val="center"/>
              <w:rPr>
                <w:rFonts w:ascii="Calibri" w:hAnsi="Calibri"/>
                <w:b/>
                <w:bCs/>
              </w:rPr>
            </w:pPr>
            <w:r>
              <w:rPr>
                <w:rFonts w:ascii="Calibri" w:hAnsi="Calibri"/>
                <w:b/>
                <w:bCs/>
              </w:rPr>
              <w:t>Date</w:t>
            </w:r>
          </w:p>
        </w:tc>
        <w:tc>
          <w:tcPr>
            <w:tcW w:w="1175" w:type="dxa"/>
            <w:vAlign w:val="center"/>
          </w:tcPr>
          <w:p w:rsidR="00215CEA" w:rsidRPr="00967BCF" w:rsidRDefault="00215CEA" w:rsidP="00D919F7">
            <w:pPr>
              <w:jc w:val="center"/>
              <w:rPr>
                <w:rFonts w:ascii="Calibri" w:hAnsi="Calibri"/>
                <w:b/>
                <w:bCs/>
              </w:rPr>
            </w:pPr>
            <w:r w:rsidRPr="00967BCF">
              <w:rPr>
                <w:rFonts w:ascii="Calibri" w:hAnsi="Calibri"/>
                <w:b/>
                <w:bCs/>
              </w:rPr>
              <w:t>Change Control #</w:t>
            </w:r>
          </w:p>
        </w:tc>
        <w:tc>
          <w:tcPr>
            <w:tcW w:w="5274" w:type="dxa"/>
            <w:vAlign w:val="center"/>
          </w:tcPr>
          <w:p w:rsidR="00215CEA" w:rsidRPr="00967BCF" w:rsidRDefault="00215CEA" w:rsidP="00D919F7">
            <w:pPr>
              <w:jc w:val="center"/>
              <w:rPr>
                <w:rFonts w:ascii="Calibri" w:hAnsi="Calibri"/>
                <w:b/>
                <w:bCs/>
              </w:rPr>
            </w:pPr>
            <w:r w:rsidRPr="00967BCF">
              <w:rPr>
                <w:rFonts w:ascii="Calibri" w:hAnsi="Calibri"/>
                <w:b/>
                <w:bCs/>
              </w:rPr>
              <w:t>Change Description</w:t>
            </w:r>
          </w:p>
        </w:tc>
      </w:tr>
      <w:tr w:rsidR="00215CEA" w:rsidRPr="00967BCF" w:rsidTr="00215CEA">
        <w:tc>
          <w:tcPr>
            <w:tcW w:w="622" w:type="dxa"/>
          </w:tcPr>
          <w:p w:rsidR="00215CEA" w:rsidRPr="00967BCF" w:rsidRDefault="00215CEA" w:rsidP="00FD3F12">
            <w:pPr>
              <w:jc w:val="center"/>
              <w:rPr>
                <w:rFonts w:ascii="Calibri" w:hAnsi="Calibri"/>
              </w:rPr>
            </w:pPr>
            <w:r>
              <w:rPr>
                <w:rFonts w:ascii="Calibri" w:hAnsi="Calibri"/>
              </w:rPr>
              <w:t>1</w:t>
            </w:r>
          </w:p>
        </w:tc>
        <w:tc>
          <w:tcPr>
            <w:tcW w:w="979" w:type="dxa"/>
          </w:tcPr>
          <w:p w:rsidR="00215CEA" w:rsidRPr="00215CEA" w:rsidRDefault="003A7C42" w:rsidP="008101D1">
            <w:pPr>
              <w:rPr>
                <w:rFonts w:ascii="Calibri" w:hAnsi="Calibri"/>
              </w:rPr>
            </w:pPr>
            <w:r>
              <w:rPr>
                <w:rFonts w:ascii="Calibri" w:hAnsi="Calibri"/>
              </w:rPr>
              <w:t>15</w:t>
            </w:r>
            <w:r w:rsidR="007D3C57">
              <w:rPr>
                <w:rFonts w:ascii="Calibri" w:hAnsi="Calibri"/>
              </w:rPr>
              <w:t>/0</w:t>
            </w:r>
            <w:r w:rsidR="008101D1">
              <w:rPr>
                <w:rFonts w:ascii="Calibri" w:hAnsi="Calibri"/>
              </w:rPr>
              <w:t>1</w:t>
            </w:r>
            <w:r w:rsidR="00215CEA" w:rsidRPr="00215CEA">
              <w:rPr>
                <w:rFonts w:ascii="Calibri" w:hAnsi="Calibri"/>
              </w:rPr>
              <w:t>/</w:t>
            </w:r>
            <w:r w:rsidR="008101D1">
              <w:rPr>
                <w:rFonts w:ascii="Calibri" w:hAnsi="Calibri"/>
              </w:rPr>
              <w:t>17</w:t>
            </w:r>
          </w:p>
        </w:tc>
        <w:tc>
          <w:tcPr>
            <w:tcW w:w="1175" w:type="dxa"/>
          </w:tcPr>
          <w:p w:rsidR="00215CEA" w:rsidRPr="00B90E18" w:rsidRDefault="00E8642A" w:rsidP="00D919F7">
            <w:pPr>
              <w:jc w:val="center"/>
              <w:rPr>
                <w:rFonts w:ascii="Calibri" w:hAnsi="Calibri"/>
                <w:color w:val="00B050"/>
              </w:rPr>
            </w:pPr>
            <w:r>
              <w:rPr>
                <w:rFonts w:ascii="Calibri" w:hAnsi="Calibri"/>
              </w:rPr>
              <w:t>EA4#9025</w:t>
            </w:r>
          </w:p>
        </w:tc>
        <w:tc>
          <w:tcPr>
            <w:tcW w:w="5274" w:type="dxa"/>
          </w:tcPr>
          <w:p w:rsidR="00215CEA" w:rsidRPr="00B90E18" w:rsidRDefault="00215CEA" w:rsidP="00D919F7">
            <w:pPr>
              <w:rPr>
                <w:rFonts w:ascii="Calibri" w:hAnsi="Calibri"/>
                <w:color w:val="00B050"/>
              </w:rPr>
            </w:pPr>
            <w:r w:rsidRPr="00215CEA">
              <w:rPr>
                <w:rFonts w:ascii="Calibri" w:hAnsi="Calibri"/>
              </w:rPr>
              <w:t>Initial Version</w:t>
            </w:r>
          </w:p>
        </w:tc>
      </w:tr>
      <w:tr w:rsidR="00B24963" w:rsidRPr="00967BCF" w:rsidTr="00215CEA">
        <w:trPr>
          <w:ins w:id="943" w:author="Akilan Rathakrishnan" w:date="2017-01-17T17:36:00Z"/>
        </w:trPr>
        <w:tc>
          <w:tcPr>
            <w:tcW w:w="622" w:type="dxa"/>
          </w:tcPr>
          <w:p w:rsidR="00B24963" w:rsidRDefault="00B24963" w:rsidP="00B24963">
            <w:pPr>
              <w:jc w:val="center"/>
              <w:rPr>
                <w:ins w:id="944" w:author="Akilan Rathakrishnan" w:date="2017-01-17T17:36:00Z"/>
                <w:rFonts w:ascii="Calibri" w:hAnsi="Calibri"/>
              </w:rPr>
            </w:pPr>
            <w:ins w:id="945" w:author="Akilan Rathakrishnan" w:date="2017-01-17T17:36:00Z">
              <w:r>
                <w:rPr>
                  <w:rFonts w:ascii="Calibri" w:hAnsi="Calibri"/>
                </w:rPr>
                <w:t>2</w:t>
              </w:r>
            </w:ins>
          </w:p>
        </w:tc>
        <w:tc>
          <w:tcPr>
            <w:tcW w:w="979" w:type="dxa"/>
          </w:tcPr>
          <w:p w:rsidR="00B24963" w:rsidRDefault="00B24963" w:rsidP="00B24963">
            <w:pPr>
              <w:rPr>
                <w:ins w:id="946" w:author="Akilan Rathakrishnan" w:date="2017-01-17T17:36:00Z"/>
                <w:rFonts w:ascii="Calibri" w:hAnsi="Calibri"/>
              </w:rPr>
            </w:pPr>
            <w:ins w:id="947" w:author="Akilan Rathakrishnan" w:date="2017-01-17T17:37:00Z">
              <w:r>
                <w:rPr>
                  <w:rFonts w:ascii="Calibri" w:hAnsi="Calibri"/>
                </w:rPr>
                <w:t>17/01/17</w:t>
              </w:r>
            </w:ins>
          </w:p>
        </w:tc>
        <w:tc>
          <w:tcPr>
            <w:tcW w:w="1175" w:type="dxa"/>
          </w:tcPr>
          <w:p w:rsidR="00B24963" w:rsidRDefault="00B24963" w:rsidP="00B24963">
            <w:pPr>
              <w:jc w:val="center"/>
              <w:rPr>
                <w:ins w:id="948" w:author="Akilan Rathakrishnan" w:date="2017-01-17T17:36:00Z"/>
                <w:rFonts w:ascii="Calibri" w:hAnsi="Calibri"/>
              </w:rPr>
            </w:pPr>
            <w:ins w:id="949" w:author="Akilan Rathakrishnan" w:date="2017-01-17T17:37:00Z">
              <w:r>
                <w:rPr>
                  <w:rFonts w:ascii="Calibri" w:hAnsi="Calibri"/>
                </w:rPr>
                <w:t>EA4#9025</w:t>
              </w:r>
            </w:ins>
          </w:p>
        </w:tc>
        <w:tc>
          <w:tcPr>
            <w:tcW w:w="5274" w:type="dxa"/>
          </w:tcPr>
          <w:p w:rsidR="00B24963" w:rsidRDefault="00B24963" w:rsidP="00B24963">
            <w:pPr>
              <w:rPr>
                <w:ins w:id="950" w:author="Akilan Rathakrishnan" w:date="2017-01-17T17:37:00Z"/>
                <w:rFonts w:ascii="Calibri" w:hAnsi="Calibri"/>
              </w:rPr>
            </w:pPr>
            <w:ins w:id="951" w:author="Akilan Rathakrishnan" w:date="2017-01-17T17:37:00Z">
              <w:r>
                <w:rPr>
                  <w:rFonts w:ascii="Calibri" w:hAnsi="Calibri"/>
                </w:rPr>
                <w:t>Updates:</w:t>
              </w:r>
            </w:ins>
          </w:p>
          <w:p w:rsidR="00B24963" w:rsidRDefault="00B24963" w:rsidP="00B24963">
            <w:pPr>
              <w:rPr>
                <w:ins w:id="952" w:author="Akilan Rathakrishnan" w:date="2017-01-17T17:37:00Z"/>
                <w:rFonts w:ascii="Calibri" w:hAnsi="Calibri"/>
              </w:rPr>
            </w:pPr>
            <w:ins w:id="953" w:author="Akilan Rathakrishnan" w:date="2017-01-17T17:38:00Z">
              <w:r>
                <w:rPr>
                  <w:rFonts w:ascii="Calibri" w:hAnsi="Calibri"/>
                </w:rPr>
                <w:t xml:space="preserve">1. </w:t>
              </w:r>
            </w:ins>
            <w:ins w:id="954" w:author="Akilan Rathakrishnan" w:date="2017-01-17T17:37:00Z">
              <w:r>
                <w:rPr>
                  <w:rFonts w:ascii="Calibri" w:hAnsi="Calibri"/>
                </w:rPr>
                <w:t>Tx flow chart to remove ternary operator in the Rolling counter calculation</w:t>
              </w:r>
            </w:ins>
          </w:p>
          <w:p w:rsidR="00B24963" w:rsidRPr="00215CEA" w:rsidRDefault="00B24963" w:rsidP="00B24963">
            <w:pPr>
              <w:rPr>
                <w:ins w:id="955" w:author="Akilan Rathakrishnan" w:date="2017-01-17T17:36:00Z"/>
                <w:rFonts w:ascii="Calibri" w:hAnsi="Calibri"/>
              </w:rPr>
            </w:pPr>
            <w:ins w:id="956" w:author="Akilan Rathakrishnan" w:date="2017-01-17T17:38:00Z">
              <w:r>
                <w:rPr>
                  <w:rFonts w:ascii="Calibri" w:hAnsi="Calibri"/>
                </w:rPr>
                <w:t xml:space="preserve">2.  </w:t>
              </w:r>
              <w:r w:rsidRPr="00673945">
                <w:rPr>
                  <w:rFonts w:ascii="Calibri" w:hAnsi="Calibri"/>
                </w:rPr>
                <w:t>SetRxSigGroup</w:t>
              </w:r>
              <w:r>
                <w:rPr>
                  <w:rFonts w:ascii="Calibri" w:hAnsi="Calibri"/>
                </w:rPr>
                <w:t xml:space="preserve"> – Data type for Buf changed from uint8* to Ary1D_u8_8*</w:t>
              </w:r>
            </w:ins>
          </w:p>
        </w:tc>
      </w:tr>
    </w:tbl>
    <w:p w:rsidR="007C38C6" w:rsidRDefault="007C38C6" w:rsidP="007C38C6">
      <w:pPr>
        <w:rPr>
          <w:rFonts w:ascii="Calibri" w:hAnsi="Calibri"/>
        </w:rPr>
      </w:pPr>
    </w:p>
    <w:p w:rsidR="007C38C6" w:rsidRPr="00967BCF" w:rsidRDefault="007C38C6">
      <w:pPr>
        <w:rPr>
          <w:rFonts w:ascii="Calibri" w:hAnsi="Calibri"/>
        </w:rPr>
      </w:pPr>
    </w:p>
    <w:sectPr w:rsidR="007C38C6" w:rsidRPr="00967BCF" w:rsidSect="008D5698">
      <w:headerReference w:type="default" r:id="rId91"/>
      <w:footerReference w:type="default" r:id="rId92"/>
      <w:pgSz w:w="12240" w:h="20160" w:code="5"/>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D2D8A" w:rsidRDefault="001D2D8A">
      <w:r>
        <w:separator/>
      </w:r>
    </w:p>
  </w:endnote>
  <w:endnote w:type="continuationSeparator" w:id="0">
    <w:p w:rsidR="001D2D8A" w:rsidRDefault="001D2D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942B6" w:rsidRPr="00930DEE" w:rsidRDefault="005942B6">
    <w:pPr>
      <w:pStyle w:val="Footer"/>
      <w:rPr>
        <w:rFonts w:ascii="Calibri" w:hAnsi="Calibri"/>
      </w:rPr>
    </w:pPr>
    <w:r w:rsidRPr="00930DEE">
      <w:rPr>
        <w:rFonts w:ascii="Calibri" w:hAnsi="Calibri"/>
      </w:rPr>
      <w:tab/>
    </w:r>
    <w:r w:rsidRPr="00930DEE">
      <w:rPr>
        <w:rFonts w:ascii="Calibri" w:hAnsi="Calibri"/>
        <w:snapToGrid w:val="0"/>
      </w:rPr>
      <w:t>NEXTEER CONFIDENTIAL</w:t>
    </w:r>
    <w:r w:rsidRPr="00930DEE">
      <w:rPr>
        <w:rFonts w:ascii="Calibri" w:hAnsi="Calibri"/>
        <w:snapToGrid w:val="0"/>
      </w:rPr>
      <w:tab/>
    </w:r>
    <w:r>
      <w:rPr>
        <w:rFonts w:ascii="Calibri" w:hAnsi="Calibri"/>
        <w:snapToGrid w:val="0"/>
        <w:sz w:val="16"/>
        <w:szCs w:val="16"/>
      </w:rPr>
      <w:t>FDD template 4.2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D2D8A" w:rsidRDefault="001D2D8A">
      <w:r>
        <w:separator/>
      </w:r>
    </w:p>
  </w:footnote>
  <w:footnote w:type="continuationSeparator" w:id="0">
    <w:p w:rsidR="001D2D8A" w:rsidRDefault="001D2D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942B6" w:rsidRPr="00D054C5" w:rsidRDefault="005942B6">
    <w:pPr>
      <w:pStyle w:val="Header"/>
      <w:pBdr>
        <w:bottom w:val="single" w:sz="4" w:space="1" w:color="auto"/>
      </w:pBdr>
      <w:jc w:val="center"/>
      <w:rPr>
        <w:rFonts w:ascii="Calibri" w:hAnsi="Calibri" w:cs="Arial"/>
        <w:b/>
      </w:rPr>
    </w:pPr>
    <w:r w:rsidRPr="00D054C5">
      <w:rPr>
        <w:rFonts w:ascii="Calibri" w:hAnsi="Calibri" w:cs="Arial"/>
        <w:b/>
      </w:rPr>
      <w:t>FUNCTIONAL DESIGN DOCUMENT</w:t>
    </w:r>
    <w:r>
      <w:rPr>
        <w:rFonts w:ascii="Calibri" w:hAnsi="Calibri" w:cs="Arial"/>
        <w:b/>
      </w:rPr>
      <w:t xml:space="preserve"> – EA4</w:t>
    </w:r>
  </w:p>
  <w:tbl>
    <w:tblPr>
      <w:tblW w:w="8910" w:type="dxa"/>
      <w:tblInd w:w="18" w:type="dxa"/>
      <w:tblLayout w:type="fixed"/>
      <w:tblLook w:val="0000" w:firstRow="0" w:lastRow="0" w:firstColumn="0" w:lastColumn="0" w:noHBand="0" w:noVBand="0"/>
    </w:tblPr>
    <w:tblGrid>
      <w:gridCol w:w="990"/>
      <w:gridCol w:w="1530"/>
      <w:gridCol w:w="1260"/>
      <w:gridCol w:w="2250"/>
      <w:gridCol w:w="1530"/>
      <w:gridCol w:w="1350"/>
    </w:tblGrid>
    <w:tr w:rsidR="005942B6" w:rsidRPr="00D054C5" w:rsidTr="00D054C5">
      <w:trPr>
        <w:cantSplit/>
      </w:trPr>
      <w:tc>
        <w:tcPr>
          <w:tcW w:w="990" w:type="dxa"/>
          <w:vAlign w:val="center"/>
        </w:tcPr>
        <w:p w:rsidR="005942B6" w:rsidRPr="00D054C5" w:rsidRDefault="005942B6">
          <w:pPr>
            <w:pStyle w:val="Header"/>
            <w:rPr>
              <w:rFonts w:ascii="Calibri" w:hAnsi="Calibri" w:cs="Arial"/>
            </w:rPr>
          </w:pPr>
          <w:r w:rsidRPr="00D054C5">
            <w:rPr>
              <w:rFonts w:ascii="Calibri" w:hAnsi="Calibri" w:cs="Arial"/>
            </w:rPr>
            <w:t>Title:</w:t>
          </w:r>
        </w:p>
      </w:tc>
      <w:tc>
        <w:tcPr>
          <w:tcW w:w="5040" w:type="dxa"/>
          <w:gridSpan w:val="3"/>
          <w:vAlign w:val="center"/>
        </w:tcPr>
        <w:p w:rsidR="005942B6" w:rsidRPr="00D054C5" w:rsidRDefault="005942B6">
          <w:pPr>
            <w:pStyle w:val="Header"/>
            <w:rPr>
              <w:rFonts w:ascii="Calibri" w:hAnsi="Calibri" w:cs="Arial"/>
            </w:rPr>
          </w:pPr>
          <w:r>
            <w:rPr>
              <w:rFonts w:ascii="Calibri" w:hAnsi="Calibri" w:cs="Arial"/>
            </w:rPr>
            <w:t>Inter-Micro Communication Arbitration</w:t>
          </w:r>
        </w:p>
      </w:tc>
      <w:tc>
        <w:tcPr>
          <w:tcW w:w="1530" w:type="dxa"/>
        </w:tcPr>
        <w:p w:rsidR="005942B6" w:rsidRPr="00D054C5" w:rsidRDefault="005942B6">
          <w:pPr>
            <w:pStyle w:val="Header"/>
            <w:rPr>
              <w:rFonts w:ascii="Calibri" w:hAnsi="Calibri" w:cs="Arial"/>
            </w:rPr>
          </w:pPr>
          <w:r w:rsidRPr="00D054C5">
            <w:rPr>
              <w:rFonts w:ascii="Calibri" w:hAnsi="Calibri" w:cs="Arial"/>
            </w:rPr>
            <w:t>Revision:</w:t>
          </w:r>
        </w:p>
        <w:p w:rsidR="005942B6" w:rsidRPr="00D054C5" w:rsidRDefault="005942B6">
          <w:pPr>
            <w:pStyle w:val="Header"/>
            <w:rPr>
              <w:rFonts w:ascii="Calibri" w:hAnsi="Calibri" w:cs="Arial"/>
            </w:rPr>
          </w:pPr>
          <w:r w:rsidRPr="00D054C5">
            <w:rPr>
              <w:rFonts w:ascii="Calibri" w:hAnsi="Calibri" w:cs="Arial"/>
            </w:rPr>
            <w:t>Revision Date:</w:t>
          </w:r>
        </w:p>
      </w:tc>
      <w:tc>
        <w:tcPr>
          <w:tcW w:w="1350" w:type="dxa"/>
        </w:tcPr>
        <w:p w:rsidR="005942B6" w:rsidRPr="00D054C5" w:rsidRDefault="005942B6">
          <w:pPr>
            <w:pStyle w:val="Header"/>
            <w:rPr>
              <w:rFonts w:ascii="Calibri" w:hAnsi="Calibri" w:cs="Arial"/>
            </w:rPr>
          </w:pPr>
          <w:r>
            <w:rPr>
              <w:rFonts w:ascii="Calibri" w:hAnsi="Calibri" w:cs="Arial"/>
            </w:rPr>
            <w:t>1</w:t>
          </w:r>
        </w:p>
        <w:p w:rsidR="005942B6" w:rsidRPr="00D054C5" w:rsidRDefault="005942B6" w:rsidP="008101D1">
          <w:pPr>
            <w:pStyle w:val="Header"/>
            <w:rPr>
              <w:rFonts w:ascii="Calibri" w:hAnsi="Calibri" w:cs="Arial"/>
            </w:rPr>
          </w:pPr>
          <w:r>
            <w:rPr>
              <w:rFonts w:ascii="Calibri" w:hAnsi="Calibri" w:cs="Arial"/>
            </w:rPr>
            <w:t>01/1</w:t>
          </w:r>
          <w:del w:id="957" w:author="Akilan Rathakrishnan" w:date="2017-01-18T13:52:00Z">
            <w:r w:rsidDel="004A4670">
              <w:rPr>
                <w:rFonts w:ascii="Calibri" w:hAnsi="Calibri" w:cs="Arial"/>
              </w:rPr>
              <w:delText>5</w:delText>
            </w:r>
          </w:del>
          <w:ins w:id="958" w:author="Akilan Rathakrishnan" w:date="2017-01-18T13:52:00Z">
            <w:r w:rsidR="004A4670">
              <w:rPr>
                <w:rFonts w:ascii="Calibri" w:hAnsi="Calibri" w:cs="Arial"/>
              </w:rPr>
              <w:t>7</w:t>
            </w:r>
          </w:ins>
          <w:r>
            <w:rPr>
              <w:rFonts w:ascii="Calibri" w:hAnsi="Calibri" w:cs="Arial"/>
            </w:rPr>
            <w:t>/17</w:t>
          </w:r>
        </w:p>
      </w:tc>
    </w:tr>
    <w:tr w:rsidR="005942B6" w:rsidRPr="00D054C5" w:rsidTr="00D054C5">
      <w:trPr>
        <w:cantSplit/>
      </w:trPr>
      <w:tc>
        <w:tcPr>
          <w:tcW w:w="990" w:type="dxa"/>
        </w:tcPr>
        <w:p w:rsidR="005942B6" w:rsidRPr="00D054C5" w:rsidRDefault="005942B6">
          <w:pPr>
            <w:pStyle w:val="Header"/>
            <w:rPr>
              <w:rFonts w:ascii="Calibri" w:hAnsi="Calibri" w:cs="Arial"/>
            </w:rPr>
          </w:pPr>
          <w:r w:rsidRPr="00D054C5">
            <w:rPr>
              <w:rFonts w:ascii="Calibri" w:hAnsi="Calibri" w:cs="Arial"/>
            </w:rPr>
            <w:t>Group:</w:t>
          </w:r>
        </w:p>
      </w:tc>
      <w:tc>
        <w:tcPr>
          <w:tcW w:w="1530" w:type="dxa"/>
        </w:tcPr>
        <w:p w:rsidR="005942B6" w:rsidRPr="00D054C5" w:rsidRDefault="005942B6">
          <w:pPr>
            <w:pStyle w:val="Header"/>
            <w:rPr>
              <w:rFonts w:ascii="Calibri" w:hAnsi="Calibri" w:cs="Arial"/>
            </w:rPr>
          </w:pPr>
          <w:r w:rsidRPr="00D054C5">
            <w:rPr>
              <w:rFonts w:ascii="Calibri" w:hAnsi="Calibri" w:cs="Arial"/>
            </w:rPr>
            <w:t>ESG</w:t>
          </w:r>
        </w:p>
      </w:tc>
      <w:tc>
        <w:tcPr>
          <w:tcW w:w="1260" w:type="dxa"/>
        </w:tcPr>
        <w:p w:rsidR="005942B6" w:rsidRPr="00D054C5" w:rsidRDefault="005942B6">
          <w:pPr>
            <w:pStyle w:val="Header"/>
            <w:rPr>
              <w:rFonts w:ascii="Calibri" w:hAnsi="Calibri" w:cs="Arial"/>
            </w:rPr>
          </w:pPr>
          <w:r w:rsidRPr="00D054C5">
            <w:rPr>
              <w:rFonts w:ascii="Calibri" w:hAnsi="Calibri" w:cs="Arial"/>
            </w:rPr>
            <w:t>Originator:</w:t>
          </w:r>
        </w:p>
      </w:tc>
      <w:tc>
        <w:tcPr>
          <w:tcW w:w="2250" w:type="dxa"/>
        </w:tcPr>
        <w:p w:rsidR="005942B6" w:rsidRPr="00D054C5" w:rsidRDefault="005942B6">
          <w:pPr>
            <w:pStyle w:val="Header"/>
            <w:rPr>
              <w:rFonts w:ascii="Calibri" w:hAnsi="Calibri" w:cs="Arial"/>
            </w:rPr>
          </w:pPr>
          <w:r>
            <w:rPr>
              <w:rFonts w:ascii="Calibri" w:hAnsi="Calibri" w:cs="Arial"/>
              <w:snapToGrid w:val="0"/>
            </w:rPr>
            <w:t>Akilan Rathakrishnan</w:t>
          </w:r>
          <w:r w:rsidRPr="00D054C5">
            <w:rPr>
              <w:rFonts w:ascii="Calibri" w:hAnsi="Calibri" w:cs="Arial"/>
              <w:snapToGrid w:val="0"/>
            </w:rPr>
            <w:tab/>
            <w:t xml:space="preserve">Page </w:t>
          </w:r>
          <w:r w:rsidRPr="00D054C5">
            <w:rPr>
              <w:rFonts w:ascii="Calibri" w:hAnsi="Calibri" w:cs="Arial"/>
              <w:snapToGrid w:val="0"/>
            </w:rPr>
            <w:fldChar w:fldCharType="begin"/>
          </w:r>
          <w:r w:rsidRPr="00D054C5">
            <w:rPr>
              <w:rFonts w:ascii="Calibri" w:hAnsi="Calibri" w:cs="Arial"/>
              <w:snapToGrid w:val="0"/>
            </w:rPr>
            <w:instrText xml:space="preserve"> PAGE </w:instrText>
          </w:r>
          <w:r w:rsidRPr="00D054C5">
            <w:rPr>
              <w:rFonts w:ascii="Calibri" w:hAnsi="Calibri" w:cs="Arial"/>
              <w:snapToGrid w:val="0"/>
            </w:rPr>
            <w:fldChar w:fldCharType="separate"/>
          </w:r>
          <w:r w:rsidR="004A4670">
            <w:rPr>
              <w:rFonts w:ascii="Calibri" w:hAnsi="Calibri" w:cs="Arial"/>
              <w:noProof/>
              <w:snapToGrid w:val="0"/>
            </w:rPr>
            <w:t>68</w:t>
          </w:r>
          <w:r w:rsidRPr="00D054C5">
            <w:rPr>
              <w:rFonts w:ascii="Calibri" w:hAnsi="Calibri" w:cs="Arial"/>
              <w:snapToGrid w:val="0"/>
            </w:rPr>
            <w:fldChar w:fldCharType="end"/>
          </w:r>
          <w:r w:rsidRPr="00D054C5">
            <w:rPr>
              <w:rFonts w:ascii="Calibri" w:hAnsi="Calibri" w:cs="Arial"/>
              <w:snapToGrid w:val="0"/>
            </w:rPr>
            <w:tab/>
          </w:r>
          <w:r w:rsidRPr="00D054C5">
            <w:rPr>
              <w:rFonts w:ascii="Calibri" w:hAnsi="Calibri" w:cs="Arial"/>
              <w:snapToGrid w:val="0"/>
            </w:rPr>
            <w:fldChar w:fldCharType="begin"/>
          </w:r>
          <w:r w:rsidRPr="00D054C5">
            <w:rPr>
              <w:rFonts w:ascii="Calibri" w:hAnsi="Calibri" w:cs="Arial"/>
              <w:snapToGrid w:val="0"/>
            </w:rPr>
            <w:instrText xml:space="preserve"> DATE </w:instrText>
          </w:r>
          <w:r w:rsidRPr="00D054C5">
            <w:rPr>
              <w:rFonts w:ascii="Calibri" w:hAnsi="Calibri" w:cs="Arial"/>
              <w:snapToGrid w:val="0"/>
            </w:rPr>
            <w:fldChar w:fldCharType="separate"/>
          </w:r>
          <w:ins w:id="959" w:author="Akilan Rathakrishnan" w:date="2017-01-18T08:38:00Z">
            <w:r>
              <w:rPr>
                <w:rFonts w:ascii="Calibri" w:hAnsi="Calibri" w:cs="Arial"/>
                <w:noProof/>
                <w:snapToGrid w:val="0"/>
              </w:rPr>
              <w:t>1/18/2017</w:t>
            </w:r>
          </w:ins>
          <w:del w:id="960" w:author="Akilan Rathakrishnan" w:date="2017-01-18T08:38:00Z">
            <w:r w:rsidDel="005942B6">
              <w:rPr>
                <w:rFonts w:ascii="Calibri" w:hAnsi="Calibri" w:cs="Arial"/>
                <w:noProof/>
                <w:snapToGrid w:val="0"/>
              </w:rPr>
              <w:delText>1/17/2017</w:delText>
            </w:r>
          </w:del>
          <w:r w:rsidRPr="00D054C5">
            <w:rPr>
              <w:rFonts w:ascii="Calibri" w:hAnsi="Calibri" w:cs="Arial"/>
              <w:snapToGrid w:val="0"/>
            </w:rPr>
            <w:fldChar w:fldCharType="end"/>
          </w:r>
        </w:p>
      </w:tc>
      <w:tc>
        <w:tcPr>
          <w:tcW w:w="1530" w:type="dxa"/>
        </w:tcPr>
        <w:p w:rsidR="005942B6" w:rsidRPr="00D054C5" w:rsidRDefault="005942B6">
          <w:pPr>
            <w:pStyle w:val="Header"/>
            <w:rPr>
              <w:rFonts w:ascii="Calibri" w:hAnsi="Calibri" w:cs="Arial"/>
            </w:rPr>
          </w:pPr>
          <w:r w:rsidRPr="00D054C5">
            <w:rPr>
              <w:rFonts w:ascii="Calibri" w:hAnsi="Calibri" w:cs="Arial"/>
            </w:rPr>
            <w:t>Page:</w:t>
          </w:r>
        </w:p>
      </w:tc>
      <w:tc>
        <w:tcPr>
          <w:tcW w:w="1350" w:type="dxa"/>
        </w:tcPr>
        <w:p w:rsidR="005942B6" w:rsidRPr="00D054C5" w:rsidRDefault="005942B6">
          <w:pPr>
            <w:pStyle w:val="Header"/>
            <w:rPr>
              <w:rFonts w:ascii="Calibri" w:hAnsi="Calibri" w:cs="Arial"/>
            </w:rPr>
          </w:pPr>
          <w:r w:rsidRPr="00D054C5">
            <w:rPr>
              <w:rStyle w:val="PageNumber"/>
              <w:rFonts w:ascii="Calibri" w:hAnsi="Calibri" w:cs="Arial"/>
            </w:rPr>
            <w:fldChar w:fldCharType="begin"/>
          </w:r>
          <w:r w:rsidRPr="00D054C5">
            <w:rPr>
              <w:rStyle w:val="PageNumber"/>
              <w:rFonts w:ascii="Calibri" w:hAnsi="Calibri" w:cs="Arial"/>
            </w:rPr>
            <w:instrText xml:space="preserve"> PAGE </w:instrText>
          </w:r>
          <w:r w:rsidRPr="00D054C5">
            <w:rPr>
              <w:rStyle w:val="PageNumber"/>
              <w:rFonts w:ascii="Calibri" w:hAnsi="Calibri" w:cs="Arial"/>
            </w:rPr>
            <w:fldChar w:fldCharType="separate"/>
          </w:r>
          <w:r w:rsidR="004A4670">
            <w:rPr>
              <w:rStyle w:val="PageNumber"/>
              <w:rFonts w:ascii="Calibri" w:hAnsi="Calibri" w:cs="Arial"/>
              <w:noProof/>
            </w:rPr>
            <w:t>68</w:t>
          </w:r>
          <w:r w:rsidRPr="00D054C5">
            <w:rPr>
              <w:rStyle w:val="PageNumber"/>
              <w:rFonts w:ascii="Calibri" w:hAnsi="Calibri" w:cs="Arial"/>
            </w:rPr>
            <w:fldChar w:fldCharType="end"/>
          </w:r>
          <w:r w:rsidRPr="00D054C5">
            <w:rPr>
              <w:rStyle w:val="PageNumber"/>
              <w:rFonts w:ascii="Calibri" w:hAnsi="Calibri" w:cs="Arial"/>
            </w:rPr>
            <w:t xml:space="preserve"> of </w:t>
          </w:r>
          <w:r w:rsidRPr="00D054C5">
            <w:rPr>
              <w:rStyle w:val="PageNumber"/>
              <w:rFonts w:ascii="Calibri" w:hAnsi="Calibri" w:cs="Arial"/>
            </w:rPr>
            <w:fldChar w:fldCharType="begin"/>
          </w:r>
          <w:r w:rsidRPr="00D054C5">
            <w:rPr>
              <w:rStyle w:val="PageNumber"/>
              <w:rFonts w:ascii="Calibri" w:hAnsi="Calibri" w:cs="Arial"/>
            </w:rPr>
            <w:instrText xml:space="preserve"> NUMPAGES </w:instrText>
          </w:r>
          <w:r w:rsidRPr="00D054C5">
            <w:rPr>
              <w:rStyle w:val="PageNumber"/>
              <w:rFonts w:ascii="Calibri" w:hAnsi="Calibri" w:cs="Arial"/>
            </w:rPr>
            <w:fldChar w:fldCharType="separate"/>
          </w:r>
          <w:r w:rsidR="004A4670">
            <w:rPr>
              <w:rStyle w:val="PageNumber"/>
              <w:rFonts w:ascii="Calibri" w:hAnsi="Calibri" w:cs="Arial"/>
              <w:noProof/>
            </w:rPr>
            <w:t>70</w:t>
          </w:r>
          <w:r w:rsidRPr="00D054C5">
            <w:rPr>
              <w:rStyle w:val="PageNumber"/>
              <w:rFonts w:ascii="Calibri" w:hAnsi="Calibri" w:cs="Arial"/>
            </w:rPr>
            <w:fldChar w:fldCharType="end"/>
          </w:r>
        </w:p>
      </w:tc>
    </w:tr>
  </w:tbl>
  <w:p w:rsidR="005942B6" w:rsidRPr="00D054C5" w:rsidRDefault="005942B6">
    <w:pPr>
      <w:pStyle w:val="Header"/>
      <w:pBdr>
        <w:top w:val="single" w:sz="4" w:space="1" w:color="auto"/>
      </w:pBdr>
      <w:rPr>
        <w:rFonts w:ascii="Calibri" w:hAnsi="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A7960"/>
    <w:multiLevelType w:val="hybridMultilevel"/>
    <w:tmpl w:val="F8D22D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A64F6B"/>
    <w:multiLevelType w:val="hybridMultilevel"/>
    <w:tmpl w:val="BF3021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EA3D09"/>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 w15:restartNumberingAfterBreak="0">
    <w:nsid w:val="101C30E2"/>
    <w:multiLevelType w:val="hybridMultilevel"/>
    <w:tmpl w:val="0F6C06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8B7FAE"/>
    <w:multiLevelType w:val="hybridMultilevel"/>
    <w:tmpl w:val="42DC7A5E"/>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4444D3"/>
    <w:multiLevelType w:val="hybridMultilevel"/>
    <w:tmpl w:val="1D661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1011A8"/>
    <w:multiLevelType w:val="hybridMultilevel"/>
    <w:tmpl w:val="2CFAEA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C8105C"/>
    <w:multiLevelType w:val="hybridMultilevel"/>
    <w:tmpl w:val="73B0A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8F59E3"/>
    <w:multiLevelType w:val="hybridMultilevel"/>
    <w:tmpl w:val="428C43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61B6B14"/>
    <w:multiLevelType w:val="hybridMultilevel"/>
    <w:tmpl w:val="5F7EF326"/>
    <w:lvl w:ilvl="0" w:tplc="BD7CCB2A">
      <w:start w:val="1"/>
      <w:numFmt w:val="bullet"/>
      <w:lvlText w:val=""/>
      <w:lvlJc w:val="left"/>
      <w:pPr>
        <w:tabs>
          <w:tab w:val="num" w:pos="720"/>
        </w:tabs>
        <w:ind w:left="720" w:hanging="360"/>
      </w:pPr>
      <w:rPr>
        <w:rFonts w:ascii="Wingdings" w:hAnsi="Wingdings" w:hint="default"/>
      </w:rPr>
    </w:lvl>
    <w:lvl w:ilvl="1" w:tplc="BC50DA58">
      <w:start w:val="1"/>
      <w:numFmt w:val="bullet"/>
      <w:lvlText w:val=""/>
      <w:lvlJc w:val="left"/>
      <w:pPr>
        <w:tabs>
          <w:tab w:val="num" w:pos="1440"/>
        </w:tabs>
        <w:ind w:left="1440" w:hanging="360"/>
      </w:pPr>
      <w:rPr>
        <w:rFonts w:ascii="Wingdings" w:hAnsi="Wingdings" w:hint="default"/>
      </w:rPr>
    </w:lvl>
    <w:lvl w:ilvl="2" w:tplc="E83CC62A" w:tentative="1">
      <w:start w:val="1"/>
      <w:numFmt w:val="bullet"/>
      <w:lvlText w:val=""/>
      <w:lvlJc w:val="left"/>
      <w:pPr>
        <w:tabs>
          <w:tab w:val="num" w:pos="2160"/>
        </w:tabs>
        <w:ind w:left="2160" w:hanging="360"/>
      </w:pPr>
      <w:rPr>
        <w:rFonts w:ascii="Wingdings" w:hAnsi="Wingdings" w:hint="default"/>
      </w:rPr>
    </w:lvl>
    <w:lvl w:ilvl="3" w:tplc="D92A9D0C" w:tentative="1">
      <w:start w:val="1"/>
      <w:numFmt w:val="bullet"/>
      <w:lvlText w:val=""/>
      <w:lvlJc w:val="left"/>
      <w:pPr>
        <w:tabs>
          <w:tab w:val="num" w:pos="2880"/>
        </w:tabs>
        <w:ind w:left="2880" w:hanging="360"/>
      </w:pPr>
      <w:rPr>
        <w:rFonts w:ascii="Wingdings" w:hAnsi="Wingdings" w:hint="default"/>
      </w:rPr>
    </w:lvl>
    <w:lvl w:ilvl="4" w:tplc="746A687A" w:tentative="1">
      <w:start w:val="1"/>
      <w:numFmt w:val="bullet"/>
      <w:lvlText w:val=""/>
      <w:lvlJc w:val="left"/>
      <w:pPr>
        <w:tabs>
          <w:tab w:val="num" w:pos="3600"/>
        </w:tabs>
        <w:ind w:left="3600" w:hanging="360"/>
      </w:pPr>
      <w:rPr>
        <w:rFonts w:ascii="Wingdings" w:hAnsi="Wingdings" w:hint="default"/>
      </w:rPr>
    </w:lvl>
    <w:lvl w:ilvl="5" w:tplc="74D45722" w:tentative="1">
      <w:start w:val="1"/>
      <w:numFmt w:val="bullet"/>
      <w:lvlText w:val=""/>
      <w:lvlJc w:val="left"/>
      <w:pPr>
        <w:tabs>
          <w:tab w:val="num" w:pos="4320"/>
        </w:tabs>
        <w:ind w:left="4320" w:hanging="360"/>
      </w:pPr>
      <w:rPr>
        <w:rFonts w:ascii="Wingdings" w:hAnsi="Wingdings" w:hint="default"/>
      </w:rPr>
    </w:lvl>
    <w:lvl w:ilvl="6" w:tplc="1E6EB77C" w:tentative="1">
      <w:start w:val="1"/>
      <w:numFmt w:val="bullet"/>
      <w:lvlText w:val=""/>
      <w:lvlJc w:val="left"/>
      <w:pPr>
        <w:tabs>
          <w:tab w:val="num" w:pos="5040"/>
        </w:tabs>
        <w:ind w:left="5040" w:hanging="360"/>
      </w:pPr>
      <w:rPr>
        <w:rFonts w:ascii="Wingdings" w:hAnsi="Wingdings" w:hint="default"/>
      </w:rPr>
    </w:lvl>
    <w:lvl w:ilvl="7" w:tplc="B3FA18BA" w:tentative="1">
      <w:start w:val="1"/>
      <w:numFmt w:val="bullet"/>
      <w:lvlText w:val=""/>
      <w:lvlJc w:val="left"/>
      <w:pPr>
        <w:tabs>
          <w:tab w:val="num" w:pos="5760"/>
        </w:tabs>
        <w:ind w:left="5760" w:hanging="360"/>
      </w:pPr>
      <w:rPr>
        <w:rFonts w:ascii="Wingdings" w:hAnsi="Wingdings" w:hint="default"/>
      </w:rPr>
    </w:lvl>
    <w:lvl w:ilvl="8" w:tplc="F81834C2"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8F83838"/>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 w15:restartNumberingAfterBreak="0">
    <w:nsid w:val="3F4035C5"/>
    <w:multiLevelType w:val="hybridMultilevel"/>
    <w:tmpl w:val="1EEA463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FEA2BFB"/>
    <w:multiLevelType w:val="hybridMultilevel"/>
    <w:tmpl w:val="CDE8F192"/>
    <w:lvl w:ilvl="0" w:tplc="76D414C2">
      <w:start w:val="1"/>
      <w:numFmt w:val="decimal"/>
      <w:lvlText w:val="%1)"/>
      <w:lvlJc w:val="left"/>
      <w:pPr>
        <w:ind w:left="720" w:hanging="360"/>
      </w:pPr>
      <w:rPr>
        <w:rFonts w:hint="default"/>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6137DA"/>
    <w:multiLevelType w:val="hybridMultilevel"/>
    <w:tmpl w:val="D6D8D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741A30"/>
    <w:multiLevelType w:val="hybridMultilevel"/>
    <w:tmpl w:val="617AE776"/>
    <w:lvl w:ilvl="0" w:tplc="5D9C7E64">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7AE1ACD"/>
    <w:multiLevelType w:val="hybridMultilevel"/>
    <w:tmpl w:val="BE1CB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C0443D"/>
    <w:multiLevelType w:val="hybridMultilevel"/>
    <w:tmpl w:val="CF00BD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061B8E"/>
    <w:multiLevelType w:val="hybridMultilevel"/>
    <w:tmpl w:val="DFB497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0137CD"/>
    <w:multiLevelType w:val="hybridMultilevel"/>
    <w:tmpl w:val="F6C464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AE483D"/>
    <w:multiLevelType w:val="hybridMultilevel"/>
    <w:tmpl w:val="D790340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DA7A26"/>
    <w:multiLevelType w:val="hybridMultilevel"/>
    <w:tmpl w:val="1AA44B9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A0800C6"/>
    <w:multiLevelType w:val="multilevel"/>
    <w:tmpl w:val="9C9821E0"/>
    <w:lvl w:ilvl="0">
      <w:start w:val="1"/>
      <w:numFmt w:val="decimal"/>
      <w:pStyle w:val="Heading1"/>
      <w:lvlText w:val="%1."/>
      <w:lvlJc w:val="left"/>
      <w:pPr>
        <w:tabs>
          <w:tab w:val="num" w:pos="360"/>
        </w:tabs>
        <w:ind w:left="360" w:hanging="360"/>
      </w:pPr>
      <w:rPr>
        <w:rFonts w:hint="default"/>
      </w:rPr>
    </w:lvl>
    <w:lvl w:ilvl="1">
      <w:start w:val="1"/>
      <w:numFmt w:val="decimal"/>
      <w:pStyle w:val="Heading2"/>
      <w:lvlText w:val="%1.%2."/>
      <w:lvlJc w:val="left"/>
      <w:pPr>
        <w:tabs>
          <w:tab w:val="num" w:pos="720"/>
        </w:tabs>
        <w:ind w:left="360" w:hanging="360"/>
      </w:pPr>
      <w:rPr>
        <w:rFonts w:hint="default"/>
        <w:color w:val="auto"/>
      </w:rPr>
    </w:lvl>
    <w:lvl w:ilvl="2">
      <w:start w:val="1"/>
      <w:numFmt w:val="decimal"/>
      <w:pStyle w:val="Heading3"/>
      <w:lvlText w:val="%1.%2.%3."/>
      <w:lvlJc w:val="left"/>
      <w:pPr>
        <w:tabs>
          <w:tab w:val="num" w:pos="1080"/>
        </w:tabs>
        <w:ind w:left="360" w:hanging="360"/>
      </w:pPr>
      <w:rPr>
        <w:rFonts w:asciiTheme="minorHAnsi" w:hAnsiTheme="minorHAnsi" w:hint="default"/>
      </w:rPr>
    </w:lvl>
    <w:lvl w:ilvl="3">
      <w:start w:val="1"/>
      <w:numFmt w:val="decimal"/>
      <w:pStyle w:val="Heading4"/>
      <w:lvlText w:val="%1.%2.%3.%4."/>
      <w:lvlJc w:val="left"/>
      <w:pPr>
        <w:tabs>
          <w:tab w:val="num" w:pos="1080"/>
        </w:tabs>
        <w:ind w:left="360" w:hanging="360"/>
      </w:pPr>
      <w:rPr>
        <w:rFonts w:asciiTheme="minorHAnsi" w:hAnsiTheme="minorHAnsi" w:hint="default"/>
      </w:rPr>
    </w:lvl>
    <w:lvl w:ilvl="4">
      <w:start w:val="1"/>
      <w:numFmt w:val="decimal"/>
      <w:pStyle w:val="Heading5"/>
      <w:lvlText w:val="%1.%2.%3.%4.%5."/>
      <w:lvlJc w:val="left"/>
      <w:pPr>
        <w:tabs>
          <w:tab w:val="num" w:pos="1440"/>
        </w:tabs>
        <w:ind w:left="360" w:hanging="360"/>
      </w:pPr>
      <w:rPr>
        <w:rFonts w:hint="default"/>
      </w:rPr>
    </w:lvl>
    <w:lvl w:ilvl="5">
      <w:start w:val="1"/>
      <w:numFmt w:val="decimal"/>
      <w:pStyle w:val="Heading6"/>
      <w:lvlText w:val="%1.%2.%3.%4.%5.%6."/>
      <w:lvlJc w:val="left"/>
      <w:pPr>
        <w:tabs>
          <w:tab w:val="num" w:pos="1800"/>
        </w:tabs>
        <w:ind w:left="216" w:hanging="216"/>
      </w:pPr>
      <w:rPr>
        <w:rFonts w:hint="default"/>
      </w:rPr>
    </w:lvl>
    <w:lvl w:ilvl="6">
      <w:start w:val="1"/>
      <w:numFmt w:val="decimal"/>
      <w:pStyle w:val="Heading7"/>
      <w:lvlText w:val="%1.%2.%3.%4.%5.%6.%7."/>
      <w:lvlJc w:val="left"/>
      <w:pPr>
        <w:tabs>
          <w:tab w:val="num" w:pos="2160"/>
        </w:tabs>
        <w:ind w:left="360" w:hanging="360"/>
      </w:pPr>
      <w:rPr>
        <w:rFonts w:hint="default"/>
      </w:rPr>
    </w:lvl>
    <w:lvl w:ilvl="7">
      <w:start w:val="1"/>
      <w:numFmt w:val="decimal"/>
      <w:pStyle w:val="Heading8"/>
      <w:lvlText w:val="%1.%2.%3.%4.%5.%6.%7.%8."/>
      <w:lvlJc w:val="left"/>
      <w:pPr>
        <w:tabs>
          <w:tab w:val="num" w:pos="2160"/>
        </w:tabs>
        <w:ind w:left="216" w:hanging="216"/>
      </w:pPr>
      <w:rPr>
        <w:rFonts w:hint="default"/>
      </w:rPr>
    </w:lvl>
    <w:lvl w:ilvl="8">
      <w:start w:val="1"/>
      <w:numFmt w:val="decimal"/>
      <w:pStyle w:val="Heading9"/>
      <w:lvlText w:val="%1.%2.%3.%4.%5.%6.%7.%8.%9."/>
      <w:lvlJc w:val="left"/>
      <w:pPr>
        <w:tabs>
          <w:tab w:val="num" w:pos="2520"/>
        </w:tabs>
        <w:ind w:left="360" w:hanging="360"/>
      </w:pPr>
      <w:rPr>
        <w:rFonts w:hint="default"/>
      </w:rPr>
    </w:lvl>
  </w:abstractNum>
  <w:abstractNum w:abstractNumId="22" w15:restartNumberingAfterBreak="0">
    <w:nsid w:val="702D4FC4"/>
    <w:multiLevelType w:val="hybridMultilevel"/>
    <w:tmpl w:val="7B0875D0"/>
    <w:lvl w:ilvl="0" w:tplc="60A4C6F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5230C64"/>
    <w:multiLevelType w:val="hybridMultilevel"/>
    <w:tmpl w:val="0220E816"/>
    <w:lvl w:ilvl="0" w:tplc="04090007">
      <w:start w:val="1"/>
      <w:numFmt w:val="bullet"/>
      <w:lvlText w:val=""/>
      <w:lvlJc w:val="left"/>
      <w:pPr>
        <w:tabs>
          <w:tab w:val="num" w:pos="720"/>
        </w:tabs>
        <w:ind w:left="720" w:hanging="360"/>
      </w:pPr>
      <w:rPr>
        <w:rFonts w:ascii="Wingdings" w:hAnsi="Wingdings" w:hint="default"/>
        <w:sz w:val="16"/>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5E34B91"/>
    <w:multiLevelType w:val="hybridMultilevel"/>
    <w:tmpl w:val="66F2D0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91C0761"/>
    <w:multiLevelType w:val="hybridMultilevel"/>
    <w:tmpl w:val="41DC2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9A910F7"/>
    <w:multiLevelType w:val="hybridMultilevel"/>
    <w:tmpl w:val="2E62ACD2"/>
    <w:lvl w:ilvl="0" w:tplc="4BFC5A6E">
      <w:start w:val="1"/>
      <w:numFmt w:val="lowerRoman"/>
      <w:lvlText w:val="%1)"/>
      <w:lvlJc w:val="left"/>
      <w:pPr>
        <w:ind w:left="360" w:hanging="360"/>
      </w:pPr>
      <w:rPr>
        <w:rFonts w:ascii="Arial" w:eastAsia="Times New Roman" w:hAnsi="Arial" w:cs="Arial"/>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B9E25CE"/>
    <w:multiLevelType w:val="hybridMultilevel"/>
    <w:tmpl w:val="EFCC0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CF81B96"/>
    <w:multiLevelType w:val="hybridMultilevel"/>
    <w:tmpl w:val="7B0875D0"/>
    <w:lvl w:ilvl="0" w:tplc="60A4C6F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FF06A77"/>
    <w:multiLevelType w:val="hybridMultilevel"/>
    <w:tmpl w:val="806C567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10"/>
  </w:num>
  <w:num w:numId="3">
    <w:abstractNumId w:val="2"/>
  </w:num>
  <w:num w:numId="4">
    <w:abstractNumId w:val="23"/>
  </w:num>
  <w:num w:numId="5">
    <w:abstractNumId w:val="8"/>
  </w:num>
  <w:num w:numId="6">
    <w:abstractNumId w:val="19"/>
  </w:num>
  <w:num w:numId="7">
    <w:abstractNumId w:val="12"/>
  </w:num>
  <w:num w:numId="8">
    <w:abstractNumId w:val="11"/>
  </w:num>
  <w:num w:numId="9">
    <w:abstractNumId w:val="21"/>
  </w:num>
  <w:num w:numId="10">
    <w:abstractNumId w:val="18"/>
  </w:num>
  <w:num w:numId="11">
    <w:abstractNumId w:val="13"/>
  </w:num>
  <w:num w:numId="12">
    <w:abstractNumId w:val="27"/>
  </w:num>
  <w:num w:numId="13">
    <w:abstractNumId w:val="14"/>
  </w:num>
  <w:num w:numId="14">
    <w:abstractNumId w:val="21"/>
  </w:num>
  <w:num w:numId="15">
    <w:abstractNumId w:val="21"/>
  </w:num>
  <w:num w:numId="16">
    <w:abstractNumId w:val="9"/>
  </w:num>
  <w:num w:numId="17">
    <w:abstractNumId w:val="21"/>
  </w:num>
  <w:num w:numId="18">
    <w:abstractNumId w:val="7"/>
  </w:num>
  <w:num w:numId="19">
    <w:abstractNumId w:val="15"/>
  </w:num>
  <w:num w:numId="20">
    <w:abstractNumId w:val="6"/>
  </w:num>
  <w:num w:numId="21">
    <w:abstractNumId w:val="25"/>
  </w:num>
  <w:num w:numId="22">
    <w:abstractNumId w:val="5"/>
  </w:num>
  <w:num w:numId="23">
    <w:abstractNumId w:val="24"/>
  </w:num>
  <w:num w:numId="24">
    <w:abstractNumId w:val="29"/>
  </w:num>
  <w:num w:numId="25">
    <w:abstractNumId w:val="16"/>
  </w:num>
  <w:num w:numId="26">
    <w:abstractNumId w:val="28"/>
  </w:num>
  <w:num w:numId="27">
    <w:abstractNumId w:val="17"/>
  </w:num>
  <w:num w:numId="28">
    <w:abstractNumId w:val="0"/>
  </w:num>
  <w:num w:numId="29">
    <w:abstractNumId w:val="4"/>
  </w:num>
  <w:num w:numId="30">
    <w:abstractNumId w:val="1"/>
  </w:num>
  <w:num w:numId="31">
    <w:abstractNumId w:val="3"/>
  </w:num>
  <w:num w:numId="32">
    <w:abstractNumId w:val="26"/>
  </w:num>
  <w:num w:numId="33">
    <w:abstractNumId w:val="20"/>
  </w:num>
  <w:num w:numId="34">
    <w:abstractNumId w:val="22"/>
  </w:num>
  <w:numIdMacAtCleanup w:val="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kilan Rathakrishnan">
    <w15:presenceInfo w15:providerId="AD" w15:userId="S-1-5-21-1993528211-2586143117-3253031534-377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1A93"/>
    <w:rsid w:val="0000191E"/>
    <w:rsid w:val="00001966"/>
    <w:rsid w:val="0000524B"/>
    <w:rsid w:val="00010A02"/>
    <w:rsid w:val="0001144E"/>
    <w:rsid w:val="00021818"/>
    <w:rsid w:val="00030685"/>
    <w:rsid w:val="00030DEE"/>
    <w:rsid w:val="0004121E"/>
    <w:rsid w:val="00041ABB"/>
    <w:rsid w:val="000442BF"/>
    <w:rsid w:val="000446BE"/>
    <w:rsid w:val="000446EC"/>
    <w:rsid w:val="0004583F"/>
    <w:rsid w:val="00047A3F"/>
    <w:rsid w:val="000561A0"/>
    <w:rsid w:val="00063C28"/>
    <w:rsid w:val="000640CB"/>
    <w:rsid w:val="00071703"/>
    <w:rsid w:val="00085AC2"/>
    <w:rsid w:val="00087497"/>
    <w:rsid w:val="000913AD"/>
    <w:rsid w:val="000922C0"/>
    <w:rsid w:val="000A13DE"/>
    <w:rsid w:val="000A3B89"/>
    <w:rsid w:val="000A4CDD"/>
    <w:rsid w:val="000A53E5"/>
    <w:rsid w:val="000A74AB"/>
    <w:rsid w:val="000A79F7"/>
    <w:rsid w:val="000B1D77"/>
    <w:rsid w:val="000B438F"/>
    <w:rsid w:val="000B7018"/>
    <w:rsid w:val="000C0C52"/>
    <w:rsid w:val="000C4FB2"/>
    <w:rsid w:val="000C4FE4"/>
    <w:rsid w:val="000C573E"/>
    <w:rsid w:val="000C7497"/>
    <w:rsid w:val="000C7B3B"/>
    <w:rsid w:val="000D062C"/>
    <w:rsid w:val="000D187A"/>
    <w:rsid w:val="000D6A8B"/>
    <w:rsid w:val="000E2D19"/>
    <w:rsid w:val="000E4103"/>
    <w:rsid w:val="000E52C0"/>
    <w:rsid w:val="000E5DF8"/>
    <w:rsid w:val="000F31B2"/>
    <w:rsid w:val="000F3F27"/>
    <w:rsid w:val="000F4DBB"/>
    <w:rsid w:val="000F6869"/>
    <w:rsid w:val="000F73D8"/>
    <w:rsid w:val="00100088"/>
    <w:rsid w:val="00100AF4"/>
    <w:rsid w:val="00100B14"/>
    <w:rsid w:val="001022ED"/>
    <w:rsid w:val="00102BB5"/>
    <w:rsid w:val="001039B7"/>
    <w:rsid w:val="001047AC"/>
    <w:rsid w:val="001103D7"/>
    <w:rsid w:val="0011337B"/>
    <w:rsid w:val="00114531"/>
    <w:rsid w:val="00114571"/>
    <w:rsid w:val="00116CCA"/>
    <w:rsid w:val="001217CD"/>
    <w:rsid w:val="00123A61"/>
    <w:rsid w:val="00126B2B"/>
    <w:rsid w:val="0013024A"/>
    <w:rsid w:val="00132415"/>
    <w:rsid w:val="00133FEB"/>
    <w:rsid w:val="0013496B"/>
    <w:rsid w:val="00135918"/>
    <w:rsid w:val="001366A8"/>
    <w:rsid w:val="00140C51"/>
    <w:rsid w:val="001442DD"/>
    <w:rsid w:val="00144C7C"/>
    <w:rsid w:val="0015070D"/>
    <w:rsid w:val="00151267"/>
    <w:rsid w:val="00151B50"/>
    <w:rsid w:val="0015666A"/>
    <w:rsid w:val="00161F4A"/>
    <w:rsid w:val="00166200"/>
    <w:rsid w:val="0016736D"/>
    <w:rsid w:val="0016740F"/>
    <w:rsid w:val="001720EE"/>
    <w:rsid w:val="00174306"/>
    <w:rsid w:val="0017563E"/>
    <w:rsid w:val="00175C29"/>
    <w:rsid w:val="001766BA"/>
    <w:rsid w:val="00177923"/>
    <w:rsid w:val="00181BEF"/>
    <w:rsid w:val="00182378"/>
    <w:rsid w:val="001833F9"/>
    <w:rsid w:val="00184437"/>
    <w:rsid w:val="001852FB"/>
    <w:rsid w:val="00185536"/>
    <w:rsid w:val="0019093A"/>
    <w:rsid w:val="00194AC1"/>
    <w:rsid w:val="00194C9C"/>
    <w:rsid w:val="00196090"/>
    <w:rsid w:val="001A0365"/>
    <w:rsid w:val="001A0CA4"/>
    <w:rsid w:val="001A2BE6"/>
    <w:rsid w:val="001A53B4"/>
    <w:rsid w:val="001A54C0"/>
    <w:rsid w:val="001A673D"/>
    <w:rsid w:val="001B2273"/>
    <w:rsid w:val="001C07AC"/>
    <w:rsid w:val="001C294D"/>
    <w:rsid w:val="001C2F75"/>
    <w:rsid w:val="001C609F"/>
    <w:rsid w:val="001C6FBC"/>
    <w:rsid w:val="001D1C1F"/>
    <w:rsid w:val="001D2D8A"/>
    <w:rsid w:val="001D5D81"/>
    <w:rsid w:val="001E1380"/>
    <w:rsid w:val="001E31E7"/>
    <w:rsid w:val="001E3E07"/>
    <w:rsid w:val="001E4C2A"/>
    <w:rsid w:val="001E55B5"/>
    <w:rsid w:val="001E63CB"/>
    <w:rsid w:val="001F4869"/>
    <w:rsid w:val="001F49CD"/>
    <w:rsid w:val="0020317E"/>
    <w:rsid w:val="002031EE"/>
    <w:rsid w:val="00206039"/>
    <w:rsid w:val="00206305"/>
    <w:rsid w:val="00212F44"/>
    <w:rsid w:val="002158B2"/>
    <w:rsid w:val="00215CEA"/>
    <w:rsid w:val="002214AB"/>
    <w:rsid w:val="00223F18"/>
    <w:rsid w:val="00225D21"/>
    <w:rsid w:val="00230DA9"/>
    <w:rsid w:val="0023181F"/>
    <w:rsid w:val="00231A2C"/>
    <w:rsid w:val="00234371"/>
    <w:rsid w:val="00234F7C"/>
    <w:rsid w:val="00236C92"/>
    <w:rsid w:val="00240340"/>
    <w:rsid w:val="002404C9"/>
    <w:rsid w:val="00242C32"/>
    <w:rsid w:val="00243881"/>
    <w:rsid w:val="00246ED8"/>
    <w:rsid w:val="002510BE"/>
    <w:rsid w:val="00253C09"/>
    <w:rsid w:val="00254A60"/>
    <w:rsid w:val="00254CCE"/>
    <w:rsid w:val="00255882"/>
    <w:rsid w:val="002637C5"/>
    <w:rsid w:val="0026435B"/>
    <w:rsid w:val="002651AD"/>
    <w:rsid w:val="00270B82"/>
    <w:rsid w:val="00275432"/>
    <w:rsid w:val="0028087B"/>
    <w:rsid w:val="002915B8"/>
    <w:rsid w:val="002934D8"/>
    <w:rsid w:val="002938A4"/>
    <w:rsid w:val="00296120"/>
    <w:rsid w:val="00296AB0"/>
    <w:rsid w:val="002A3743"/>
    <w:rsid w:val="002A664C"/>
    <w:rsid w:val="002A713F"/>
    <w:rsid w:val="002B036A"/>
    <w:rsid w:val="002B191E"/>
    <w:rsid w:val="002B3030"/>
    <w:rsid w:val="002B7B58"/>
    <w:rsid w:val="002C28C2"/>
    <w:rsid w:val="002C4ED3"/>
    <w:rsid w:val="002C510E"/>
    <w:rsid w:val="002D0BAF"/>
    <w:rsid w:val="002D1A0E"/>
    <w:rsid w:val="002D1E6F"/>
    <w:rsid w:val="002D24C0"/>
    <w:rsid w:val="002D296E"/>
    <w:rsid w:val="002E1717"/>
    <w:rsid w:val="002E1A25"/>
    <w:rsid w:val="002E3AED"/>
    <w:rsid w:val="002E3E94"/>
    <w:rsid w:val="002E3F2B"/>
    <w:rsid w:val="002F04A8"/>
    <w:rsid w:val="002F51EA"/>
    <w:rsid w:val="002F5839"/>
    <w:rsid w:val="00300584"/>
    <w:rsid w:val="003033C3"/>
    <w:rsid w:val="003049B0"/>
    <w:rsid w:val="00305091"/>
    <w:rsid w:val="0030772A"/>
    <w:rsid w:val="00310BDF"/>
    <w:rsid w:val="003116DB"/>
    <w:rsid w:val="00311F58"/>
    <w:rsid w:val="003172AD"/>
    <w:rsid w:val="00321D50"/>
    <w:rsid w:val="003250B4"/>
    <w:rsid w:val="00332563"/>
    <w:rsid w:val="00334DF0"/>
    <w:rsid w:val="00336FA8"/>
    <w:rsid w:val="003438EA"/>
    <w:rsid w:val="0034718F"/>
    <w:rsid w:val="00350F5A"/>
    <w:rsid w:val="00352769"/>
    <w:rsid w:val="00353740"/>
    <w:rsid w:val="00354E65"/>
    <w:rsid w:val="0035677C"/>
    <w:rsid w:val="00357530"/>
    <w:rsid w:val="003575D5"/>
    <w:rsid w:val="003634D7"/>
    <w:rsid w:val="0036679A"/>
    <w:rsid w:val="00370619"/>
    <w:rsid w:val="00372048"/>
    <w:rsid w:val="00372C6D"/>
    <w:rsid w:val="00375515"/>
    <w:rsid w:val="00376319"/>
    <w:rsid w:val="003805DF"/>
    <w:rsid w:val="00381CA6"/>
    <w:rsid w:val="00383B6E"/>
    <w:rsid w:val="00385116"/>
    <w:rsid w:val="0038513B"/>
    <w:rsid w:val="003864FA"/>
    <w:rsid w:val="00393832"/>
    <w:rsid w:val="003972B5"/>
    <w:rsid w:val="00397619"/>
    <w:rsid w:val="003A06C1"/>
    <w:rsid w:val="003A1874"/>
    <w:rsid w:val="003A27E0"/>
    <w:rsid w:val="003A2F8A"/>
    <w:rsid w:val="003A37D4"/>
    <w:rsid w:val="003A3B3F"/>
    <w:rsid w:val="003A412F"/>
    <w:rsid w:val="003A4A2F"/>
    <w:rsid w:val="003A51AB"/>
    <w:rsid w:val="003A5D0E"/>
    <w:rsid w:val="003A7527"/>
    <w:rsid w:val="003A7C42"/>
    <w:rsid w:val="003A7FC1"/>
    <w:rsid w:val="003B27D6"/>
    <w:rsid w:val="003B79AA"/>
    <w:rsid w:val="003C0306"/>
    <w:rsid w:val="003C6F35"/>
    <w:rsid w:val="003D2E5C"/>
    <w:rsid w:val="003D3497"/>
    <w:rsid w:val="003D44F4"/>
    <w:rsid w:val="003E25D2"/>
    <w:rsid w:val="003E3C57"/>
    <w:rsid w:val="003E471B"/>
    <w:rsid w:val="003E7F9A"/>
    <w:rsid w:val="003F094F"/>
    <w:rsid w:val="003F0B33"/>
    <w:rsid w:val="003F136F"/>
    <w:rsid w:val="003F5FF3"/>
    <w:rsid w:val="003F6813"/>
    <w:rsid w:val="004018D1"/>
    <w:rsid w:val="004038D1"/>
    <w:rsid w:val="00406BC6"/>
    <w:rsid w:val="0040733B"/>
    <w:rsid w:val="00407851"/>
    <w:rsid w:val="00407F9B"/>
    <w:rsid w:val="0041034B"/>
    <w:rsid w:val="00410DBA"/>
    <w:rsid w:val="00416B6F"/>
    <w:rsid w:val="00417DBF"/>
    <w:rsid w:val="00423BC4"/>
    <w:rsid w:val="00424208"/>
    <w:rsid w:val="00425B5F"/>
    <w:rsid w:val="00430C09"/>
    <w:rsid w:val="00431C31"/>
    <w:rsid w:val="00437127"/>
    <w:rsid w:val="00440F5D"/>
    <w:rsid w:val="00447484"/>
    <w:rsid w:val="00451E8C"/>
    <w:rsid w:val="00455030"/>
    <w:rsid w:val="00455A33"/>
    <w:rsid w:val="00455C68"/>
    <w:rsid w:val="00457221"/>
    <w:rsid w:val="00461D67"/>
    <w:rsid w:val="004641BC"/>
    <w:rsid w:val="00464B52"/>
    <w:rsid w:val="00464D58"/>
    <w:rsid w:val="00464F51"/>
    <w:rsid w:val="00465576"/>
    <w:rsid w:val="004660D0"/>
    <w:rsid w:val="004672A5"/>
    <w:rsid w:val="004703F2"/>
    <w:rsid w:val="0047051D"/>
    <w:rsid w:val="00475898"/>
    <w:rsid w:val="00476EF2"/>
    <w:rsid w:val="00477386"/>
    <w:rsid w:val="004776D8"/>
    <w:rsid w:val="004862DA"/>
    <w:rsid w:val="00486728"/>
    <w:rsid w:val="00487D79"/>
    <w:rsid w:val="0049320A"/>
    <w:rsid w:val="00497685"/>
    <w:rsid w:val="004979E2"/>
    <w:rsid w:val="004A101E"/>
    <w:rsid w:val="004A33B1"/>
    <w:rsid w:val="004A3CD8"/>
    <w:rsid w:val="004A4670"/>
    <w:rsid w:val="004A58C8"/>
    <w:rsid w:val="004B0264"/>
    <w:rsid w:val="004B2114"/>
    <w:rsid w:val="004C17DE"/>
    <w:rsid w:val="004C547B"/>
    <w:rsid w:val="004C64C5"/>
    <w:rsid w:val="004C6AB5"/>
    <w:rsid w:val="004C6B42"/>
    <w:rsid w:val="004D421F"/>
    <w:rsid w:val="004E1179"/>
    <w:rsid w:val="004E44DA"/>
    <w:rsid w:val="004E5442"/>
    <w:rsid w:val="004E6C3F"/>
    <w:rsid w:val="004E7A6A"/>
    <w:rsid w:val="004F214B"/>
    <w:rsid w:val="004F3156"/>
    <w:rsid w:val="004F3253"/>
    <w:rsid w:val="004F3B53"/>
    <w:rsid w:val="004F4C17"/>
    <w:rsid w:val="004F64EB"/>
    <w:rsid w:val="0050032C"/>
    <w:rsid w:val="0050060A"/>
    <w:rsid w:val="00501843"/>
    <w:rsid w:val="00503215"/>
    <w:rsid w:val="00504E60"/>
    <w:rsid w:val="00506656"/>
    <w:rsid w:val="005107F7"/>
    <w:rsid w:val="00514136"/>
    <w:rsid w:val="005143BF"/>
    <w:rsid w:val="0051441E"/>
    <w:rsid w:val="00514AC9"/>
    <w:rsid w:val="00517274"/>
    <w:rsid w:val="005213A7"/>
    <w:rsid w:val="005215DC"/>
    <w:rsid w:val="00525633"/>
    <w:rsid w:val="00525C8D"/>
    <w:rsid w:val="00526CEB"/>
    <w:rsid w:val="005317FA"/>
    <w:rsid w:val="00532C41"/>
    <w:rsid w:val="00534F4F"/>
    <w:rsid w:val="00535164"/>
    <w:rsid w:val="00535219"/>
    <w:rsid w:val="005401BC"/>
    <w:rsid w:val="00540841"/>
    <w:rsid w:val="00541AC1"/>
    <w:rsid w:val="0054311C"/>
    <w:rsid w:val="0054345F"/>
    <w:rsid w:val="005441F6"/>
    <w:rsid w:val="00544C09"/>
    <w:rsid w:val="005464A4"/>
    <w:rsid w:val="0054709E"/>
    <w:rsid w:val="00550326"/>
    <w:rsid w:val="00551F4D"/>
    <w:rsid w:val="00564ADE"/>
    <w:rsid w:val="00567B24"/>
    <w:rsid w:val="00570328"/>
    <w:rsid w:val="00570D47"/>
    <w:rsid w:val="0057205F"/>
    <w:rsid w:val="005721A1"/>
    <w:rsid w:val="005723CA"/>
    <w:rsid w:val="00574BDE"/>
    <w:rsid w:val="00574D40"/>
    <w:rsid w:val="00576164"/>
    <w:rsid w:val="00576982"/>
    <w:rsid w:val="0058324B"/>
    <w:rsid w:val="00584C95"/>
    <w:rsid w:val="005864FD"/>
    <w:rsid w:val="005868C3"/>
    <w:rsid w:val="00593722"/>
    <w:rsid w:val="005942B6"/>
    <w:rsid w:val="0059430A"/>
    <w:rsid w:val="00596EC9"/>
    <w:rsid w:val="005A17C6"/>
    <w:rsid w:val="005A32CA"/>
    <w:rsid w:val="005A355B"/>
    <w:rsid w:val="005A4007"/>
    <w:rsid w:val="005A447E"/>
    <w:rsid w:val="005A48D0"/>
    <w:rsid w:val="005A5DB9"/>
    <w:rsid w:val="005A7498"/>
    <w:rsid w:val="005B0117"/>
    <w:rsid w:val="005B25FC"/>
    <w:rsid w:val="005B412F"/>
    <w:rsid w:val="005B4286"/>
    <w:rsid w:val="005B49E7"/>
    <w:rsid w:val="005B4DB5"/>
    <w:rsid w:val="005C00E4"/>
    <w:rsid w:val="005C43AD"/>
    <w:rsid w:val="005C666B"/>
    <w:rsid w:val="005C6E27"/>
    <w:rsid w:val="005C6EB3"/>
    <w:rsid w:val="005C7782"/>
    <w:rsid w:val="005D3626"/>
    <w:rsid w:val="005D4774"/>
    <w:rsid w:val="005D74EC"/>
    <w:rsid w:val="005E02EB"/>
    <w:rsid w:val="005E0CE9"/>
    <w:rsid w:val="005E0F56"/>
    <w:rsid w:val="005E1697"/>
    <w:rsid w:val="005E2226"/>
    <w:rsid w:val="005E6201"/>
    <w:rsid w:val="005E657C"/>
    <w:rsid w:val="005E7C1B"/>
    <w:rsid w:val="005F2BBD"/>
    <w:rsid w:val="005F4944"/>
    <w:rsid w:val="005F4AAF"/>
    <w:rsid w:val="005F6068"/>
    <w:rsid w:val="005F6190"/>
    <w:rsid w:val="00601D0C"/>
    <w:rsid w:val="00604753"/>
    <w:rsid w:val="00613218"/>
    <w:rsid w:val="00625308"/>
    <w:rsid w:val="006262BB"/>
    <w:rsid w:val="006266DF"/>
    <w:rsid w:val="006270BE"/>
    <w:rsid w:val="00633315"/>
    <w:rsid w:val="006371F9"/>
    <w:rsid w:val="006415EC"/>
    <w:rsid w:val="00647F54"/>
    <w:rsid w:val="00654DC1"/>
    <w:rsid w:val="00657900"/>
    <w:rsid w:val="006720C0"/>
    <w:rsid w:val="00673945"/>
    <w:rsid w:val="00674AFB"/>
    <w:rsid w:val="0067512E"/>
    <w:rsid w:val="00677BE9"/>
    <w:rsid w:val="00683618"/>
    <w:rsid w:val="006842A7"/>
    <w:rsid w:val="0068504A"/>
    <w:rsid w:val="00687D2F"/>
    <w:rsid w:val="006929CA"/>
    <w:rsid w:val="00696466"/>
    <w:rsid w:val="006972F0"/>
    <w:rsid w:val="006A1325"/>
    <w:rsid w:val="006A1A34"/>
    <w:rsid w:val="006A34A8"/>
    <w:rsid w:val="006A39D6"/>
    <w:rsid w:val="006A4F1F"/>
    <w:rsid w:val="006A5BC7"/>
    <w:rsid w:val="006A6ACE"/>
    <w:rsid w:val="006B0FFE"/>
    <w:rsid w:val="006B1DEB"/>
    <w:rsid w:val="006B2658"/>
    <w:rsid w:val="006C1F30"/>
    <w:rsid w:val="006C2E7E"/>
    <w:rsid w:val="006C58E6"/>
    <w:rsid w:val="006C7382"/>
    <w:rsid w:val="006D1E2C"/>
    <w:rsid w:val="006D2344"/>
    <w:rsid w:val="006D7753"/>
    <w:rsid w:val="006D7885"/>
    <w:rsid w:val="006E1E95"/>
    <w:rsid w:val="006E321A"/>
    <w:rsid w:val="006E5741"/>
    <w:rsid w:val="006E7E32"/>
    <w:rsid w:val="006F2290"/>
    <w:rsid w:val="007055E1"/>
    <w:rsid w:val="0071475A"/>
    <w:rsid w:val="00720576"/>
    <w:rsid w:val="0072166F"/>
    <w:rsid w:val="00723CF5"/>
    <w:rsid w:val="00730F99"/>
    <w:rsid w:val="00737058"/>
    <w:rsid w:val="007443B5"/>
    <w:rsid w:val="00744D1C"/>
    <w:rsid w:val="00747B65"/>
    <w:rsid w:val="00751685"/>
    <w:rsid w:val="0075410E"/>
    <w:rsid w:val="00762152"/>
    <w:rsid w:val="007663A7"/>
    <w:rsid w:val="007677D9"/>
    <w:rsid w:val="00771EFE"/>
    <w:rsid w:val="00773875"/>
    <w:rsid w:val="0077393C"/>
    <w:rsid w:val="00776701"/>
    <w:rsid w:val="00780942"/>
    <w:rsid w:val="00780CE8"/>
    <w:rsid w:val="0078211E"/>
    <w:rsid w:val="00787F9F"/>
    <w:rsid w:val="00790582"/>
    <w:rsid w:val="00790976"/>
    <w:rsid w:val="00791A9A"/>
    <w:rsid w:val="007A0EEC"/>
    <w:rsid w:val="007A4A15"/>
    <w:rsid w:val="007A5923"/>
    <w:rsid w:val="007A7322"/>
    <w:rsid w:val="007A7545"/>
    <w:rsid w:val="007A765F"/>
    <w:rsid w:val="007A7FD3"/>
    <w:rsid w:val="007B0B06"/>
    <w:rsid w:val="007B0C1D"/>
    <w:rsid w:val="007B2C20"/>
    <w:rsid w:val="007B57F3"/>
    <w:rsid w:val="007B65E7"/>
    <w:rsid w:val="007B6A0D"/>
    <w:rsid w:val="007C1517"/>
    <w:rsid w:val="007C38C6"/>
    <w:rsid w:val="007C4114"/>
    <w:rsid w:val="007C5073"/>
    <w:rsid w:val="007C5EEB"/>
    <w:rsid w:val="007D1F2C"/>
    <w:rsid w:val="007D2042"/>
    <w:rsid w:val="007D2233"/>
    <w:rsid w:val="007D3C57"/>
    <w:rsid w:val="007E0D1C"/>
    <w:rsid w:val="007E1977"/>
    <w:rsid w:val="007E2845"/>
    <w:rsid w:val="007E2BFB"/>
    <w:rsid w:val="007E2E00"/>
    <w:rsid w:val="007E537A"/>
    <w:rsid w:val="007E53C7"/>
    <w:rsid w:val="007E6A16"/>
    <w:rsid w:val="007F08AC"/>
    <w:rsid w:val="007F310C"/>
    <w:rsid w:val="007F3CF5"/>
    <w:rsid w:val="007F49A6"/>
    <w:rsid w:val="007F4DDB"/>
    <w:rsid w:val="007F6D15"/>
    <w:rsid w:val="00800435"/>
    <w:rsid w:val="00800D05"/>
    <w:rsid w:val="008010CA"/>
    <w:rsid w:val="008013E0"/>
    <w:rsid w:val="00804507"/>
    <w:rsid w:val="00805294"/>
    <w:rsid w:val="00805643"/>
    <w:rsid w:val="0080671D"/>
    <w:rsid w:val="00807E77"/>
    <w:rsid w:val="008101D1"/>
    <w:rsid w:val="00814A7B"/>
    <w:rsid w:val="008176C0"/>
    <w:rsid w:val="00821CF6"/>
    <w:rsid w:val="0083071A"/>
    <w:rsid w:val="00831E97"/>
    <w:rsid w:val="008325B9"/>
    <w:rsid w:val="00833776"/>
    <w:rsid w:val="00834907"/>
    <w:rsid w:val="008376D7"/>
    <w:rsid w:val="00840185"/>
    <w:rsid w:val="008404EB"/>
    <w:rsid w:val="00840AC3"/>
    <w:rsid w:val="008420E5"/>
    <w:rsid w:val="00843BEB"/>
    <w:rsid w:val="00844D54"/>
    <w:rsid w:val="008507E7"/>
    <w:rsid w:val="008510E2"/>
    <w:rsid w:val="00851663"/>
    <w:rsid w:val="008542C5"/>
    <w:rsid w:val="008552A3"/>
    <w:rsid w:val="00855F9D"/>
    <w:rsid w:val="00865501"/>
    <w:rsid w:val="00873B6D"/>
    <w:rsid w:val="008776A8"/>
    <w:rsid w:val="00877D89"/>
    <w:rsid w:val="00884BE5"/>
    <w:rsid w:val="00884FB0"/>
    <w:rsid w:val="0088504F"/>
    <w:rsid w:val="00885491"/>
    <w:rsid w:val="0088596D"/>
    <w:rsid w:val="00887494"/>
    <w:rsid w:val="00887F44"/>
    <w:rsid w:val="00890061"/>
    <w:rsid w:val="00894178"/>
    <w:rsid w:val="00896B11"/>
    <w:rsid w:val="008A2013"/>
    <w:rsid w:val="008A30B8"/>
    <w:rsid w:val="008A4780"/>
    <w:rsid w:val="008B06D6"/>
    <w:rsid w:val="008B165F"/>
    <w:rsid w:val="008B1741"/>
    <w:rsid w:val="008B177B"/>
    <w:rsid w:val="008B1CAF"/>
    <w:rsid w:val="008B5800"/>
    <w:rsid w:val="008B6D29"/>
    <w:rsid w:val="008C1512"/>
    <w:rsid w:val="008C3DA0"/>
    <w:rsid w:val="008C5A2C"/>
    <w:rsid w:val="008D0B84"/>
    <w:rsid w:val="008D4D8D"/>
    <w:rsid w:val="008D5698"/>
    <w:rsid w:val="008D69ED"/>
    <w:rsid w:val="008E5B57"/>
    <w:rsid w:val="008E7ADB"/>
    <w:rsid w:val="008F0935"/>
    <w:rsid w:val="008F23B1"/>
    <w:rsid w:val="008F3F69"/>
    <w:rsid w:val="008F49EB"/>
    <w:rsid w:val="008F54D0"/>
    <w:rsid w:val="008F59ED"/>
    <w:rsid w:val="008F5A1A"/>
    <w:rsid w:val="009015E2"/>
    <w:rsid w:val="00902009"/>
    <w:rsid w:val="00905F41"/>
    <w:rsid w:val="00907024"/>
    <w:rsid w:val="00911A3B"/>
    <w:rsid w:val="009132B0"/>
    <w:rsid w:val="00917684"/>
    <w:rsid w:val="00917E99"/>
    <w:rsid w:val="00922743"/>
    <w:rsid w:val="00924C0D"/>
    <w:rsid w:val="0092634F"/>
    <w:rsid w:val="00930518"/>
    <w:rsid w:val="00930DEE"/>
    <w:rsid w:val="00932886"/>
    <w:rsid w:val="00932AF0"/>
    <w:rsid w:val="00933252"/>
    <w:rsid w:val="009406F4"/>
    <w:rsid w:val="00940E09"/>
    <w:rsid w:val="00942D67"/>
    <w:rsid w:val="009446A7"/>
    <w:rsid w:val="009508DC"/>
    <w:rsid w:val="0095318F"/>
    <w:rsid w:val="009557C5"/>
    <w:rsid w:val="009558D0"/>
    <w:rsid w:val="00955FD4"/>
    <w:rsid w:val="00963E8D"/>
    <w:rsid w:val="00966889"/>
    <w:rsid w:val="009674B6"/>
    <w:rsid w:val="009677F4"/>
    <w:rsid w:val="00967BCF"/>
    <w:rsid w:val="0097038F"/>
    <w:rsid w:val="009710D1"/>
    <w:rsid w:val="00972B81"/>
    <w:rsid w:val="00973004"/>
    <w:rsid w:val="00974C5B"/>
    <w:rsid w:val="009800D6"/>
    <w:rsid w:val="0098096B"/>
    <w:rsid w:val="00980F24"/>
    <w:rsid w:val="00984188"/>
    <w:rsid w:val="009856C0"/>
    <w:rsid w:val="00990B3C"/>
    <w:rsid w:val="00995DA0"/>
    <w:rsid w:val="00995E97"/>
    <w:rsid w:val="009972F3"/>
    <w:rsid w:val="009A006F"/>
    <w:rsid w:val="009A151F"/>
    <w:rsid w:val="009A457F"/>
    <w:rsid w:val="009A6126"/>
    <w:rsid w:val="009B1D51"/>
    <w:rsid w:val="009B60C0"/>
    <w:rsid w:val="009C05D9"/>
    <w:rsid w:val="009C13A1"/>
    <w:rsid w:val="009C316D"/>
    <w:rsid w:val="009C42FF"/>
    <w:rsid w:val="009D05BD"/>
    <w:rsid w:val="009D0B8C"/>
    <w:rsid w:val="009D3AA6"/>
    <w:rsid w:val="009D6A8C"/>
    <w:rsid w:val="009D72F5"/>
    <w:rsid w:val="009E0762"/>
    <w:rsid w:val="009E117B"/>
    <w:rsid w:val="009E1B68"/>
    <w:rsid w:val="009E428D"/>
    <w:rsid w:val="009E7A5B"/>
    <w:rsid w:val="009E7CD8"/>
    <w:rsid w:val="009F20D6"/>
    <w:rsid w:val="009F2B33"/>
    <w:rsid w:val="009F3017"/>
    <w:rsid w:val="009F484F"/>
    <w:rsid w:val="00A04936"/>
    <w:rsid w:val="00A0718D"/>
    <w:rsid w:val="00A13C1F"/>
    <w:rsid w:val="00A14E81"/>
    <w:rsid w:val="00A16C5B"/>
    <w:rsid w:val="00A21015"/>
    <w:rsid w:val="00A21C94"/>
    <w:rsid w:val="00A246D1"/>
    <w:rsid w:val="00A31E37"/>
    <w:rsid w:val="00A3625B"/>
    <w:rsid w:val="00A45931"/>
    <w:rsid w:val="00A4644C"/>
    <w:rsid w:val="00A47751"/>
    <w:rsid w:val="00A55FEE"/>
    <w:rsid w:val="00A57410"/>
    <w:rsid w:val="00A60B83"/>
    <w:rsid w:val="00A61F2A"/>
    <w:rsid w:val="00A65465"/>
    <w:rsid w:val="00A67BA8"/>
    <w:rsid w:val="00A715F3"/>
    <w:rsid w:val="00A733E3"/>
    <w:rsid w:val="00A734AB"/>
    <w:rsid w:val="00A739CE"/>
    <w:rsid w:val="00A7418E"/>
    <w:rsid w:val="00A81C50"/>
    <w:rsid w:val="00A842BC"/>
    <w:rsid w:val="00A861E7"/>
    <w:rsid w:val="00A87447"/>
    <w:rsid w:val="00A90645"/>
    <w:rsid w:val="00A90699"/>
    <w:rsid w:val="00A93D1B"/>
    <w:rsid w:val="00A94A4B"/>
    <w:rsid w:val="00A977DD"/>
    <w:rsid w:val="00A9785D"/>
    <w:rsid w:val="00AA0731"/>
    <w:rsid w:val="00AA1E59"/>
    <w:rsid w:val="00AA6F88"/>
    <w:rsid w:val="00AA7FCC"/>
    <w:rsid w:val="00AB0111"/>
    <w:rsid w:val="00AB26E5"/>
    <w:rsid w:val="00AB4953"/>
    <w:rsid w:val="00AB4D88"/>
    <w:rsid w:val="00AB63BA"/>
    <w:rsid w:val="00AC68B2"/>
    <w:rsid w:val="00AD544A"/>
    <w:rsid w:val="00AD668C"/>
    <w:rsid w:val="00AE1B56"/>
    <w:rsid w:val="00AE4A84"/>
    <w:rsid w:val="00AF2CB5"/>
    <w:rsid w:val="00AF6041"/>
    <w:rsid w:val="00AF6F12"/>
    <w:rsid w:val="00B0095E"/>
    <w:rsid w:val="00B078FB"/>
    <w:rsid w:val="00B111CA"/>
    <w:rsid w:val="00B125E4"/>
    <w:rsid w:val="00B14988"/>
    <w:rsid w:val="00B16AB9"/>
    <w:rsid w:val="00B238DE"/>
    <w:rsid w:val="00B23A52"/>
    <w:rsid w:val="00B24963"/>
    <w:rsid w:val="00B24983"/>
    <w:rsid w:val="00B24C95"/>
    <w:rsid w:val="00B25E21"/>
    <w:rsid w:val="00B261EC"/>
    <w:rsid w:val="00B26FCB"/>
    <w:rsid w:val="00B27DB4"/>
    <w:rsid w:val="00B31242"/>
    <w:rsid w:val="00B32784"/>
    <w:rsid w:val="00B34990"/>
    <w:rsid w:val="00B3562A"/>
    <w:rsid w:val="00B36B24"/>
    <w:rsid w:val="00B37FC0"/>
    <w:rsid w:val="00B40885"/>
    <w:rsid w:val="00B408CF"/>
    <w:rsid w:val="00B40E0D"/>
    <w:rsid w:val="00B40FB1"/>
    <w:rsid w:val="00B443D3"/>
    <w:rsid w:val="00B47357"/>
    <w:rsid w:val="00B4766D"/>
    <w:rsid w:val="00B61E9F"/>
    <w:rsid w:val="00B63F8E"/>
    <w:rsid w:val="00B64603"/>
    <w:rsid w:val="00B6498B"/>
    <w:rsid w:val="00B7113F"/>
    <w:rsid w:val="00B74C20"/>
    <w:rsid w:val="00B75A73"/>
    <w:rsid w:val="00B76D47"/>
    <w:rsid w:val="00B820FF"/>
    <w:rsid w:val="00B8241A"/>
    <w:rsid w:val="00B90541"/>
    <w:rsid w:val="00B90E18"/>
    <w:rsid w:val="00B923F4"/>
    <w:rsid w:val="00BA482F"/>
    <w:rsid w:val="00BB1AAC"/>
    <w:rsid w:val="00BB5A4A"/>
    <w:rsid w:val="00BB5B2F"/>
    <w:rsid w:val="00BB7980"/>
    <w:rsid w:val="00BC2BC6"/>
    <w:rsid w:val="00BC3DF6"/>
    <w:rsid w:val="00BC652F"/>
    <w:rsid w:val="00BD6704"/>
    <w:rsid w:val="00BD7010"/>
    <w:rsid w:val="00BE1C3E"/>
    <w:rsid w:val="00BE41D6"/>
    <w:rsid w:val="00BE4A1B"/>
    <w:rsid w:val="00BE583A"/>
    <w:rsid w:val="00BE5A6C"/>
    <w:rsid w:val="00BF232C"/>
    <w:rsid w:val="00C051B1"/>
    <w:rsid w:val="00C0535C"/>
    <w:rsid w:val="00C11334"/>
    <w:rsid w:val="00C116D0"/>
    <w:rsid w:val="00C12CA2"/>
    <w:rsid w:val="00C167EC"/>
    <w:rsid w:val="00C1751F"/>
    <w:rsid w:val="00C221DF"/>
    <w:rsid w:val="00C2269B"/>
    <w:rsid w:val="00C24420"/>
    <w:rsid w:val="00C27981"/>
    <w:rsid w:val="00C31833"/>
    <w:rsid w:val="00C33794"/>
    <w:rsid w:val="00C339E1"/>
    <w:rsid w:val="00C36031"/>
    <w:rsid w:val="00C370C3"/>
    <w:rsid w:val="00C402C7"/>
    <w:rsid w:val="00C46962"/>
    <w:rsid w:val="00C479C2"/>
    <w:rsid w:val="00C47A8A"/>
    <w:rsid w:val="00C521BA"/>
    <w:rsid w:val="00C53BDC"/>
    <w:rsid w:val="00C54876"/>
    <w:rsid w:val="00C554D9"/>
    <w:rsid w:val="00C5680C"/>
    <w:rsid w:val="00C570D2"/>
    <w:rsid w:val="00C6138B"/>
    <w:rsid w:val="00C6167F"/>
    <w:rsid w:val="00C617DD"/>
    <w:rsid w:val="00C70340"/>
    <w:rsid w:val="00C728C6"/>
    <w:rsid w:val="00C72C39"/>
    <w:rsid w:val="00C72DE4"/>
    <w:rsid w:val="00C747C0"/>
    <w:rsid w:val="00C74C07"/>
    <w:rsid w:val="00C80423"/>
    <w:rsid w:val="00C80F90"/>
    <w:rsid w:val="00C81D80"/>
    <w:rsid w:val="00C8477C"/>
    <w:rsid w:val="00C85BD1"/>
    <w:rsid w:val="00C91E30"/>
    <w:rsid w:val="00C928C8"/>
    <w:rsid w:val="00C9292A"/>
    <w:rsid w:val="00C941DC"/>
    <w:rsid w:val="00C95D29"/>
    <w:rsid w:val="00CA33B8"/>
    <w:rsid w:val="00CA47AA"/>
    <w:rsid w:val="00CA4EBF"/>
    <w:rsid w:val="00CB7762"/>
    <w:rsid w:val="00CC06E8"/>
    <w:rsid w:val="00CC16E0"/>
    <w:rsid w:val="00CC39EE"/>
    <w:rsid w:val="00CC42A0"/>
    <w:rsid w:val="00CC4A10"/>
    <w:rsid w:val="00CC4BA1"/>
    <w:rsid w:val="00CD377B"/>
    <w:rsid w:val="00CD40EB"/>
    <w:rsid w:val="00CD5F9D"/>
    <w:rsid w:val="00CD7DFA"/>
    <w:rsid w:val="00CE0F43"/>
    <w:rsid w:val="00CE12B4"/>
    <w:rsid w:val="00CE205D"/>
    <w:rsid w:val="00CE2F17"/>
    <w:rsid w:val="00CE4183"/>
    <w:rsid w:val="00CE546F"/>
    <w:rsid w:val="00CE5C3A"/>
    <w:rsid w:val="00CE61DA"/>
    <w:rsid w:val="00CE6457"/>
    <w:rsid w:val="00CF11D8"/>
    <w:rsid w:val="00CF2AE8"/>
    <w:rsid w:val="00CF2FD2"/>
    <w:rsid w:val="00CF4272"/>
    <w:rsid w:val="00CF4BFD"/>
    <w:rsid w:val="00D02044"/>
    <w:rsid w:val="00D024E4"/>
    <w:rsid w:val="00D02574"/>
    <w:rsid w:val="00D03303"/>
    <w:rsid w:val="00D03EA0"/>
    <w:rsid w:val="00D054C5"/>
    <w:rsid w:val="00D0573D"/>
    <w:rsid w:val="00D07C82"/>
    <w:rsid w:val="00D07CCB"/>
    <w:rsid w:val="00D07D78"/>
    <w:rsid w:val="00D119FC"/>
    <w:rsid w:val="00D12832"/>
    <w:rsid w:val="00D14200"/>
    <w:rsid w:val="00D14635"/>
    <w:rsid w:val="00D14B88"/>
    <w:rsid w:val="00D22210"/>
    <w:rsid w:val="00D22817"/>
    <w:rsid w:val="00D23C25"/>
    <w:rsid w:val="00D3220E"/>
    <w:rsid w:val="00D34212"/>
    <w:rsid w:val="00D35DB0"/>
    <w:rsid w:val="00D37D9E"/>
    <w:rsid w:val="00D41488"/>
    <w:rsid w:val="00D46173"/>
    <w:rsid w:val="00D51C49"/>
    <w:rsid w:val="00D5368F"/>
    <w:rsid w:val="00D536A6"/>
    <w:rsid w:val="00D549C9"/>
    <w:rsid w:val="00D579F3"/>
    <w:rsid w:val="00D64AA3"/>
    <w:rsid w:val="00D663BD"/>
    <w:rsid w:val="00D70407"/>
    <w:rsid w:val="00D80F7D"/>
    <w:rsid w:val="00D81723"/>
    <w:rsid w:val="00D81A99"/>
    <w:rsid w:val="00D82E68"/>
    <w:rsid w:val="00D872AD"/>
    <w:rsid w:val="00D919F7"/>
    <w:rsid w:val="00D91FE0"/>
    <w:rsid w:val="00D92EA0"/>
    <w:rsid w:val="00D93258"/>
    <w:rsid w:val="00D94C87"/>
    <w:rsid w:val="00DA4454"/>
    <w:rsid w:val="00DA738D"/>
    <w:rsid w:val="00DA79B7"/>
    <w:rsid w:val="00DB07C0"/>
    <w:rsid w:val="00DB23B5"/>
    <w:rsid w:val="00DB5E5D"/>
    <w:rsid w:val="00DC2F2B"/>
    <w:rsid w:val="00DC3BB9"/>
    <w:rsid w:val="00DC73A1"/>
    <w:rsid w:val="00DC77AB"/>
    <w:rsid w:val="00DD150F"/>
    <w:rsid w:val="00DD1E68"/>
    <w:rsid w:val="00DE03C2"/>
    <w:rsid w:val="00DE0743"/>
    <w:rsid w:val="00DE1708"/>
    <w:rsid w:val="00DE459E"/>
    <w:rsid w:val="00DE6E92"/>
    <w:rsid w:val="00DF1740"/>
    <w:rsid w:val="00DF1FC0"/>
    <w:rsid w:val="00DF1FC9"/>
    <w:rsid w:val="00DF2749"/>
    <w:rsid w:val="00DF2B03"/>
    <w:rsid w:val="00DF4E5D"/>
    <w:rsid w:val="00DF7B71"/>
    <w:rsid w:val="00DF7CF7"/>
    <w:rsid w:val="00E01918"/>
    <w:rsid w:val="00E03434"/>
    <w:rsid w:val="00E06D43"/>
    <w:rsid w:val="00E11723"/>
    <w:rsid w:val="00E12678"/>
    <w:rsid w:val="00E14BD7"/>
    <w:rsid w:val="00E16039"/>
    <w:rsid w:val="00E1679D"/>
    <w:rsid w:val="00E16BD8"/>
    <w:rsid w:val="00E171FD"/>
    <w:rsid w:val="00E21A93"/>
    <w:rsid w:val="00E22BFE"/>
    <w:rsid w:val="00E22D25"/>
    <w:rsid w:val="00E24184"/>
    <w:rsid w:val="00E31CE0"/>
    <w:rsid w:val="00E324FA"/>
    <w:rsid w:val="00E32B42"/>
    <w:rsid w:val="00E340BF"/>
    <w:rsid w:val="00E34AEF"/>
    <w:rsid w:val="00E41C18"/>
    <w:rsid w:val="00E474CB"/>
    <w:rsid w:val="00E500AD"/>
    <w:rsid w:val="00E500E7"/>
    <w:rsid w:val="00E51422"/>
    <w:rsid w:val="00E524AE"/>
    <w:rsid w:val="00E53703"/>
    <w:rsid w:val="00E55FBF"/>
    <w:rsid w:val="00E56FD7"/>
    <w:rsid w:val="00E5769A"/>
    <w:rsid w:val="00E610B3"/>
    <w:rsid w:val="00E63493"/>
    <w:rsid w:val="00E647DB"/>
    <w:rsid w:val="00E6645A"/>
    <w:rsid w:val="00E66CF6"/>
    <w:rsid w:val="00E701EB"/>
    <w:rsid w:val="00E72F7C"/>
    <w:rsid w:val="00E74575"/>
    <w:rsid w:val="00E84D66"/>
    <w:rsid w:val="00E85040"/>
    <w:rsid w:val="00E858AA"/>
    <w:rsid w:val="00E8642A"/>
    <w:rsid w:val="00E87E09"/>
    <w:rsid w:val="00E92906"/>
    <w:rsid w:val="00E92D56"/>
    <w:rsid w:val="00E9474A"/>
    <w:rsid w:val="00E94DE3"/>
    <w:rsid w:val="00E9655F"/>
    <w:rsid w:val="00EA027C"/>
    <w:rsid w:val="00EA0909"/>
    <w:rsid w:val="00EA27BC"/>
    <w:rsid w:val="00EA2983"/>
    <w:rsid w:val="00EA5AE6"/>
    <w:rsid w:val="00EA616C"/>
    <w:rsid w:val="00EB6A68"/>
    <w:rsid w:val="00EB6B8E"/>
    <w:rsid w:val="00EC2C0C"/>
    <w:rsid w:val="00EC3884"/>
    <w:rsid w:val="00EC423E"/>
    <w:rsid w:val="00EC71EE"/>
    <w:rsid w:val="00ED2F5E"/>
    <w:rsid w:val="00ED4BDA"/>
    <w:rsid w:val="00ED5C2D"/>
    <w:rsid w:val="00ED7A62"/>
    <w:rsid w:val="00EE13AD"/>
    <w:rsid w:val="00EE6B6D"/>
    <w:rsid w:val="00F06BA3"/>
    <w:rsid w:val="00F10497"/>
    <w:rsid w:val="00F21DDE"/>
    <w:rsid w:val="00F23C3D"/>
    <w:rsid w:val="00F26AB3"/>
    <w:rsid w:val="00F26F32"/>
    <w:rsid w:val="00F301F0"/>
    <w:rsid w:val="00F34D9C"/>
    <w:rsid w:val="00F37DAB"/>
    <w:rsid w:val="00F419C0"/>
    <w:rsid w:val="00F445B3"/>
    <w:rsid w:val="00F44BC1"/>
    <w:rsid w:val="00F44EBF"/>
    <w:rsid w:val="00F51B43"/>
    <w:rsid w:val="00F52DD1"/>
    <w:rsid w:val="00F54CCD"/>
    <w:rsid w:val="00F63ACC"/>
    <w:rsid w:val="00F65177"/>
    <w:rsid w:val="00F654FA"/>
    <w:rsid w:val="00F65CE8"/>
    <w:rsid w:val="00F70ECA"/>
    <w:rsid w:val="00F71DB1"/>
    <w:rsid w:val="00F71F41"/>
    <w:rsid w:val="00F72B21"/>
    <w:rsid w:val="00F75A63"/>
    <w:rsid w:val="00F766EF"/>
    <w:rsid w:val="00F862FA"/>
    <w:rsid w:val="00F9014B"/>
    <w:rsid w:val="00F910CA"/>
    <w:rsid w:val="00F940D7"/>
    <w:rsid w:val="00F9484A"/>
    <w:rsid w:val="00F9550D"/>
    <w:rsid w:val="00F9667B"/>
    <w:rsid w:val="00F976BD"/>
    <w:rsid w:val="00FA2E35"/>
    <w:rsid w:val="00FA7289"/>
    <w:rsid w:val="00FB02BE"/>
    <w:rsid w:val="00FB02D0"/>
    <w:rsid w:val="00FB060D"/>
    <w:rsid w:val="00FB1419"/>
    <w:rsid w:val="00FB166C"/>
    <w:rsid w:val="00FB1B45"/>
    <w:rsid w:val="00FB2519"/>
    <w:rsid w:val="00FB2A65"/>
    <w:rsid w:val="00FB369F"/>
    <w:rsid w:val="00FB5754"/>
    <w:rsid w:val="00FB5A35"/>
    <w:rsid w:val="00FC012E"/>
    <w:rsid w:val="00FC3DEA"/>
    <w:rsid w:val="00FC714D"/>
    <w:rsid w:val="00FC7A68"/>
    <w:rsid w:val="00FD0AEE"/>
    <w:rsid w:val="00FD3939"/>
    <w:rsid w:val="00FD3F12"/>
    <w:rsid w:val="00FD4B98"/>
    <w:rsid w:val="00FD79BF"/>
    <w:rsid w:val="00FE32C9"/>
    <w:rsid w:val="00FE3AA4"/>
    <w:rsid w:val="00FE3B3F"/>
    <w:rsid w:val="00FE419A"/>
    <w:rsid w:val="00FE5874"/>
    <w:rsid w:val="00FE7B79"/>
    <w:rsid w:val="00FF0C31"/>
    <w:rsid w:val="00FF29B5"/>
    <w:rsid w:val="00FF43D3"/>
    <w:rsid w:val="00FF447A"/>
    <w:rsid w:val="00FF5565"/>
    <w:rsid w:val="00FF7B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8554AA6"/>
  <w15:docId w15:val="{3BEF8022-084C-412A-B7CF-522915911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4">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atentStyles>
  <w:style w:type="paragraph" w:default="1" w:styleId="Normal">
    <w:name w:val="Normal"/>
    <w:qFormat/>
    <w:rsid w:val="008C5A2C"/>
    <w:rPr>
      <w:rFonts w:ascii="Helvetica" w:hAnsi="Helvetica"/>
      <w:szCs w:val="24"/>
    </w:rPr>
  </w:style>
  <w:style w:type="paragraph" w:styleId="Heading1">
    <w:name w:val="heading 1"/>
    <w:basedOn w:val="Normal"/>
    <w:next w:val="Normal"/>
    <w:qFormat/>
    <w:pPr>
      <w:keepNext/>
      <w:numPr>
        <w:numId w:val="1"/>
      </w:numPr>
      <w:spacing w:before="240" w:after="60"/>
      <w:outlineLvl w:val="0"/>
    </w:pPr>
    <w:rPr>
      <w:rFonts w:ascii="Arial" w:hAnsi="Arial" w:cs="Arial"/>
      <w:b/>
      <w:bCs/>
      <w:kern w:val="32"/>
      <w:sz w:val="32"/>
      <w:szCs w:val="32"/>
    </w:rPr>
  </w:style>
  <w:style w:type="paragraph" w:styleId="Heading2">
    <w:name w:val="heading 2"/>
    <w:basedOn w:val="Normal"/>
    <w:next w:val="Normal"/>
    <w:qFormat/>
    <w:pPr>
      <w:keepNext/>
      <w:numPr>
        <w:ilvl w:val="1"/>
        <w:numId w:val="1"/>
      </w:numPr>
      <w:spacing w:before="240" w:after="60"/>
      <w:outlineLvl w:val="1"/>
    </w:pPr>
    <w:rPr>
      <w:rFonts w:ascii="Arial" w:hAnsi="Arial" w:cs="Arial"/>
      <w:b/>
      <w:bCs/>
      <w:sz w:val="28"/>
      <w:szCs w:val="28"/>
    </w:rPr>
  </w:style>
  <w:style w:type="paragraph" w:styleId="Heading3">
    <w:name w:val="heading 3"/>
    <w:basedOn w:val="Normal"/>
    <w:next w:val="Normal"/>
    <w:qFormat/>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numPr>
        <w:ilvl w:val="3"/>
        <w:numId w:val="1"/>
      </w:numPr>
      <w:spacing w:before="240" w:after="60"/>
      <w:outlineLvl w:val="3"/>
    </w:pPr>
    <w:rPr>
      <w:rFonts w:ascii="Arial" w:hAnsi="Arial" w:cs="Arial"/>
      <w:b/>
      <w:bCs/>
      <w:sz w:val="26"/>
      <w:szCs w:val="28"/>
    </w:rPr>
  </w:style>
  <w:style w:type="paragraph" w:styleId="Heading5">
    <w:name w:val="heading 5"/>
    <w:basedOn w:val="Normal"/>
    <w:next w:val="Normal"/>
    <w:qFormat/>
    <w:pPr>
      <w:numPr>
        <w:ilvl w:val="4"/>
        <w:numId w:val="1"/>
      </w:numPr>
      <w:spacing w:before="240" w:after="60"/>
      <w:outlineLvl w:val="4"/>
    </w:pPr>
    <w:rPr>
      <w:rFonts w:ascii="Arial" w:hAnsi="Arial" w:cs="Arial"/>
      <w:b/>
      <w:bCs/>
      <w:sz w:val="26"/>
      <w:szCs w:val="26"/>
    </w:rPr>
  </w:style>
  <w:style w:type="paragraph" w:styleId="Heading6">
    <w:name w:val="heading 6"/>
    <w:basedOn w:val="Normal"/>
    <w:next w:val="Normal"/>
    <w:qFormat/>
    <w:pPr>
      <w:numPr>
        <w:ilvl w:val="5"/>
        <w:numId w:val="1"/>
      </w:numPr>
      <w:spacing w:before="240" w:after="60"/>
      <w:outlineLvl w:val="5"/>
    </w:pPr>
    <w:rPr>
      <w:rFonts w:ascii="Arial" w:hAnsi="Arial" w:cs="Arial"/>
      <w:b/>
      <w:bCs/>
      <w:szCs w:val="22"/>
    </w:rPr>
  </w:style>
  <w:style w:type="paragraph" w:styleId="Heading7">
    <w:name w:val="heading 7"/>
    <w:basedOn w:val="Normal"/>
    <w:next w:val="Normal"/>
    <w:qFormat/>
    <w:pPr>
      <w:numPr>
        <w:ilvl w:val="6"/>
        <w:numId w:val="1"/>
      </w:numPr>
      <w:spacing w:before="240" w:after="60"/>
      <w:outlineLvl w:val="6"/>
    </w:pPr>
    <w:rPr>
      <w:rFonts w:ascii="Arial" w:hAnsi="Arial" w:cs="Arial"/>
      <w:b/>
      <w:bCs/>
    </w:rPr>
  </w:style>
  <w:style w:type="paragraph" w:styleId="Heading8">
    <w:name w:val="heading 8"/>
    <w:basedOn w:val="Normal"/>
    <w:next w:val="Normal"/>
    <w:qFormat/>
    <w:pPr>
      <w:numPr>
        <w:ilvl w:val="7"/>
        <w:numId w:val="1"/>
      </w:numPr>
      <w:spacing w:before="240" w:after="60"/>
      <w:outlineLvl w:val="7"/>
    </w:pPr>
    <w:rPr>
      <w:rFonts w:ascii="Arial" w:hAnsi="Arial" w:cs="Arial"/>
      <w:b/>
      <w:bCs/>
    </w:rPr>
  </w:style>
  <w:style w:type="paragraph" w:styleId="Heading9">
    <w:name w:val="heading 9"/>
    <w:basedOn w:val="Normal"/>
    <w:next w:val="Normal"/>
    <w:qFormat/>
    <w:pPr>
      <w:numPr>
        <w:ilvl w:val="8"/>
        <w:numId w:val="1"/>
      </w:numPr>
      <w:spacing w:before="240" w:after="60"/>
      <w:outlineLvl w:val="8"/>
    </w:pPr>
    <w:rPr>
      <w:rFonts w:ascii="Arial" w:hAnsi="Arial" w:cs="Arial"/>
      <w:b/>
      <w:bCs/>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TOC1">
    <w:name w:val="toc 1"/>
    <w:basedOn w:val="Normal"/>
    <w:next w:val="Normal"/>
    <w:autoRedefine/>
    <w:uiPriority w:val="39"/>
  </w:style>
  <w:style w:type="paragraph" w:styleId="TOC2">
    <w:name w:val="toc 2"/>
    <w:basedOn w:val="Normal"/>
    <w:next w:val="Normal"/>
    <w:autoRedefine/>
    <w:uiPriority w:val="39"/>
    <w:pPr>
      <w:ind w:left="240"/>
    </w:pPr>
  </w:style>
  <w:style w:type="paragraph" w:styleId="TOC3">
    <w:name w:val="toc 3"/>
    <w:basedOn w:val="Normal"/>
    <w:next w:val="Normal"/>
    <w:autoRedefine/>
    <w:uiPriority w:val="39"/>
    <w:pPr>
      <w:ind w:left="480"/>
    </w:pPr>
  </w:style>
  <w:style w:type="paragraph" w:styleId="TOC4">
    <w:name w:val="toc 4"/>
    <w:basedOn w:val="Normal"/>
    <w:next w:val="Normal"/>
    <w:autoRedefine/>
    <w:uiPriority w:val="39"/>
    <w:pPr>
      <w:ind w:left="720"/>
    </w:pPr>
  </w:style>
  <w:style w:type="paragraph" w:styleId="TOC5">
    <w:name w:val="toc 5"/>
    <w:basedOn w:val="Normal"/>
    <w:next w:val="Normal"/>
    <w:autoRedefine/>
    <w:uiPriority w:val="39"/>
    <w:pPr>
      <w:ind w:left="960"/>
    </w:pPr>
  </w:style>
  <w:style w:type="paragraph" w:styleId="TOC6">
    <w:name w:val="toc 6"/>
    <w:basedOn w:val="Normal"/>
    <w:next w:val="Normal"/>
    <w:autoRedefine/>
    <w:uiPriority w:val="39"/>
    <w:pPr>
      <w:ind w:left="1200"/>
    </w:pPr>
  </w:style>
  <w:style w:type="paragraph" w:styleId="TOC7">
    <w:name w:val="toc 7"/>
    <w:basedOn w:val="Normal"/>
    <w:next w:val="Normal"/>
    <w:autoRedefine/>
    <w:uiPriority w:val="39"/>
    <w:pPr>
      <w:ind w:left="1440"/>
    </w:pPr>
  </w:style>
  <w:style w:type="paragraph" w:styleId="TOC8">
    <w:name w:val="toc 8"/>
    <w:basedOn w:val="Normal"/>
    <w:next w:val="Normal"/>
    <w:autoRedefine/>
    <w:uiPriority w:val="39"/>
    <w:pPr>
      <w:ind w:left="1680"/>
    </w:pPr>
  </w:style>
  <w:style w:type="paragraph" w:styleId="TOC9">
    <w:name w:val="toc 9"/>
    <w:basedOn w:val="Normal"/>
    <w:next w:val="Normal"/>
    <w:autoRedefine/>
    <w:uiPriority w:val="39"/>
    <w:pPr>
      <w:ind w:left="1920"/>
    </w:pPr>
  </w:style>
  <w:style w:type="character" w:styleId="Hyperlink">
    <w:name w:val="Hyperlink"/>
    <w:basedOn w:val="DefaultParagraphFont"/>
    <w:uiPriority w:val="99"/>
    <w:rPr>
      <w:color w:val="0000FF"/>
      <w:u w:val="single"/>
    </w:rPr>
  </w:style>
  <w:style w:type="paragraph" w:styleId="BodyText3">
    <w:name w:val="Body Text 3"/>
    <w:basedOn w:val="Normal"/>
    <w:pPr>
      <w:jc w:val="both"/>
    </w:pPr>
    <w:rPr>
      <w:rFonts w:ascii="Times New Roman" w:hAnsi="Times New Roman"/>
      <w:szCs w:val="20"/>
    </w:rPr>
  </w:style>
  <w:style w:type="paragraph" w:styleId="Caption">
    <w:name w:val="caption"/>
    <w:basedOn w:val="Normal"/>
    <w:next w:val="Normal"/>
    <w:qFormat/>
    <w:pPr>
      <w:spacing w:before="120" w:after="120"/>
      <w:jc w:val="center"/>
    </w:pPr>
    <w:rPr>
      <w:rFonts w:ascii="Times New Roman" w:hAnsi="Times New Roman"/>
      <w:szCs w:val="20"/>
    </w:rPr>
  </w:style>
  <w:style w:type="paragraph" w:customStyle="1" w:styleId="TableHeading">
    <w:name w:val="Table Heading"/>
    <w:basedOn w:val="Normal"/>
    <w:pPr>
      <w:keepNext/>
      <w:spacing w:before="60" w:after="60"/>
      <w:jc w:val="center"/>
    </w:pPr>
    <w:rPr>
      <w:b/>
      <w:sz w:val="22"/>
      <w:szCs w:val="20"/>
    </w:rPr>
  </w:style>
  <w:style w:type="paragraph" w:customStyle="1" w:styleId="TableItems">
    <w:name w:val="Table Items"/>
    <w:basedOn w:val="Normal"/>
    <w:pPr>
      <w:keepNext/>
      <w:spacing w:before="60" w:after="60"/>
      <w:jc w:val="center"/>
    </w:pPr>
    <w:rPr>
      <w:rFonts w:ascii="Times New Roman" w:hAnsi="Times New Roman"/>
      <w:szCs w:val="20"/>
    </w:rPr>
  </w:style>
  <w:style w:type="paragraph" w:styleId="BodyText2">
    <w:name w:val="Body Text 2"/>
    <w:basedOn w:val="Normal"/>
    <w:rPr>
      <w:rFonts w:ascii="Times New Roman" w:hAnsi="Times New Roman"/>
      <w:szCs w:val="20"/>
    </w:rPr>
  </w:style>
  <w:style w:type="paragraph" w:styleId="DocumentMap">
    <w:name w:val="Document Map"/>
    <w:basedOn w:val="Normal"/>
    <w:semiHidden/>
    <w:pPr>
      <w:shd w:val="clear" w:color="auto" w:fill="000080"/>
    </w:pPr>
    <w:rPr>
      <w:rFonts w:ascii="Tahoma" w:hAnsi="Tahoma"/>
      <w:szCs w:val="20"/>
    </w:rPr>
  </w:style>
  <w:style w:type="paragraph" w:customStyle="1" w:styleId="Body6">
    <w:name w:val="Body 6"/>
    <w:basedOn w:val="NormalIndent"/>
    <w:pPr>
      <w:spacing w:after="120"/>
      <w:ind w:left="432"/>
      <w:jc w:val="both"/>
    </w:pPr>
  </w:style>
  <w:style w:type="paragraph" w:styleId="NormalIndent">
    <w:name w:val="Normal Indent"/>
    <w:basedOn w:val="Normal"/>
    <w:pPr>
      <w:ind w:left="720"/>
    </w:pPr>
    <w:rPr>
      <w:rFonts w:ascii="Times New Roman" w:hAnsi="Times New Roman"/>
      <w:szCs w:val="20"/>
    </w:rPr>
  </w:style>
  <w:style w:type="paragraph" w:customStyle="1" w:styleId="Body7">
    <w:name w:val="Body 7"/>
    <w:basedOn w:val="Normal"/>
    <w:pPr>
      <w:spacing w:after="120"/>
      <w:ind w:left="864"/>
      <w:jc w:val="both"/>
    </w:pPr>
    <w:rPr>
      <w:rFonts w:ascii="Times New Roman" w:hAnsi="Times New Roman"/>
      <w:szCs w:val="20"/>
    </w:rPr>
  </w:style>
  <w:style w:type="paragraph" w:customStyle="1" w:styleId="IndentedParagraph">
    <w:name w:val="Indented Paragraph"/>
    <w:basedOn w:val="Normal"/>
    <w:pPr>
      <w:ind w:left="360" w:right="806"/>
    </w:pPr>
    <w:rPr>
      <w:color w:val="000000"/>
      <w:szCs w:val="20"/>
    </w:rPr>
  </w:style>
  <w:style w:type="paragraph" w:styleId="BodyText">
    <w:name w:val="Body Text"/>
    <w:basedOn w:val="Normal"/>
    <w:pPr>
      <w:spacing w:after="160"/>
    </w:pPr>
    <w:rPr>
      <w:szCs w:val="20"/>
    </w:rPr>
  </w:style>
  <w:style w:type="paragraph" w:customStyle="1" w:styleId="Normal1">
    <w:name w:val="Normal1"/>
    <w:basedOn w:val="Normal"/>
    <w:pPr>
      <w:spacing w:after="120"/>
    </w:pPr>
    <w:rPr>
      <w:szCs w:val="20"/>
    </w:rPr>
  </w:style>
  <w:style w:type="paragraph" w:styleId="PlainText">
    <w:name w:val="Plain Text"/>
    <w:basedOn w:val="Normal"/>
    <w:rPr>
      <w:rFonts w:ascii="Courier New" w:hAnsi="Courier New"/>
      <w:szCs w:val="20"/>
    </w:rPr>
  </w:style>
  <w:style w:type="paragraph" w:styleId="BodyTextIndent">
    <w:name w:val="Body Text Indent"/>
    <w:basedOn w:val="Normal"/>
    <w:pPr>
      <w:ind w:left="720" w:firstLine="720"/>
    </w:pPr>
    <w:rPr>
      <w:rFonts w:ascii="Times New Roman" w:hAnsi="Times New Roman"/>
      <w:szCs w:val="20"/>
    </w:rPr>
  </w:style>
  <w:style w:type="paragraph" w:customStyle="1" w:styleId="DocumentLabel">
    <w:name w:val="Document Label"/>
    <w:basedOn w:val="Normal"/>
    <w:next w:val="BodyText"/>
    <w:pPr>
      <w:keepNext/>
      <w:keepLines/>
      <w:pBdr>
        <w:top w:val="single" w:sz="24" w:space="15" w:color="auto"/>
        <w:bottom w:val="single" w:sz="6" w:space="15" w:color="auto"/>
      </w:pBdr>
      <w:spacing w:before="120" w:after="240"/>
    </w:pPr>
    <w:rPr>
      <w:b/>
      <w:caps/>
      <w:spacing w:val="180"/>
      <w:kern w:val="28"/>
      <w:sz w:val="32"/>
      <w:szCs w:val="20"/>
    </w:rPr>
  </w:style>
  <w:style w:type="paragraph" w:styleId="Date">
    <w:name w:val="Date"/>
    <w:basedOn w:val="Normal"/>
    <w:next w:val="Normal"/>
    <w:rPr>
      <w:rFonts w:ascii="Times New Roman" w:hAnsi="Times New Roman"/>
      <w:szCs w:val="20"/>
    </w:rPr>
  </w:style>
  <w:style w:type="paragraph" w:customStyle="1" w:styleId="Delphitext">
    <w:name w:val="Delphitext"/>
    <w:basedOn w:val="Normal"/>
    <w:pPr>
      <w:spacing w:line="360" w:lineRule="auto"/>
      <w:ind w:firstLine="1440"/>
    </w:pPr>
    <w:rPr>
      <w:rFonts w:ascii="Times New Roman" w:hAnsi="Times New Roman"/>
      <w:szCs w:val="20"/>
    </w:rPr>
  </w:style>
  <w:style w:type="paragraph" w:customStyle="1" w:styleId="Body5">
    <w:name w:val="Body 5"/>
    <w:basedOn w:val="NormalIndent"/>
    <w:pPr>
      <w:spacing w:after="120"/>
      <w:ind w:left="432"/>
      <w:jc w:val="both"/>
    </w:pPr>
  </w:style>
  <w:style w:type="paragraph" w:styleId="BodyTextIndent2">
    <w:name w:val="Body Text Indent 2"/>
    <w:basedOn w:val="Normal"/>
    <w:pPr>
      <w:ind w:left="1440"/>
    </w:pPr>
    <w:rPr>
      <w:rFonts w:ascii="Times New Roman" w:hAnsi="Times New Roman"/>
      <w:szCs w:val="20"/>
    </w:rPr>
  </w:style>
  <w:style w:type="paragraph" w:styleId="BodyTextIndent3">
    <w:name w:val="Body Text Indent 3"/>
    <w:basedOn w:val="Normal"/>
    <w:pPr>
      <w:ind w:left="720"/>
    </w:pPr>
    <w:rPr>
      <w:i/>
      <w:iCs/>
    </w:rPr>
  </w:style>
  <w:style w:type="table" w:styleId="TableGrid">
    <w:name w:val="Table Grid"/>
    <w:basedOn w:val="TableNormal"/>
    <w:rsid w:val="00DF1740"/>
    <w:pPr>
      <w:spacing w:after="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9F484F"/>
    <w:rPr>
      <w:rFonts w:ascii="Tahoma" w:hAnsi="Tahoma" w:cs="Tahoma"/>
      <w:sz w:val="16"/>
      <w:szCs w:val="16"/>
    </w:rPr>
  </w:style>
  <w:style w:type="character" w:customStyle="1" w:styleId="BalloonTextChar">
    <w:name w:val="Balloon Text Char"/>
    <w:basedOn w:val="DefaultParagraphFont"/>
    <w:link w:val="BalloonText"/>
    <w:rsid w:val="009F484F"/>
    <w:rPr>
      <w:rFonts w:ascii="Tahoma" w:hAnsi="Tahoma" w:cs="Tahoma"/>
      <w:sz w:val="16"/>
      <w:szCs w:val="16"/>
    </w:rPr>
  </w:style>
  <w:style w:type="paragraph" w:styleId="ListParagraph">
    <w:name w:val="List Paragraph"/>
    <w:basedOn w:val="Normal"/>
    <w:uiPriority w:val="34"/>
    <w:qFormat/>
    <w:rsid w:val="003F09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30569">
      <w:bodyDiv w:val="1"/>
      <w:marLeft w:val="0"/>
      <w:marRight w:val="0"/>
      <w:marTop w:val="0"/>
      <w:marBottom w:val="0"/>
      <w:divBdr>
        <w:top w:val="none" w:sz="0" w:space="0" w:color="auto"/>
        <w:left w:val="none" w:sz="0" w:space="0" w:color="auto"/>
        <w:bottom w:val="none" w:sz="0" w:space="0" w:color="auto"/>
        <w:right w:val="none" w:sz="0" w:space="0" w:color="auto"/>
      </w:divBdr>
    </w:div>
    <w:div w:id="103041859">
      <w:bodyDiv w:val="1"/>
      <w:marLeft w:val="0"/>
      <w:marRight w:val="0"/>
      <w:marTop w:val="0"/>
      <w:marBottom w:val="0"/>
      <w:divBdr>
        <w:top w:val="none" w:sz="0" w:space="0" w:color="auto"/>
        <w:left w:val="none" w:sz="0" w:space="0" w:color="auto"/>
        <w:bottom w:val="none" w:sz="0" w:space="0" w:color="auto"/>
        <w:right w:val="none" w:sz="0" w:space="0" w:color="auto"/>
      </w:divBdr>
    </w:div>
    <w:div w:id="107313742">
      <w:bodyDiv w:val="1"/>
      <w:marLeft w:val="0"/>
      <w:marRight w:val="0"/>
      <w:marTop w:val="0"/>
      <w:marBottom w:val="0"/>
      <w:divBdr>
        <w:top w:val="none" w:sz="0" w:space="0" w:color="auto"/>
        <w:left w:val="none" w:sz="0" w:space="0" w:color="auto"/>
        <w:bottom w:val="none" w:sz="0" w:space="0" w:color="auto"/>
        <w:right w:val="none" w:sz="0" w:space="0" w:color="auto"/>
      </w:divBdr>
    </w:div>
    <w:div w:id="130754528">
      <w:bodyDiv w:val="1"/>
      <w:marLeft w:val="0"/>
      <w:marRight w:val="0"/>
      <w:marTop w:val="0"/>
      <w:marBottom w:val="0"/>
      <w:divBdr>
        <w:top w:val="none" w:sz="0" w:space="0" w:color="auto"/>
        <w:left w:val="none" w:sz="0" w:space="0" w:color="auto"/>
        <w:bottom w:val="none" w:sz="0" w:space="0" w:color="auto"/>
        <w:right w:val="none" w:sz="0" w:space="0" w:color="auto"/>
      </w:divBdr>
    </w:div>
    <w:div w:id="139199701">
      <w:bodyDiv w:val="1"/>
      <w:marLeft w:val="0"/>
      <w:marRight w:val="0"/>
      <w:marTop w:val="0"/>
      <w:marBottom w:val="0"/>
      <w:divBdr>
        <w:top w:val="none" w:sz="0" w:space="0" w:color="auto"/>
        <w:left w:val="none" w:sz="0" w:space="0" w:color="auto"/>
        <w:bottom w:val="none" w:sz="0" w:space="0" w:color="auto"/>
        <w:right w:val="none" w:sz="0" w:space="0" w:color="auto"/>
      </w:divBdr>
    </w:div>
    <w:div w:id="142279860">
      <w:bodyDiv w:val="1"/>
      <w:marLeft w:val="0"/>
      <w:marRight w:val="0"/>
      <w:marTop w:val="0"/>
      <w:marBottom w:val="0"/>
      <w:divBdr>
        <w:top w:val="none" w:sz="0" w:space="0" w:color="auto"/>
        <w:left w:val="none" w:sz="0" w:space="0" w:color="auto"/>
        <w:bottom w:val="none" w:sz="0" w:space="0" w:color="auto"/>
        <w:right w:val="none" w:sz="0" w:space="0" w:color="auto"/>
      </w:divBdr>
    </w:div>
    <w:div w:id="164830053">
      <w:bodyDiv w:val="1"/>
      <w:marLeft w:val="0"/>
      <w:marRight w:val="0"/>
      <w:marTop w:val="0"/>
      <w:marBottom w:val="0"/>
      <w:divBdr>
        <w:top w:val="none" w:sz="0" w:space="0" w:color="auto"/>
        <w:left w:val="none" w:sz="0" w:space="0" w:color="auto"/>
        <w:bottom w:val="none" w:sz="0" w:space="0" w:color="auto"/>
        <w:right w:val="none" w:sz="0" w:space="0" w:color="auto"/>
      </w:divBdr>
    </w:div>
    <w:div w:id="186869370">
      <w:bodyDiv w:val="1"/>
      <w:marLeft w:val="0"/>
      <w:marRight w:val="0"/>
      <w:marTop w:val="0"/>
      <w:marBottom w:val="0"/>
      <w:divBdr>
        <w:top w:val="none" w:sz="0" w:space="0" w:color="auto"/>
        <w:left w:val="none" w:sz="0" w:space="0" w:color="auto"/>
        <w:bottom w:val="none" w:sz="0" w:space="0" w:color="auto"/>
        <w:right w:val="none" w:sz="0" w:space="0" w:color="auto"/>
      </w:divBdr>
    </w:div>
    <w:div w:id="207958238">
      <w:bodyDiv w:val="1"/>
      <w:marLeft w:val="0"/>
      <w:marRight w:val="0"/>
      <w:marTop w:val="0"/>
      <w:marBottom w:val="0"/>
      <w:divBdr>
        <w:top w:val="none" w:sz="0" w:space="0" w:color="auto"/>
        <w:left w:val="none" w:sz="0" w:space="0" w:color="auto"/>
        <w:bottom w:val="none" w:sz="0" w:space="0" w:color="auto"/>
        <w:right w:val="none" w:sz="0" w:space="0" w:color="auto"/>
      </w:divBdr>
    </w:div>
    <w:div w:id="224336258">
      <w:bodyDiv w:val="1"/>
      <w:marLeft w:val="0"/>
      <w:marRight w:val="0"/>
      <w:marTop w:val="0"/>
      <w:marBottom w:val="0"/>
      <w:divBdr>
        <w:top w:val="none" w:sz="0" w:space="0" w:color="auto"/>
        <w:left w:val="none" w:sz="0" w:space="0" w:color="auto"/>
        <w:bottom w:val="none" w:sz="0" w:space="0" w:color="auto"/>
        <w:right w:val="none" w:sz="0" w:space="0" w:color="auto"/>
      </w:divBdr>
    </w:div>
    <w:div w:id="363754432">
      <w:bodyDiv w:val="1"/>
      <w:marLeft w:val="0"/>
      <w:marRight w:val="0"/>
      <w:marTop w:val="0"/>
      <w:marBottom w:val="0"/>
      <w:divBdr>
        <w:top w:val="none" w:sz="0" w:space="0" w:color="auto"/>
        <w:left w:val="none" w:sz="0" w:space="0" w:color="auto"/>
        <w:bottom w:val="none" w:sz="0" w:space="0" w:color="auto"/>
        <w:right w:val="none" w:sz="0" w:space="0" w:color="auto"/>
      </w:divBdr>
    </w:div>
    <w:div w:id="401028376">
      <w:bodyDiv w:val="1"/>
      <w:marLeft w:val="0"/>
      <w:marRight w:val="0"/>
      <w:marTop w:val="0"/>
      <w:marBottom w:val="0"/>
      <w:divBdr>
        <w:top w:val="none" w:sz="0" w:space="0" w:color="auto"/>
        <w:left w:val="none" w:sz="0" w:space="0" w:color="auto"/>
        <w:bottom w:val="none" w:sz="0" w:space="0" w:color="auto"/>
        <w:right w:val="none" w:sz="0" w:space="0" w:color="auto"/>
      </w:divBdr>
    </w:div>
    <w:div w:id="415127860">
      <w:bodyDiv w:val="1"/>
      <w:marLeft w:val="0"/>
      <w:marRight w:val="0"/>
      <w:marTop w:val="0"/>
      <w:marBottom w:val="0"/>
      <w:divBdr>
        <w:top w:val="none" w:sz="0" w:space="0" w:color="auto"/>
        <w:left w:val="none" w:sz="0" w:space="0" w:color="auto"/>
        <w:bottom w:val="none" w:sz="0" w:space="0" w:color="auto"/>
        <w:right w:val="none" w:sz="0" w:space="0" w:color="auto"/>
      </w:divBdr>
    </w:div>
    <w:div w:id="434137502">
      <w:bodyDiv w:val="1"/>
      <w:marLeft w:val="0"/>
      <w:marRight w:val="0"/>
      <w:marTop w:val="0"/>
      <w:marBottom w:val="0"/>
      <w:divBdr>
        <w:top w:val="none" w:sz="0" w:space="0" w:color="auto"/>
        <w:left w:val="none" w:sz="0" w:space="0" w:color="auto"/>
        <w:bottom w:val="none" w:sz="0" w:space="0" w:color="auto"/>
        <w:right w:val="none" w:sz="0" w:space="0" w:color="auto"/>
      </w:divBdr>
    </w:div>
    <w:div w:id="452670479">
      <w:bodyDiv w:val="1"/>
      <w:marLeft w:val="0"/>
      <w:marRight w:val="0"/>
      <w:marTop w:val="0"/>
      <w:marBottom w:val="0"/>
      <w:divBdr>
        <w:top w:val="none" w:sz="0" w:space="0" w:color="auto"/>
        <w:left w:val="none" w:sz="0" w:space="0" w:color="auto"/>
        <w:bottom w:val="none" w:sz="0" w:space="0" w:color="auto"/>
        <w:right w:val="none" w:sz="0" w:space="0" w:color="auto"/>
      </w:divBdr>
    </w:div>
    <w:div w:id="463160312">
      <w:bodyDiv w:val="1"/>
      <w:marLeft w:val="0"/>
      <w:marRight w:val="0"/>
      <w:marTop w:val="0"/>
      <w:marBottom w:val="0"/>
      <w:divBdr>
        <w:top w:val="none" w:sz="0" w:space="0" w:color="auto"/>
        <w:left w:val="none" w:sz="0" w:space="0" w:color="auto"/>
        <w:bottom w:val="none" w:sz="0" w:space="0" w:color="auto"/>
        <w:right w:val="none" w:sz="0" w:space="0" w:color="auto"/>
      </w:divBdr>
    </w:div>
    <w:div w:id="466507318">
      <w:bodyDiv w:val="1"/>
      <w:marLeft w:val="0"/>
      <w:marRight w:val="0"/>
      <w:marTop w:val="0"/>
      <w:marBottom w:val="0"/>
      <w:divBdr>
        <w:top w:val="none" w:sz="0" w:space="0" w:color="auto"/>
        <w:left w:val="none" w:sz="0" w:space="0" w:color="auto"/>
        <w:bottom w:val="none" w:sz="0" w:space="0" w:color="auto"/>
        <w:right w:val="none" w:sz="0" w:space="0" w:color="auto"/>
      </w:divBdr>
    </w:div>
    <w:div w:id="473763947">
      <w:bodyDiv w:val="1"/>
      <w:marLeft w:val="0"/>
      <w:marRight w:val="0"/>
      <w:marTop w:val="0"/>
      <w:marBottom w:val="0"/>
      <w:divBdr>
        <w:top w:val="none" w:sz="0" w:space="0" w:color="auto"/>
        <w:left w:val="none" w:sz="0" w:space="0" w:color="auto"/>
        <w:bottom w:val="none" w:sz="0" w:space="0" w:color="auto"/>
        <w:right w:val="none" w:sz="0" w:space="0" w:color="auto"/>
      </w:divBdr>
    </w:div>
    <w:div w:id="492184740">
      <w:bodyDiv w:val="1"/>
      <w:marLeft w:val="0"/>
      <w:marRight w:val="0"/>
      <w:marTop w:val="0"/>
      <w:marBottom w:val="0"/>
      <w:divBdr>
        <w:top w:val="none" w:sz="0" w:space="0" w:color="auto"/>
        <w:left w:val="none" w:sz="0" w:space="0" w:color="auto"/>
        <w:bottom w:val="none" w:sz="0" w:space="0" w:color="auto"/>
        <w:right w:val="none" w:sz="0" w:space="0" w:color="auto"/>
      </w:divBdr>
      <w:divsChild>
        <w:div w:id="505023888">
          <w:marLeft w:val="0"/>
          <w:marRight w:val="0"/>
          <w:marTop w:val="0"/>
          <w:marBottom w:val="0"/>
          <w:divBdr>
            <w:top w:val="none" w:sz="0" w:space="0" w:color="auto"/>
            <w:left w:val="none" w:sz="0" w:space="0" w:color="auto"/>
            <w:bottom w:val="none" w:sz="0" w:space="0" w:color="auto"/>
            <w:right w:val="none" w:sz="0" w:space="0" w:color="auto"/>
          </w:divBdr>
        </w:div>
        <w:div w:id="710307921">
          <w:marLeft w:val="0"/>
          <w:marRight w:val="0"/>
          <w:marTop w:val="0"/>
          <w:marBottom w:val="0"/>
          <w:divBdr>
            <w:top w:val="none" w:sz="0" w:space="0" w:color="auto"/>
            <w:left w:val="none" w:sz="0" w:space="0" w:color="auto"/>
            <w:bottom w:val="none" w:sz="0" w:space="0" w:color="auto"/>
            <w:right w:val="none" w:sz="0" w:space="0" w:color="auto"/>
          </w:divBdr>
        </w:div>
        <w:div w:id="718818475">
          <w:marLeft w:val="0"/>
          <w:marRight w:val="0"/>
          <w:marTop w:val="0"/>
          <w:marBottom w:val="0"/>
          <w:divBdr>
            <w:top w:val="none" w:sz="0" w:space="0" w:color="auto"/>
            <w:left w:val="none" w:sz="0" w:space="0" w:color="auto"/>
            <w:bottom w:val="none" w:sz="0" w:space="0" w:color="auto"/>
            <w:right w:val="none" w:sz="0" w:space="0" w:color="auto"/>
          </w:divBdr>
        </w:div>
        <w:div w:id="722369076">
          <w:marLeft w:val="0"/>
          <w:marRight w:val="0"/>
          <w:marTop w:val="0"/>
          <w:marBottom w:val="0"/>
          <w:divBdr>
            <w:top w:val="none" w:sz="0" w:space="0" w:color="auto"/>
            <w:left w:val="none" w:sz="0" w:space="0" w:color="auto"/>
            <w:bottom w:val="none" w:sz="0" w:space="0" w:color="auto"/>
            <w:right w:val="none" w:sz="0" w:space="0" w:color="auto"/>
          </w:divBdr>
        </w:div>
        <w:div w:id="1150488479">
          <w:marLeft w:val="0"/>
          <w:marRight w:val="0"/>
          <w:marTop w:val="0"/>
          <w:marBottom w:val="0"/>
          <w:divBdr>
            <w:top w:val="none" w:sz="0" w:space="0" w:color="auto"/>
            <w:left w:val="none" w:sz="0" w:space="0" w:color="auto"/>
            <w:bottom w:val="none" w:sz="0" w:space="0" w:color="auto"/>
            <w:right w:val="none" w:sz="0" w:space="0" w:color="auto"/>
          </w:divBdr>
        </w:div>
        <w:div w:id="1247691845">
          <w:marLeft w:val="0"/>
          <w:marRight w:val="0"/>
          <w:marTop w:val="0"/>
          <w:marBottom w:val="0"/>
          <w:divBdr>
            <w:top w:val="none" w:sz="0" w:space="0" w:color="auto"/>
            <w:left w:val="none" w:sz="0" w:space="0" w:color="auto"/>
            <w:bottom w:val="none" w:sz="0" w:space="0" w:color="auto"/>
            <w:right w:val="none" w:sz="0" w:space="0" w:color="auto"/>
          </w:divBdr>
        </w:div>
        <w:div w:id="1269199044">
          <w:marLeft w:val="0"/>
          <w:marRight w:val="0"/>
          <w:marTop w:val="0"/>
          <w:marBottom w:val="0"/>
          <w:divBdr>
            <w:top w:val="none" w:sz="0" w:space="0" w:color="auto"/>
            <w:left w:val="none" w:sz="0" w:space="0" w:color="auto"/>
            <w:bottom w:val="none" w:sz="0" w:space="0" w:color="auto"/>
            <w:right w:val="none" w:sz="0" w:space="0" w:color="auto"/>
          </w:divBdr>
        </w:div>
        <w:div w:id="1470170482">
          <w:marLeft w:val="0"/>
          <w:marRight w:val="0"/>
          <w:marTop w:val="0"/>
          <w:marBottom w:val="0"/>
          <w:divBdr>
            <w:top w:val="none" w:sz="0" w:space="0" w:color="auto"/>
            <w:left w:val="none" w:sz="0" w:space="0" w:color="auto"/>
            <w:bottom w:val="none" w:sz="0" w:space="0" w:color="auto"/>
            <w:right w:val="none" w:sz="0" w:space="0" w:color="auto"/>
          </w:divBdr>
        </w:div>
        <w:div w:id="1774545868">
          <w:marLeft w:val="0"/>
          <w:marRight w:val="0"/>
          <w:marTop w:val="0"/>
          <w:marBottom w:val="0"/>
          <w:divBdr>
            <w:top w:val="none" w:sz="0" w:space="0" w:color="auto"/>
            <w:left w:val="none" w:sz="0" w:space="0" w:color="auto"/>
            <w:bottom w:val="none" w:sz="0" w:space="0" w:color="auto"/>
            <w:right w:val="none" w:sz="0" w:space="0" w:color="auto"/>
          </w:divBdr>
        </w:div>
        <w:div w:id="1942685401">
          <w:marLeft w:val="0"/>
          <w:marRight w:val="0"/>
          <w:marTop w:val="0"/>
          <w:marBottom w:val="0"/>
          <w:divBdr>
            <w:top w:val="none" w:sz="0" w:space="0" w:color="auto"/>
            <w:left w:val="none" w:sz="0" w:space="0" w:color="auto"/>
            <w:bottom w:val="none" w:sz="0" w:space="0" w:color="auto"/>
            <w:right w:val="none" w:sz="0" w:space="0" w:color="auto"/>
          </w:divBdr>
        </w:div>
        <w:div w:id="2087461247">
          <w:marLeft w:val="0"/>
          <w:marRight w:val="0"/>
          <w:marTop w:val="0"/>
          <w:marBottom w:val="0"/>
          <w:divBdr>
            <w:top w:val="none" w:sz="0" w:space="0" w:color="auto"/>
            <w:left w:val="none" w:sz="0" w:space="0" w:color="auto"/>
            <w:bottom w:val="none" w:sz="0" w:space="0" w:color="auto"/>
            <w:right w:val="none" w:sz="0" w:space="0" w:color="auto"/>
          </w:divBdr>
        </w:div>
        <w:div w:id="2130854714">
          <w:marLeft w:val="0"/>
          <w:marRight w:val="0"/>
          <w:marTop w:val="0"/>
          <w:marBottom w:val="0"/>
          <w:divBdr>
            <w:top w:val="none" w:sz="0" w:space="0" w:color="auto"/>
            <w:left w:val="none" w:sz="0" w:space="0" w:color="auto"/>
            <w:bottom w:val="none" w:sz="0" w:space="0" w:color="auto"/>
            <w:right w:val="none" w:sz="0" w:space="0" w:color="auto"/>
          </w:divBdr>
        </w:div>
      </w:divsChild>
    </w:div>
    <w:div w:id="496922647">
      <w:bodyDiv w:val="1"/>
      <w:marLeft w:val="0"/>
      <w:marRight w:val="0"/>
      <w:marTop w:val="0"/>
      <w:marBottom w:val="0"/>
      <w:divBdr>
        <w:top w:val="none" w:sz="0" w:space="0" w:color="auto"/>
        <w:left w:val="none" w:sz="0" w:space="0" w:color="auto"/>
        <w:bottom w:val="none" w:sz="0" w:space="0" w:color="auto"/>
        <w:right w:val="none" w:sz="0" w:space="0" w:color="auto"/>
      </w:divBdr>
    </w:div>
    <w:div w:id="498933555">
      <w:bodyDiv w:val="1"/>
      <w:marLeft w:val="0"/>
      <w:marRight w:val="0"/>
      <w:marTop w:val="0"/>
      <w:marBottom w:val="0"/>
      <w:divBdr>
        <w:top w:val="none" w:sz="0" w:space="0" w:color="auto"/>
        <w:left w:val="none" w:sz="0" w:space="0" w:color="auto"/>
        <w:bottom w:val="none" w:sz="0" w:space="0" w:color="auto"/>
        <w:right w:val="none" w:sz="0" w:space="0" w:color="auto"/>
      </w:divBdr>
    </w:div>
    <w:div w:id="503741655">
      <w:bodyDiv w:val="1"/>
      <w:marLeft w:val="0"/>
      <w:marRight w:val="0"/>
      <w:marTop w:val="0"/>
      <w:marBottom w:val="0"/>
      <w:divBdr>
        <w:top w:val="none" w:sz="0" w:space="0" w:color="auto"/>
        <w:left w:val="none" w:sz="0" w:space="0" w:color="auto"/>
        <w:bottom w:val="none" w:sz="0" w:space="0" w:color="auto"/>
        <w:right w:val="none" w:sz="0" w:space="0" w:color="auto"/>
      </w:divBdr>
    </w:div>
    <w:div w:id="544485570">
      <w:bodyDiv w:val="1"/>
      <w:marLeft w:val="0"/>
      <w:marRight w:val="0"/>
      <w:marTop w:val="0"/>
      <w:marBottom w:val="0"/>
      <w:divBdr>
        <w:top w:val="none" w:sz="0" w:space="0" w:color="auto"/>
        <w:left w:val="none" w:sz="0" w:space="0" w:color="auto"/>
        <w:bottom w:val="none" w:sz="0" w:space="0" w:color="auto"/>
        <w:right w:val="none" w:sz="0" w:space="0" w:color="auto"/>
      </w:divBdr>
    </w:div>
    <w:div w:id="544951215">
      <w:bodyDiv w:val="1"/>
      <w:marLeft w:val="0"/>
      <w:marRight w:val="0"/>
      <w:marTop w:val="0"/>
      <w:marBottom w:val="0"/>
      <w:divBdr>
        <w:top w:val="none" w:sz="0" w:space="0" w:color="auto"/>
        <w:left w:val="none" w:sz="0" w:space="0" w:color="auto"/>
        <w:bottom w:val="none" w:sz="0" w:space="0" w:color="auto"/>
        <w:right w:val="none" w:sz="0" w:space="0" w:color="auto"/>
      </w:divBdr>
    </w:div>
    <w:div w:id="544954786">
      <w:bodyDiv w:val="1"/>
      <w:marLeft w:val="0"/>
      <w:marRight w:val="0"/>
      <w:marTop w:val="0"/>
      <w:marBottom w:val="0"/>
      <w:divBdr>
        <w:top w:val="none" w:sz="0" w:space="0" w:color="auto"/>
        <w:left w:val="none" w:sz="0" w:space="0" w:color="auto"/>
        <w:bottom w:val="none" w:sz="0" w:space="0" w:color="auto"/>
        <w:right w:val="none" w:sz="0" w:space="0" w:color="auto"/>
      </w:divBdr>
    </w:div>
    <w:div w:id="548615892">
      <w:bodyDiv w:val="1"/>
      <w:marLeft w:val="0"/>
      <w:marRight w:val="0"/>
      <w:marTop w:val="0"/>
      <w:marBottom w:val="0"/>
      <w:divBdr>
        <w:top w:val="none" w:sz="0" w:space="0" w:color="auto"/>
        <w:left w:val="none" w:sz="0" w:space="0" w:color="auto"/>
        <w:bottom w:val="none" w:sz="0" w:space="0" w:color="auto"/>
        <w:right w:val="none" w:sz="0" w:space="0" w:color="auto"/>
      </w:divBdr>
    </w:div>
    <w:div w:id="566113449">
      <w:bodyDiv w:val="1"/>
      <w:marLeft w:val="0"/>
      <w:marRight w:val="0"/>
      <w:marTop w:val="0"/>
      <w:marBottom w:val="0"/>
      <w:divBdr>
        <w:top w:val="none" w:sz="0" w:space="0" w:color="auto"/>
        <w:left w:val="none" w:sz="0" w:space="0" w:color="auto"/>
        <w:bottom w:val="none" w:sz="0" w:space="0" w:color="auto"/>
        <w:right w:val="none" w:sz="0" w:space="0" w:color="auto"/>
      </w:divBdr>
    </w:div>
    <w:div w:id="583994257">
      <w:bodyDiv w:val="1"/>
      <w:marLeft w:val="0"/>
      <w:marRight w:val="0"/>
      <w:marTop w:val="0"/>
      <w:marBottom w:val="0"/>
      <w:divBdr>
        <w:top w:val="none" w:sz="0" w:space="0" w:color="auto"/>
        <w:left w:val="none" w:sz="0" w:space="0" w:color="auto"/>
        <w:bottom w:val="none" w:sz="0" w:space="0" w:color="auto"/>
        <w:right w:val="none" w:sz="0" w:space="0" w:color="auto"/>
      </w:divBdr>
    </w:div>
    <w:div w:id="612906586">
      <w:bodyDiv w:val="1"/>
      <w:marLeft w:val="0"/>
      <w:marRight w:val="0"/>
      <w:marTop w:val="0"/>
      <w:marBottom w:val="0"/>
      <w:divBdr>
        <w:top w:val="none" w:sz="0" w:space="0" w:color="auto"/>
        <w:left w:val="none" w:sz="0" w:space="0" w:color="auto"/>
        <w:bottom w:val="none" w:sz="0" w:space="0" w:color="auto"/>
        <w:right w:val="none" w:sz="0" w:space="0" w:color="auto"/>
      </w:divBdr>
    </w:div>
    <w:div w:id="637029438">
      <w:bodyDiv w:val="1"/>
      <w:marLeft w:val="0"/>
      <w:marRight w:val="0"/>
      <w:marTop w:val="0"/>
      <w:marBottom w:val="0"/>
      <w:divBdr>
        <w:top w:val="none" w:sz="0" w:space="0" w:color="auto"/>
        <w:left w:val="none" w:sz="0" w:space="0" w:color="auto"/>
        <w:bottom w:val="none" w:sz="0" w:space="0" w:color="auto"/>
        <w:right w:val="none" w:sz="0" w:space="0" w:color="auto"/>
      </w:divBdr>
    </w:div>
    <w:div w:id="666978178">
      <w:bodyDiv w:val="1"/>
      <w:marLeft w:val="0"/>
      <w:marRight w:val="0"/>
      <w:marTop w:val="0"/>
      <w:marBottom w:val="0"/>
      <w:divBdr>
        <w:top w:val="none" w:sz="0" w:space="0" w:color="auto"/>
        <w:left w:val="none" w:sz="0" w:space="0" w:color="auto"/>
        <w:bottom w:val="none" w:sz="0" w:space="0" w:color="auto"/>
        <w:right w:val="none" w:sz="0" w:space="0" w:color="auto"/>
      </w:divBdr>
    </w:div>
    <w:div w:id="684406561">
      <w:bodyDiv w:val="1"/>
      <w:marLeft w:val="0"/>
      <w:marRight w:val="0"/>
      <w:marTop w:val="0"/>
      <w:marBottom w:val="0"/>
      <w:divBdr>
        <w:top w:val="none" w:sz="0" w:space="0" w:color="auto"/>
        <w:left w:val="none" w:sz="0" w:space="0" w:color="auto"/>
        <w:bottom w:val="none" w:sz="0" w:space="0" w:color="auto"/>
        <w:right w:val="none" w:sz="0" w:space="0" w:color="auto"/>
      </w:divBdr>
    </w:div>
    <w:div w:id="690377166">
      <w:bodyDiv w:val="1"/>
      <w:marLeft w:val="0"/>
      <w:marRight w:val="0"/>
      <w:marTop w:val="0"/>
      <w:marBottom w:val="0"/>
      <w:divBdr>
        <w:top w:val="none" w:sz="0" w:space="0" w:color="auto"/>
        <w:left w:val="none" w:sz="0" w:space="0" w:color="auto"/>
        <w:bottom w:val="none" w:sz="0" w:space="0" w:color="auto"/>
        <w:right w:val="none" w:sz="0" w:space="0" w:color="auto"/>
      </w:divBdr>
    </w:div>
    <w:div w:id="702363310">
      <w:bodyDiv w:val="1"/>
      <w:marLeft w:val="0"/>
      <w:marRight w:val="0"/>
      <w:marTop w:val="0"/>
      <w:marBottom w:val="0"/>
      <w:divBdr>
        <w:top w:val="none" w:sz="0" w:space="0" w:color="auto"/>
        <w:left w:val="none" w:sz="0" w:space="0" w:color="auto"/>
        <w:bottom w:val="none" w:sz="0" w:space="0" w:color="auto"/>
        <w:right w:val="none" w:sz="0" w:space="0" w:color="auto"/>
      </w:divBdr>
    </w:div>
    <w:div w:id="753625048">
      <w:bodyDiv w:val="1"/>
      <w:marLeft w:val="0"/>
      <w:marRight w:val="0"/>
      <w:marTop w:val="0"/>
      <w:marBottom w:val="0"/>
      <w:divBdr>
        <w:top w:val="none" w:sz="0" w:space="0" w:color="auto"/>
        <w:left w:val="none" w:sz="0" w:space="0" w:color="auto"/>
        <w:bottom w:val="none" w:sz="0" w:space="0" w:color="auto"/>
        <w:right w:val="none" w:sz="0" w:space="0" w:color="auto"/>
      </w:divBdr>
    </w:div>
    <w:div w:id="762726048">
      <w:bodyDiv w:val="1"/>
      <w:marLeft w:val="0"/>
      <w:marRight w:val="0"/>
      <w:marTop w:val="0"/>
      <w:marBottom w:val="0"/>
      <w:divBdr>
        <w:top w:val="none" w:sz="0" w:space="0" w:color="auto"/>
        <w:left w:val="none" w:sz="0" w:space="0" w:color="auto"/>
        <w:bottom w:val="none" w:sz="0" w:space="0" w:color="auto"/>
        <w:right w:val="none" w:sz="0" w:space="0" w:color="auto"/>
      </w:divBdr>
    </w:div>
    <w:div w:id="775713150">
      <w:bodyDiv w:val="1"/>
      <w:marLeft w:val="0"/>
      <w:marRight w:val="0"/>
      <w:marTop w:val="0"/>
      <w:marBottom w:val="0"/>
      <w:divBdr>
        <w:top w:val="none" w:sz="0" w:space="0" w:color="auto"/>
        <w:left w:val="none" w:sz="0" w:space="0" w:color="auto"/>
        <w:bottom w:val="none" w:sz="0" w:space="0" w:color="auto"/>
        <w:right w:val="none" w:sz="0" w:space="0" w:color="auto"/>
      </w:divBdr>
    </w:div>
    <w:div w:id="836310249">
      <w:bodyDiv w:val="1"/>
      <w:marLeft w:val="0"/>
      <w:marRight w:val="0"/>
      <w:marTop w:val="0"/>
      <w:marBottom w:val="0"/>
      <w:divBdr>
        <w:top w:val="none" w:sz="0" w:space="0" w:color="auto"/>
        <w:left w:val="none" w:sz="0" w:space="0" w:color="auto"/>
        <w:bottom w:val="none" w:sz="0" w:space="0" w:color="auto"/>
        <w:right w:val="none" w:sz="0" w:space="0" w:color="auto"/>
      </w:divBdr>
    </w:div>
    <w:div w:id="846410052">
      <w:bodyDiv w:val="1"/>
      <w:marLeft w:val="0"/>
      <w:marRight w:val="0"/>
      <w:marTop w:val="0"/>
      <w:marBottom w:val="0"/>
      <w:divBdr>
        <w:top w:val="none" w:sz="0" w:space="0" w:color="auto"/>
        <w:left w:val="none" w:sz="0" w:space="0" w:color="auto"/>
        <w:bottom w:val="none" w:sz="0" w:space="0" w:color="auto"/>
        <w:right w:val="none" w:sz="0" w:space="0" w:color="auto"/>
      </w:divBdr>
    </w:div>
    <w:div w:id="855537043">
      <w:bodyDiv w:val="1"/>
      <w:marLeft w:val="0"/>
      <w:marRight w:val="0"/>
      <w:marTop w:val="0"/>
      <w:marBottom w:val="0"/>
      <w:divBdr>
        <w:top w:val="none" w:sz="0" w:space="0" w:color="auto"/>
        <w:left w:val="none" w:sz="0" w:space="0" w:color="auto"/>
        <w:bottom w:val="none" w:sz="0" w:space="0" w:color="auto"/>
        <w:right w:val="none" w:sz="0" w:space="0" w:color="auto"/>
      </w:divBdr>
    </w:div>
    <w:div w:id="855921885">
      <w:bodyDiv w:val="1"/>
      <w:marLeft w:val="0"/>
      <w:marRight w:val="0"/>
      <w:marTop w:val="0"/>
      <w:marBottom w:val="0"/>
      <w:divBdr>
        <w:top w:val="none" w:sz="0" w:space="0" w:color="auto"/>
        <w:left w:val="none" w:sz="0" w:space="0" w:color="auto"/>
        <w:bottom w:val="none" w:sz="0" w:space="0" w:color="auto"/>
        <w:right w:val="none" w:sz="0" w:space="0" w:color="auto"/>
      </w:divBdr>
    </w:div>
    <w:div w:id="861094032">
      <w:bodyDiv w:val="1"/>
      <w:marLeft w:val="0"/>
      <w:marRight w:val="0"/>
      <w:marTop w:val="0"/>
      <w:marBottom w:val="0"/>
      <w:divBdr>
        <w:top w:val="none" w:sz="0" w:space="0" w:color="auto"/>
        <w:left w:val="none" w:sz="0" w:space="0" w:color="auto"/>
        <w:bottom w:val="none" w:sz="0" w:space="0" w:color="auto"/>
        <w:right w:val="none" w:sz="0" w:space="0" w:color="auto"/>
      </w:divBdr>
    </w:div>
    <w:div w:id="881750950">
      <w:bodyDiv w:val="1"/>
      <w:marLeft w:val="0"/>
      <w:marRight w:val="0"/>
      <w:marTop w:val="0"/>
      <w:marBottom w:val="0"/>
      <w:divBdr>
        <w:top w:val="none" w:sz="0" w:space="0" w:color="auto"/>
        <w:left w:val="none" w:sz="0" w:space="0" w:color="auto"/>
        <w:bottom w:val="none" w:sz="0" w:space="0" w:color="auto"/>
        <w:right w:val="none" w:sz="0" w:space="0" w:color="auto"/>
      </w:divBdr>
    </w:div>
    <w:div w:id="962805382">
      <w:bodyDiv w:val="1"/>
      <w:marLeft w:val="0"/>
      <w:marRight w:val="0"/>
      <w:marTop w:val="0"/>
      <w:marBottom w:val="0"/>
      <w:divBdr>
        <w:top w:val="none" w:sz="0" w:space="0" w:color="auto"/>
        <w:left w:val="none" w:sz="0" w:space="0" w:color="auto"/>
        <w:bottom w:val="none" w:sz="0" w:space="0" w:color="auto"/>
        <w:right w:val="none" w:sz="0" w:space="0" w:color="auto"/>
      </w:divBdr>
    </w:div>
    <w:div w:id="970476642">
      <w:bodyDiv w:val="1"/>
      <w:marLeft w:val="0"/>
      <w:marRight w:val="0"/>
      <w:marTop w:val="0"/>
      <w:marBottom w:val="0"/>
      <w:divBdr>
        <w:top w:val="none" w:sz="0" w:space="0" w:color="auto"/>
        <w:left w:val="none" w:sz="0" w:space="0" w:color="auto"/>
        <w:bottom w:val="none" w:sz="0" w:space="0" w:color="auto"/>
        <w:right w:val="none" w:sz="0" w:space="0" w:color="auto"/>
      </w:divBdr>
    </w:div>
    <w:div w:id="994338622">
      <w:bodyDiv w:val="1"/>
      <w:marLeft w:val="0"/>
      <w:marRight w:val="0"/>
      <w:marTop w:val="0"/>
      <w:marBottom w:val="0"/>
      <w:divBdr>
        <w:top w:val="none" w:sz="0" w:space="0" w:color="auto"/>
        <w:left w:val="none" w:sz="0" w:space="0" w:color="auto"/>
        <w:bottom w:val="none" w:sz="0" w:space="0" w:color="auto"/>
        <w:right w:val="none" w:sz="0" w:space="0" w:color="auto"/>
      </w:divBdr>
    </w:div>
    <w:div w:id="995914783">
      <w:bodyDiv w:val="1"/>
      <w:marLeft w:val="0"/>
      <w:marRight w:val="0"/>
      <w:marTop w:val="0"/>
      <w:marBottom w:val="0"/>
      <w:divBdr>
        <w:top w:val="none" w:sz="0" w:space="0" w:color="auto"/>
        <w:left w:val="none" w:sz="0" w:space="0" w:color="auto"/>
        <w:bottom w:val="none" w:sz="0" w:space="0" w:color="auto"/>
        <w:right w:val="none" w:sz="0" w:space="0" w:color="auto"/>
      </w:divBdr>
    </w:div>
    <w:div w:id="1048646669">
      <w:bodyDiv w:val="1"/>
      <w:marLeft w:val="0"/>
      <w:marRight w:val="0"/>
      <w:marTop w:val="0"/>
      <w:marBottom w:val="0"/>
      <w:divBdr>
        <w:top w:val="none" w:sz="0" w:space="0" w:color="auto"/>
        <w:left w:val="none" w:sz="0" w:space="0" w:color="auto"/>
        <w:bottom w:val="none" w:sz="0" w:space="0" w:color="auto"/>
        <w:right w:val="none" w:sz="0" w:space="0" w:color="auto"/>
      </w:divBdr>
    </w:div>
    <w:div w:id="1066034235">
      <w:bodyDiv w:val="1"/>
      <w:marLeft w:val="0"/>
      <w:marRight w:val="0"/>
      <w:marTop w:val="0"/>
      <w:marBottom w:val="0"/>
      <w:divBdr>
        <w:top w:val="none" w:sz="0" w:space="0" w:color="auto"/>
        <w:left w:val="none" w:sz="0" w:space="0" w:color="auto"/>
        <w:bottom w:val="none" w:sz="0" w:space="0" w:color="auto"/>
        <w:right w:val="none" w:sz="0" w:space="0" w:color="auto"/>
      </w:divBdr>
    </w:div>
    <w:div w:id="1066145122">
      <w:bodyDiv w:val="1"/>
      <w:marLeft w:val="0"/>
      <w:marRight w:val="0"/>
      <w:marTop w:val="0"/>
      <w:marBottom w:val="0"/>
      <w:divBdr>
        <w:top w:val="none" w:sz="0" w:space="0" w:color="auto"/>
        <w:left w:val="none" w:sz="0" w:space="0" w:color="auto"/>
        <w:bottom w:val="none" w:sz="0" w:space="0" w:color="auto"/>
        <w:right w:val="none" w:sz="0" w:space="0" w:color="auto"/>
      </w:divBdr>
    </w:div>
    <w:div w:id="1100371898">
      <w:bodyDiv w:val="1"/>
      <w:marLeft w:val="0"/>
      <w:marRight w:val="0"/>
      <w:marTop w:val="0"/>
      <w:marBottom w:val="0"/>
      <w:divBdr>
        <w:top w:val="none" w:sz="0" w:space="0" w:color="auto"/>
        <w:left w:val="none" w:sz="0" w:space="0" w:color="auto"/>
        <w:bottom w:val="none" w:sz="0" w:space="0" w:color="auto"/>
        <w:right w:val="none" w:sz="0" w:space="0" w:color="auto"/>
      </w:divBdr>
    </w:div>
    <w:div w:id="1105461473">
      <w:bodyDiv w:val="1"/>
      <w:marLeft w:val="0"/>
      <w:marRight w:val="0"/>
      <w:marTop w:val="0"/>
      <w:marBottom w:val="0"/>
      <w:divBdr>
        <w:top w:val="none" w:sz="0" w:space="0" w:color="auto"/>
        <w:left w:val="none" w:sz="0" w:space="0" w:color="auto"/>
        <w:bottom w:val="none" w:sz="0" w:space="0" w:color="auto"/>
        <w:right w:val="none" w:sz="0" w:space="0" w:color="auto"/>
      </w:divBdr>
    </w:div>
    <w:div w:id="1146043583">
      <w:bodyDiv w:val="1"/>
      <w:marLeft w:val="0"/>
      <w:marRight w:val="0"/>
      <w:marTop w:val="0"/>
      <w:marBottom w:val="0"/>
      <w:divBdr>
        <w:top w:val="none" w:sz="0" w:space="0" w:color="auto"/>
        <w:left w:val="none" w:sz="0" w:space="0" w:color="auto"/>
        <w:bottom w:val="none" w:sz="0" w:space="0" w:color="auto"/>
        <w:right w:val="none" w:sz="0" w:space="0" w:color="auto"/>
      </w:divBdr>
    </w:div>
    <w:div w:id="1156990915">
      <w:bodyDiv w:val="1"/>
      <w:marLeft w:val="0"/>
      <w:marRight w:val="0"/>
      <w:marTop w:val="0"/>
      <w:marBottom w:val="0"/>
      <w:divBdr>
        <w:top w:val="none" w:sz="0" w:space="0" w:color="auto"/>
        <w:left w:val="none" w:sz="0" w:space="0" w:color="auto"/>
        <w:bottom w:val="none" w:sz="0" w:space="0" w:color="auto"/>
        <w:right w:val="none" w:sz="0" w:space="0" w:color="auto"/>
      </w:divBdr>
    </w:div>
    <w:div w:id="1221283988">
      <w:bodyDiv w:val="1"/>
      <w:marLeft w:val="0"/>
      <w:marRight w:val="0"/>
      <w:marTop w:val="0"/>
      <w:marBottom w:val="0"/>
      <w:divBdr>
        <w:top w:val="none" w:sz="0" w:space="0" w:color="auto"/>
        <w:left w:val="none" w:sz="0" w:space="0" w:color="auto"/>
        <w:bottom w:val="none" w:sz="0" w:space="0" w:color="auto"/>
        <w:right w:val="none" w:sz="0" w:space="0" w:color="auto"/>
      </w:divBdr>
    </w:div>
    <w:div w:id="1253321744">
      <w:bodyDiv w:val="1"/>
      <w:marLeft w:val="0"/>
      <w:marRight w:val="0"/>
      <w:marTop w:val="0"/>
      <w:marBottom w:val="0"/>
      <w:divBdr>
        <w:top w:val="none" w:sz="0" w:space="0" w:color="auto"/>
        <w:left w:val="none" w:sz="0" w:space="0" w:color="auto"/>
        <w:bottom w:val="none" w:sz="0" w:space="0" w:color="auto"/>
        <w:right w:val="none" w:sz="0" w:space="0" w:color="auto"/>
      </w:divBdr>
    </w:div>
    <w:div w:id="1303845194">
      <w:bodyDiv w:val="1"/>
      <w:marLeft w:val="0"/>
      <w:marRight w:val="0"/>
      <w:marTop w:val="0"/>
      <w:marBottom w:val="0"/>
      <w:divBdr>
        <w:top w:val="none" w:sz="0" w:space="0" w:color="auto"/>
        <w:left w:val="none" w:sz="0" w:space="0" w:color="auto"/>
        <w:bottom w:val="none" w:sz="0" w:space="0" w:color="auto"/>
        <w:right w:val="none" w:sz="0" w:space="0" w:color="auto"/>
      </w:divBdr>
    </w:div>
    <w:div w:id="1309936048">
      <w:bodyDiv w:val="1"/>
      <w:marLeft w:val="0"/>
      <w:marRight w:val="0"/>
      <w:marTop w:val="0"/>
      <w:marBottom w:val="0"/>
      <w:divBdr>
        <w:top w:val="none" w:sz="0" w:space="0" w:color="auto"/>
        <w:left w:val="none" w:sz="0" w:space="0" w:color="auto"/>
        <w:bottom w:val="none" w:sz="0" w:space="0" w:color="auto"/>
        <w:right w:val="none" w:sz="0" w:space="0" w:color="auto"/>
      </w:divBdr>
    </w:div>
    <w:div w:id="1310482201">
      <w:bodyDiv w:val="1"/>
      <w:marLeft w:val="0"/>
      <w:marRight w:val="0"/>
      <w:marTop w:val="0"/>
      <w:marBottom w:val="0"/>
      <w:divBdr>
        <w:top w:val="none" w:sz="0" w:space="0" w:color="auto"/>
        <w:left w:val="none" w:sz="0" w:space="0" w:color="auto"/>
        <w:bottom w:val="none" w:sz="0" w:space="0" w:color="auto"/>
        <w:right w:val="none" w:sz="0" w:space="0" w:color="auto"/>
      </w:divBdr>
    </w:div>
    <w:div w:id="1320185528">
      <w:bodyDiv w:val="1"/>
      <w:marLeft w:val="0"/>
      <w:marRight w:val="0"/>
      <w:marTop w:val="0"/>
      <w:marBottom w:val="0"/>
      <w:divBdr>
        <w:top w:val="none" w:sz="0" w:space="0" w:color="auto"/>
        <w:left w:val="none" w:sz="0" w:space="0" w:color="auto"/>
        <w:bottom w:val="none" w:sz="0" w:space="0" w:color="auto"/>
        <w:right w:val="none" w:sz="0" w:space="0" w:color="auto"/>
      </w:divBdr>
    </w:div>
    <w:div w:id="1340112111">
      <w:bodyDiv w:val="1"/>
      <w:marLeft w:val="0"/>
      <w:marRight w:val="0"/>
      <w:marTop w:val="0"/>
      <w:marBottom w:val="0"/>
      <w:divBdr>
        <w:top w:val="none" w:sz="0" w:space="0" w:color="auto"/>
        <w:left w:val="none" w:sz="0" w:space="0" w:color="auto"/>
        <w:bottom w:val="none" w:sz="0" w:space="0" w:color="auto"/>
        <w:right w:val="none" w:sz="0" w:space="0" w:color="auto"/>
      </w:divBdr>
    </w:div>
    <w:div w:id="1354460990">
      <w:bodyDiv w:val="1"/>
      <w:marLeft w:val="0"/>
      <w:marRight w:val="0"/>
      <w:marTop w:val="0"/>
      <w:marBottom w:val="0"/>
      <w:divBdr>
        <w:top w:val="none" w:sz="0" w:space="0" w:color="auto"/>
        <w:left w:val="none" w:sz="0" w:space="0" w:color="auto"/>
        <w:bottom w:val="none" w:sz="0" w:space="0" w:color="auto"/>
        <w:right w:val="none" w:sz="0" w:space="0" w:color="auto"/>
      </w:divBdr>
    </w:div>
    <w:div w:id="1370884833">
      <w:bodyDiv w:val="1"/>
      <w:marLeft w:val="0"/>
      <w:marRight w:val="0"/>
      <w:marTop w:val="0"/>
      <w:marBottom w:val="0"/>
      <w:divBdr>
        <w:top w:val="none" w:sz="0" w:space="0" w:color="auto"/>
        <w:left w:val="none" w:sz="0" w:space="0" w:color="auto"/>
        <w:bottom w:val="none" w:sz="0" w:space="0" w:color="auto"/>
        <w:right w:val="none" w:sz="0" w:space="0" w:color="auto"/>
      </w:divBdr>
    </w:div>
    <w:div w:id="1375616030">
      <w:bodyDiv w:val="1"/>
      <w:marLeft w:val="0"/>
      <w:marRight w:val="0"/>
      <w:marTop w:val="0"/>
      <w:marBottom w:val="0"/>
      <w:divBdr>
        <w:top w:val="none" w:sz="0" w:space="0" w:color="auto"/>
        <w:left w:val="none" w:sz="0" w:space="0" w:color="auto"/>
        <w:bottom w:val="none" w:sz="0" w:space="0" w:color="auto"/>
        <w:right w:val="none" w:sz="0" w:space="0" w:color="auto"/>
      </w:divBdr>
    </w:div>
    <w:div w:id="1390766233">
      <w:bodyDiv w:val="1"/>
      <w:marLeft w:val="0"/>
      <w:marRight w:val="0"/>
      <w:marTop w:val="0"/>
      <w:marBottom w:val="0"/>
      <w:divBdr>
        <w:top w:val="none" w:sz="0" w:space="0" w:color="auto"/>
        <w:left w:val="none" w:sz="0" w:space="0" w:color="auto"/>
        <w:bottom w:val="none" w:sz="0" w:space="0" w:color="auto"/>
        <w:right w:val="none" w:sz="0" w:space="0" w:color="auto"/>
      </w:divBdr>
    </w:div>
    <w:div w:id="1420056309">
      <w:bodyDiv w:val="1"/>
      <w:marLeft w:val="0"/>
      <w:marRight w:val="0"/>
      <w:marTop w:val="0"/>
      <w:marBottom w:val="0"/>
      <w:divBdr>
        <w:top w:val="none" w:sz="0" w:space="0" w:color="auto"/>
        <w:left w:val="none" w:sz="0" w:space="0" w:color="auto"/>
        <w:bottom w:val="none" w:sz="0" w:space="0" w:color="auto"/>
        <w:right w:val="none" w:sz="0" w:space="0" w:color="auto"/>
      </w:divBdr>
    </w:div>
    <w:div w:id="1428887263">
      <w:bodyDiv w:val="1"/>
      <w:marLeft w:val="0"/>
      <w:marRight w:val="0"/>
      <w:marTop w:val="0"/>
      <w:marBottom w:val="0"/>
      <w:divBdr>
        <w:top w:val="none" w:sz="0" w:space="0" w:color="auto"/>
        <w:left w:val="none" w:sz="0" w:space="0" w:color="auto"/>
        <w:bottom w:val="none" w:sz="0" w:space="0" w:color="auto"/>
        <w:right w:val="none" w:sz="0" w:space="0" w:color="auto"/>
      </w:divBdr>
    </w:div>
    <w:div w:id="1448155406">
      <w:bodyDiv w:val="1"/>
      <w:marLeft w:val="0"/>
      <w:marRight w:val="0"/>
      <w:marTop w:val="0"/>
      <w:marBottom w:val="0"/>
      <w:divBdr>
        <w:top w:val="none" w:sz="0" w:space="0" w:color="auto"/>
        <w:left w:val="none" w:sz="0" w:space="0" w:color="auto"/>
        <w:bottom w:val="none" w:sz="0" w:space="0" w:color="auto"/>
        <w:right w:val="none" w:sz="0" w:space="0" w:color="auto"/>
      </w:divBdr>
    </w:div>
    <w:div w:id="1461606489">
      <w:bodyDiv w:val="1"/>
      <w:marLeft w:val="0"/>
      <w:marRight w:val="0"/>
      <w:marTop w:val="0"/>
      <w:marBottom w:val="0"/>
      <w:divBdr>
        <w:top w:val="none" w:sz="0" w:space="0" w:color="auto"/>
        <w:left w:val="none" w:sz="0" w:space="0" w:color="auto"/>
        <w:bottom w:val="none" w:sz="0" w:space="0" w:color="auto"/>
        <w:right w:val="none" w:sz="0" w:space="0" w:color="auto"/>
      </w:divBdr>
    </w:div>
    <w:div w:id="1475415564">
      <w:bodyDiv w:val="1"/>
      <w:marLeft w:val="0"/>
      <w:marRight w:val="0"/>
      <w:marTop w:val="0"/>
      <w:marBottom w:val="0"/>
      <w:divBdr>
        <w:top w:val="none" w:sz="0" w:space="0" w:color="auto"/>
        <w:left w:val="none" w:sz="0" w:space="0" w:color="auto"/>
        <w:bottom w:val="none" w:sz="0" w:space="0" w:color="auto"/>
        <w:right w:val="none" w:sz="0" w:space="0" w:color="auto"/>
      </w:divBdr>
      <w:divsChild>
        <w:div w:id="980033991">
          <w:marLeft w:val="662"/>
          <w:marRight w:val="0"/>
          <w:marTop w:val="0"/>
          <w:marBottom w:val="0"/>
          <w:divBdr>
            <w:top w:val="none" w:sz="0" w:space="0" w:color="auto"/>
            <w:left w:val="none" w:sz="0" w:space="0" w:color="auto"/>
            <w:bottom w:val="none" w:sz="0" w:space="0" w:color="auto"/>
            <w:right w:val="none" w:sz="0" w:space="0" w:color="auto"/>
          </w:divBdr>
        </w:div>
      </w:divsChild>
    </w:div>
    <w:div w:id="1497921451">
      <w:bodyDiv w:val="1"/>
      <w:marLeft w:val="0"/>
      <w:marRight w:val="0"/>
      <w:marTop w:val="0"/>
      <w:marBottom w:val="0"/>
      <w:divBdr>
        <w:top w:val="none" w:sz="0" w:space="0" w:color="auto"/>
        <w:left w:val="none" w:sz="0" w:space="0" w:color="auto"/>
        <w:bottom w:val="none" w:sz="0" w:space="0" w:color="auto"/>
        <w:right w:val="none" w:sz="0" w:space="0" w:color="auto"/>
      </w:divBdr>
    </w:div>
    <w:div w:id="1551383013">
      <w:bodyDiv w:val="1"/>
      <w:marLeft w:val="0"/>
      <w:marRight w:val="0"/>
      <w:marTop w:val="0"/>
      <w:marBottom w:val="0"/>
      <w:divBdr>
        <w:top w:val="none" w:sz="0" w:space="0" w:color="auto"/>
        <w:left w:val="none" w:sz="0" w:space="0" w:color="auto"/>
        <w:bottom w:val="none" w:sz="0" w:space="0" w:color="auto"/>
        <w:right w:val="none" w:sz="0" w:space="0" w:color="auto"/>
      </w:divBdr>
    </w:div>
    <w:div w:id="1555118036">
      <w:bodyDiv w:val="1"/>
      <w:marLeft w:val="0"/>
      <w:marRight w:val="0"/>
      <w:marTop w:val="0"/>
      <w:marBottom w:val="0"/>
      <w:divBdr>
        <w:top w:val="none" w:sz="0" w:space="0" w:color="auto"/>
        <w:left w:val="none" w:sz="0" w:space="0" w:color="auto"/>
        <w:bottom w:val="none" w:sz="0" w:space="0" w:color="auto"/>
        <w:right w:val="none" w:sz="0" w:space="0" w:color="auto"/>
      </w:divBdr>
    </w:div>
    <w:div w:id="1576469549">
      <w:bodyDiv w:val="1"/>
      <w:marLeft w:val="0"/>
      <w:marRight w:val="0"/>
      <w:marTop w:val="0"/>
      <w:marBottom w:val="0"/>
      <w:divBdr>
        <w:top w:val="none" w:sz="0" w:space="0" w:color="auto"/>
        <w:left w:val="none" w:sz="0" w:space="0" w:color="auto"/>
        <w:bottom w:val="none" w:sz="0" w:space="0" w:color="auto"/>
        <w:right w:val="none" w:sz="0" w:space="0" w:color="auto"/>
      </w:divBdr>
    </w:div>
    <w:div w:id="1593388853">
      <w:bodyDiv w:val="1"/>
      <w:marLeft w:val="0"/>
      <w:marRight w:val="0"/>
      <w:marTop w:val="0"/>
      <w:marBottom w:val="0"/>
      <w:divBdr>
        <w:top w:val="none" w:sz="0" w:space="0" w:color="auto"/>
        <w:left w:val="none" w:sz="0" w:space="0" w:color="auto"/>
        <w:bottom w:val="none" w:sz="0" w:space="0" w:color="auto"/>
        <w:right w:val="none" w:sz="0" w:space="0" w:color="auto"/>
      </w:divBdr>
    </w:div>
    <w:div w:id="1593515924">
      <w:bodyDiv w:val="1"/>
      <w:marLeft w:val="0"/>
      <w:marRight w:val="0"/>
      <w:marTop w:val="0"/>
      <w:marBottom w:val="0"/>
      <w:divBdr>
        <w:top w:val="none" w:sz="0" w:space="0" w:color="auto"/>
        <w:left w:val="none" w:sz="0" w:space="0" w:color="auto"/>
        <w:bottom w:val="none" w:sz="0" w:space="0" w:color="auto"/>
        <w:right w:val="none" w:sz="0" w:space="0" w:color="auto"/>
      </w:divBdr>
      <w:divsChild>
        <w:div w:id="372967792">
          <w:marLeft w:val="0"/>
          <w:marRight w:val="0"/>
          <w:marTop w:val="0"/>
          <w:marBottom w:val="0"/>
          <w:divBdr>
            <w:top w:val="none" w:sz="0" w:space="0" w:color="auto"/>
            <w:left w:val="none" w:sz="0" w:space="0" w:color="auto"/>
            <w:bottom w:val="none" w:sz="0" w:space="0" w:color="auto"/>
            <w:right w:val="none" w:sz="0" w:space="0" w:color="auto"/>
          </w:divBdr>
        </w:div>
        <w:div w:id="394621431">
          <w:marLeft w:val="0"/>
          <w:marRight w:val="0"/>
          <w:marTop w:val="0"/>
          <w:marBottom w:val="0"/>
          <w:divBdr>
            <w:top w:val="none" w:sz="0" w:space="0" w:color="auto"/>
            <w:left w:val="none" w:sz="0" w:space="0" w:color="auto"/>
            <w:bottom w:val="none" w:sz="0" w:space="0" w:color="auto"/>
            <w:right w:val="none" w:sz="0" w:space="0" w:color="auto"/>
          </w:divBdr>
        </w:div>
        <w:div w:id="465971221">
          <w:marLeft w:val="0"/>
          <w:marRight w:val="0"/>
          <w:marTop w:val="0"/>
          <w:marBottom w:val="0"/>
          <w:divBdr>
            <w:top w:val="none" w:sz="0" w:space="0" w:color="auto"/>
            <w:left w:val="none" w:sz="0" w:space="0" w:color="auto"/>
            <w:bottom w:val="none" w:sz="0" w:space="0" w:color="auto"/>
            <w:right w:val="none" w:sz="0" w:space="0" w:color="auto"/>
          </w:divBdr>
        </w:div>
        <w:div w:id="694889374">
          <w:marLeft w:val="0"/>
          <w:marRight w:val="0"/>
          <w:marTop w:val="0"/>
          <w:marBottom w:val="0"/>
          <w:divBdr>
            <w:top w:val="none" w:sz="0" w:space="0" w:color="auto"/>
            <w:left w:val="none" w:sz="0" w:space="0" w:color="auto"/>
            <w:bottom w:val="none" w:sz="0" w:space="0" w:color="auto"/>
            <w:right w:val="none" w:sz="0" w:space="0" w:color="auto"/>
          </w:divBdr>
        </w:div>
        <w:div w:id="841237996">
          <w:marLeft w:val="0"/>
          <w:marRight w:val="0"/>
          <w:marTop w:val="0"/>
          <w:marBottom w:val="0"/>
          <w:divBdr>
            <w:top w:val="none" w:sz="0" w:space="0" w:color="auto"/>
            <w:left w:val="none" w:sz="0" w:space="0" w:color="auto"/>
            <w:bottom w:val="none" w:sz="0" w:space="0" w:color="auto"/>
            <w:right w:val="none" w:sz="0" w:space="0" w:color="auto"/>
          </w:divBdr>
        </w:div>
        <w:div w:id="1116372170">
          <w:marLeft w:val="0"/>
          <w:marRight w:val="0"/>
          <w:marTop w:val="0"/>
          <w:marBottom w:val="0"/>
          <w:divBdr>
            <w:top w:val="none" w:sz="0" w:space="0" w:color="auto"/>
            <w:left w:val="none" w:sz="0" w:space="0" w:color="auto"/>
            <w:bottom w:val="none" w:sz="0" w:space="0" w:color="auto"/>
            <w:right w:val="none" w:sz="0" w:space="0" w:color="auto"/>
          </w:divBdr>
        </w:div>
        <w:div w:id="1413821346">
          <w:marLeft w:val="0"/>
          <w:marRight w:val="0"/>
          <w:marTop w:val="0"/>
          <w:marBottom w:val="0"/>
          <w:divBdr>
            <w:top w:val="none" w:sz="0" w:space="0" w:color="auto"/>
            <w:left w:val="none" w:sz="0" w:space="0" w:color="auto"/>
            <w:bottom w:val="none" w:sz="0" w:space="0" w:color="auto"/>
            <w:right w:val="none" w:sz="0" w:space="0" w:color="auto"/>
          </w:divBdr>
        </w:div>
        <w:div w:id="1530725802">
          <w:marLeft w:val="0"/>
          <w:marRight w:val="0"/>
          <w:marTop w:val="0"/>
          <w:marBottom w:val="0"/>
          <w:divBdr>
            <w:top w:val="none" w:sz="0" w:space="0" w:color="auto"/>
            <w:left w:val="none" w:sz="0" w:space="0" w:color="auto"/>
            <w:bottom w:val="none" w:sz="0" w:space="0" w:color="auto"/>
            <w:right w:val="none" w:sz="0" w:space="0" w:color="auto"/>
          </w:divBdr>
        </w:div>
        <w:div w:id="1596282783">
          <w:marLeft w:val="0"/>
          <w:marRight w:val="0"/>
          <w:marTop w:val="0"/>
          <w:marBottom w:val="0"/>
          <w:divBdr>
            <w:top w:val="none" w:sz="0" w:space="0" w:color="auto"/>
            <w:left w:val="none" w:sz="0" w:space="0" w:color="auto"/>
            <w:bottom w:val="none" w:sz="0" w:space="0" w:color="auto"/>
            <w:right w:val="none" w:sz="0" w:space="0" w:color="auto"/>
          </w:divBdr>
        </w:div>
        <w:div w:id="1604608755">
          <w:marLeft w:val="0"/>
          <w:marRight w:val="0"/>
          <w:marTop w:val="0"/>
          <w:marBottom w:val="0"/>
          <w:divBdr>
            <w:top w:val="none" w:sz="0" w:space="0" w:color="auto"/>
            <w:left w:val="none" w:sz="0" w:space="0" w:color="auto"/>
            <w:bottom w:val="none" w:sz="0" w:space="0" w:color="auto"/>
            <w:right w:val="none" w:sz="0" w:space="0" w:color="auto"/>
          </w:divBdr>
        </w:div>
        <w:div w:id="1654410000">
          <w:marLeft w:val="0"/>
          <w:marRight w:val="0"/>
          <w:marTop w:val="0"/>
          <w:marBottom w:val="0"/>
          <w:divBdr>
            <w:top w:val="none" w:sz="0" w:space="0" w:color="auto"/>
            <w:left w:val="none" w:sz="0" w:space="0" w:color="auto"/>
            <w:bottom w:val="none" w:sz="0" w:space="0" w:color="auto"/>
            <w:right w:val="none" w:sz="0" w:space="0" w:color="auto"/>
          </w:divBdr>
        </w:div>
        <w:div w:id="2003045276">
          <w:marLeft w:val="0"/>
          <w:marRight w:val="0"/>
          <w:marTop w:val="0"/>
          <w:marBottom w:val="0"/>
          <w:divBdr>
            <w:top w:val="none" w:sz="0" w:space="0" w:color="auto"/>
            <w:left w:val="none" w:sz="0" w:space="0" w:color="auto"/>
            <w:bottom w:val="none" w:sz="0" w:space="0" w:color="auto"/>
            <w:right w:val="none" w:sz="0" w:space="0" w:color="auto"/>
          </w:divBdr>
        </w:div>
      </w:divsChild>
    </w:div>
    <w:div w:id="1612397151">
      <w:bodyDiv w:val="1"/>
      <w:marLeft w:val="0"/>
      <w:marRight w:val="0"/>
      <w:marTop w:val="0"/>
      <w:marBottom w:val="0"/>
      <w:divBdr>
        <w:top w:val="none" w:sz="0" w:space="0" w:color="auto"/>
        <w:left w:val="none" w:sz="0" w:space="0" w:color="auto"/>
        <w:bottom w:val="none" w:sz="0" w:space="0" w:color="auto"/>
        <w:right w:val="none" w:sz="0" w:space="0" w:color="auto"/>
      </w:divBdr>
    </w:div>
    <w:div w:id="1621955257">
      <w:bodyDiv w:val="1"/>
      <w:marLeft w:val="0"/>
      <w:marRight w:val="0"/>
      <w:marTop w:val="0"/>
      <w:marBottom w:val="0"/>
      <w:divBdr>
        <w:top w:val="none" w:sz="0" w:space="0" w:color="auto"/>
        <w:left w:val="none" w:sz="0" w:space="0" w:color="auto"/>
        <w:bottom w:val="none" w:sz="0" w:space="0" w:color="auto"/>
        <w:right w:val="none" w:sz="0" w:space="0" w:color="auto"/>
      </w:divBdr>
    </w:div>
    <w:div w:id="1622762414">
      <w:bodyDiv w:val="1"/>
      <w:marLeft w:val="0"/>
      <w:marRight w:val="0"/>
      <w:marTop w:val="0"/>
      <w:marBottom w:val="0"/>
      <w:divBdr>
        <w:top w:val="none" w:sz="0" w:space="0" w:color="auto"/>
        <w:left w:val="none" w:sz="0" w:space="0" w:color="auto"/>
        <w:bottom w:val="none" w:sz="0" w:space="0" w:color="auto"/>
        <w:right w:val="none" w:sz="0" w:space="0" w:color="auto"/>
      </w:divBdr>
    </w:div>
    <w:div w:id="1649625825">
      <w:bodyDiv w:val="1"/>
      <w:marLeft w:val="0"/>
      <w:marRight w:val="0"/>
      <w:marTop w:val="0"/>
      <w:marBottom w:val="0"/>
      <w:divBdr>
        <w:top w:val="none" w:sz="0" w:space="0" w:color="auto"/>
        <w:left w:val="none" w:sz="0" w:space="0" w:color="auto"/>
        <w:bottom w:val="none" w:sz="0" w:space="0" w:color="auto"/>
        <w:right w:val="none" w:sz="0" w:space="0" w:color="auto"/>
      </w:divBdr>
      <w:divsChild>
        <w:div w:id="800272940">
          <w:marLeft w:val="0"/>
          <w:marRight w:val="0"/>
          <w:marTop w:val="0"/>
          <w:marBottom w:val="0"/>
          <w:divBdr>
            <w:top w:val="none" w:sz="0" w:space="0" w:color="auto"/>
            <w:left w:val="none" w:sz="0" w:space="0" w:color="auto"/>
            <w:bottom w:val="none" w:sz="0" w:space="0" w:color="auto"/>
            <w:right w:val="none" w:sz="0" w:space="0" w:color="auto"/>
          </w:divBdr>
        </w:div>
        <w:div w:id="1026056731">
          <w:marLeft w:val="0"/>
          <w:marRight w:val="0"/>
          <w:marTop w:val="0"/>
          <w:marBottom w:val="0"/>
          <w:divBdr>
            <w:top w:val="none" w:sz="0" w:space="0" w:color="auto"/>
            <w:left w:val="none" w:sz="0" w:space="0" w:color="auto"/>
            <w:bottom w:val="none" w:sz="0" w:space="0" w:color="auto"/>
            <w:right w:val="none" w:sz="0" w:space="0" w:color="auto"/>
          </w:divBdr>
        </w:div>
        <w:div w:id="1180194213">
          <w:marLeft w:val="0"/>
          <w:marRight w:val="0"/>
          <w:marTop w:val="0"/>
          <w:marBottom w:val="0"/>
          <w:divBdr>
            <w:top w:val="none" w:sz="0" w:space="0" w:color="auto"/>
            <w:left w:val="none" w:sz="0" w:space="0" w:color="auto"/>
            <w:bottom w:val="none" w:sz="0" w:space="0" w:color="auto"/>
            <w:right w:val="none" w:sz="0" w:space="0" w:color="auto"/>
          </w:divBdr>
        </w:div>
        <w:div w:id="1186408634">
          <w:marLeft w:val="0"/>
          <w:marRight w:val="0"/>
          <w:marTop w:val="0"/>
          <w:marBottom w:val="0"/>
          <w:divBdr>
            <w:top w:val="none" w:sz="0" w:space="0" w:color="auto"/>
            <w:left w:val="none" w:sz="0" w:space="0" w:color="auto"/>
            <w:bottom w:val="none" w:sz="0" w:space="0" w:color="auto"/>
            <w:right w:val="none" w:sz="0" w:space="0" w:color="auto"/>
          </w:divBdr>
        </w:div>
        <w:div w:id="1229073981">
          <w:marLeft w:val="0"/>
          <w:marRight w:val="0"/>
          <w:marTop w:val="0"/>
          <w:marBottom w:val="0"/>
          <w:divBdr>
            <w:top w:val="none" w:sz="0" w:space="0" w:color="auto"/>
            <w:left w:val="none" w:sz="0" w:space="0" w:color="auto"/>
            <w:bottom w:val="none" w:sz="0" w:space="0" w:color="auto"/>
            <w:right w:val="none" w:sz="0" w:space="0" w:color="auto"/>
          </w:divBdr>
        </w:div>
        <w:div w:id="1390036429">
          <w:marLeft w:val="0"/>
          <w:marRight w:val="0"/>
          <w:marTop w:val="0"/>
          <w:marBottom w:val="0"/>
          <w:divBdr>
            <w:top w:val="none" w:sz="0" w:space="0" w:color="auto"/>
            <w:left w:val="none" w:sz="0" w:space="0" w:color="auto"/>
            <w:bottom w:val="none" w:sz="0" w:space="0" w:color="auto"/>
            <w:right w:val="none" w:sz="0" w:space="0" w:color="auto"/>
          </w:divBdr>
        </w:div>
        <w:div w:id="1537808861">
          <w:marLeft w:val="0"/>
          <w:marRight w:val="0"/>
          <w:marTop w:val="0"/>
          <w:marBottom w:val="0"/>
          <w:divBdr>
            <w:top w:val="none" w:sz="0" w:space="0" w:color="auto"/>
            <w:left w:val="none" w:sz="0" w:space="0" w:color="auto"/>
            <w:bottom w:val="none" w:sz="0" w:space="0" w:color="auto"/>
            <w:right w:val="none" w:sz="0" w:space="0" w:color="auto"/>
          </w:divBdr>
        </w:div>
        <w:div w:id="1707096464">
          <w:marLeft w:val="0"/>
          <w:marRight w:val="0"/>
          <w:marTop w:val="0"/>
          <w:marBottom w:val="0"/>
          <w:divBdr>
            <w:top w:val="none" w:sz="0" w:space="0" w:color="auto"/>
            <w:left w:val="none" w:sz="0" w:space="0" w:color="auto"/>
            <w:bottom w:val="none" w:sz="0" w:space="0" w:color="auto"/>
            <w:right w:val="none" w:sz="0" w:space="0" w:color="auto"/>
          </w:divBdr>
        </w:div>
        <w:div w:id="1783261975">
          <w:marLeft w:val="0"/>
          <w:marRight w:val="0"/>
          <w:marTop w:val="0"/>
          <w:marBottom w:val="0"/>
          <w:divBdr>
            <w:top w:val="none" w:sz="0" w:space="0" w:color="auto"/>
            <w:left w:val="none" w:sz="0" w:space="0" w:color="auto"/>
            <w:bottom w:val="none" w:sz="0" w:space="0" w:color="auto"/>
            <w:right w:val="none" w:sz="0" w:space="0" w:color="auto"/>
          </w:divBdr>
        </w:div>
        <w:div w:id="1886990380">
          <w:marLeft w:val="0"/>
          <w:marRight w:val="0"/>
          <w:marTop w:val="0"/>
          <w:marBottom w:val="0"/>
          <w:divBdr>
            <w:top w:val="none" w:sz="0" w:space="0" w:color="auto"/>
            <w:left w:val="none" w:sz="0" w:space="0" w:color="auto"/>
            <w:bottom w:val="none" w:sz="0" w:space="0" w:color="auto"/>
            <w:right w:val="none" w:sz="0" w:space="0" w:color="auto"/>
          </w:divBdr>
        </w:div>
        <w:div w:id="1927297548">
          <w:marLeft w:val="0"/>
          <w:marRight w:val="0"/>
          <w:marTop w:val="0"/>
          <w:marBottom w:val="0"/>
          <w:divBdr>
            <w:top w:val="none" w:sz="0" w:space="0" w:color="auto"/>
            <w:left w:val="none" w:sz="0" w:space="0" w:color="auto"/>
            <w:bottom w:val="none" w:sz="0" w:space="0" w:color="auto"/>
            <w:right w:val="none" w:sz="0" w:space="0" w:color="auto"/>
          </w:divBdr>
        </w:div>
        <w:div w:id="1996756395">
          <w:marLeft w:val="0"/>
          <w:marRight w:val="0"/>
          <w:marTop w:val="0"/>
          <w:marBottom w:val="0"/>
          <w:divBdr>
            <w:top w:val="none" w:sz="0" w:space="0" w:color="auto"/>
            <w:left w:val="none" w:sz="0" w:space="0" w:color="auto"/>
            <w:bottom w:val="none" w:sz="0" w:space="0" w:color="auto"/>
            <w:right w:val="none" w:sz="0" w:space="0" w:color="auto"/>
          </w:divBdr>
        </w:div>
      </w:divsChild>
    </w:div>
    <w:div w:id="1688600735">
      <w:bodyDiv w:val="1"/>
      <w:marLeft w:val="0"/>
      <w:marRight w:val="0"/>
      <w:marTop w:val="0"/>
      <w:marBottom w:val="0"/>
      <w:divBdr>
        <w:top w:val="none" w:sz="0" w:space="0" w:color="auto"/>
        <w:left w:val="none" w:sz="0" w:space="0" w:color="auto"/>
        <w:bottom w:val="none" w:sz="0" w:space="0" w:color="auto"/>
        <w:right w:val="none" w:sz="0" w:space="0" w:color="auto"/>
      </w:divBdr>
    </w:div>
    <w:div w:id="1707633850">
      <w:bodyDiv w:val="1"/>
      <w:marLeft w:val="0"/>
      <w:marRight w:val="0"/>
      <w:marTop w:val="0"/>
      <w:marBottom w:val="0"/>
      <w:divBdr>
        <w:top w:val="none" w:sz="0" w:space="0" w:color="auto"/>
        <w:left w:val="none" w:sz="0" w:space="0" w:color="auto"/>
        <w:bottom w:val="none" w:sz="0" w:space="0" w:color="auto"/>
        <w:right w:val="none" w:sz="0" w:space="0" w:color="auto"/>
      </w:divBdr>
      <w:divsChild>
        <w:div w:id="960574951">
          <w:marLeft w:val="706"/>
          <w:marRight w:val="0"/>
          <w:marTop w:val="0"/>
          <w:marBottom w:val="0"/>
          <w:divBdr>
            <w:top w:val="none" w:sz="0" w:space="0" w:color="auto"/>
            <w:left w:val="none" w:sz="0" w:space="0" w:color="auto"/>
            <w:bottom w:val="none" w:sz="0" w:space="0" w:color="auto"/>
            <w:right w:val="none" w:sz="0" w:space="0" w:color="auto"/>
          </w:divBdr>
        </w:div>
      </w:divsChild>
    </w:div>
    <w:div w:id="1745103001">
      <w:bodyDiv w:val="1"/>
      <w:marLeft w:val="0"/>
      <w:marRight w:val="0"/>
      <w:marTop w:val="0"/>
      <w:marBottom w:val="0"/>
      <w:divBdr>
        <w:top w:val="none" w:sz="0" w:space="0" w:color="auto"/>
        <w:left w:val="none" w:sz="0" w:space="0" w:color="auto"/>
        <w:bottom w:val="none" w:sz="0" w:space="0" w:color="auto"/>
        <w:right w:val="none" w:sz="0" w:space="0" w:color="auto"/>
      </w:divBdr>
    </w:div>
    <w:div w:id="1767991590">
      <w:bodyDiv w:val="1"/>
      <w:marLeft w:val="0"/>
      <w:marRight w:val="0"/>
      <w:marTop w:val="0"/>
      <w:marBottom w:val="0"/>
      <w:divBdr>
        <w:top w:val="none" w:sz="0" w:space="0" w:color="auto"/>
        <w:left w:val="none" w:sz="0" w:space="0" w:color="auto"/>
        <w:bottom w:val="none" w:sz="0" w:space="0" w:color="auto"/>
        <w:right w:val="none" w:sz="0" w:space="0" w:color="auto"/>
      </w:divBdr>
    </w:div>
    <w:div w:id="1813136574">
      <w:bodyDiv w:val="1"/>
      <w:marLeft w:val="0"/>
      <w:marRight w:val="0"/>
      <w:marTop w:val="0"/>
      <w:marBottom w:val="0"/>
      <w:divBdr>
        <w:top w:val="none" w:sz="0" w:space="0" w:color="auto"/>
        <w:left w:val="none" w:sz="0" w:space="0" w:color="auto"/>
        <w:bottom w:val="none" w:sz="0" w:space="0" w:color="auto"/>
        <w:right w:val="none" w:sz="0" w:space="0" w:color="auto"/>
      </w:divBdr>
    </w:div>
    <w:div w:id="1837258010">
      <w:bodyDiv w:val="1"/>
      <w:marLeft w:val="0"/>
      <w:marRight w:val="0"/>
      <w:marTop w:val="0"/>
      <w:marBottom w:val="0"/>
      <w:divBdr>
        <w:top w:val="none" w:sz="0" w:space="0" w:color="auto"/>
        <w:left w:val="none" w:sz="0" w:space="0" w:color="auto"/>
        <w:bottom w:val="none" w:sz="0" w:space="0" w:color="auto"/>
        <w:right w:val="none" w:sz="0" w:space="0" w:color="auto"/>
      </w:divBdr>
    </w:div>
    <w:div w:id="1867061749">
      <w:bodyDiv w:val="1"/>
      <w:marLeft w:val="0"/>
      <w:marRight w:val="0"/>
      <w:marTop w:val="0"/>
      <w:marBottom w:val="0"/>
      <w:divBdr>
        <w:top w:val="none" w:sz="0" w:space="0" w:color="auto"/>
        <w:left w:val="none" w:sz="0" w:space="0" w:color="auto"/>
        <w:bottom w:val="none" w:sz="0" w:space="0" w:color="auto"/>
        <w:right w:val="none" w:sz="0" w:space="0" w:color="auto"/>
      </w:divBdr>
    </w:div>
    <w:div w:id="1881891266">
      <w:bodyDiv w:val="1"/>
      <w:marLeft w:val="0"/>
      <w:marRight w:val="0"/>
      <w:marTop w:val="0"/>
      <w:marBottom w:val="0"/>
      <w:divBdr>
        <w:top w:val="none" w:sz="0" w:space="0" w:color="auto"/>
        <w:left w:val="none" w:sz="0" w:space="0" w:color="auto"/>
        <w:bottom w:val="none" w:sz="0" w:space="0" w:color="auto"/>
        <w:right w:val="none" w:sz="0" w:space="0" w:color="auto"/>
      </w:divBdr>
    </w:div>
    <w:div w:id="1940142410">
      <w:bodyDiv w:val="1"/>
      <w:marLeft w:val="0"/>
      <w:marRight w:val="0"/>
      <w:marTop w:val="0"/>
      <w:marBottom w:val="0"/>
      <w:divBdr>
        <w:top w:val="none" w:sz="0" w:space="0" w:color="auto"/>
        <w:left w:val="none" w:sz="0" w:space="0" w:color="auto"/>
        <w:bottom w:val="none" w:sz="0" w:space="0" w:color="auto"/>
        <w:right w:val="none" w:sz="0" w:space="0" w:color="auto"/>
      </w:divBdr>
    </w:div>
    <w:div w:id="1967855392">
      <w:bodyDiv w:val="1"/>
      <w:marLeft w:val="0"/>
      <w:marRight w:val="0"/>
      <w:marTop w:val="0"/>
      <w:marBottom w:val="0"/>
      <w:divBdr>
        <w:top w:val="none" w:sz="0" w:space="0" w:color="auto"/>
        <w:left w:val="none" w:sz="0" w:space="0" w:color="auto"/>
        <w:bottom w:val="none" w:sz="0" w:space="0" w:color="auto"/>
        <w:right w:val="none" w:sz="0" w:space="0" w:color="auto"/>
      </w:divBdr>
    </w:div>
    <w:div w:id="1969041393">
      <w:bodyDiv w:val="1"/>
      <w:marLeft w:val="0"/>
      <w:marRight w:val="0"/>
      <w:marTop w:val="0"/>
      <w:marBottom w:val="0"/>
      <w:divBdr>
        <w:top w:val="none" w:sz="0" w:space="0" w:color="auto"/>
        <w:left w:val="none" w:sz="0" w:space="0" w:color="auto"/>
        <w:bottom w:val="none" w:sz="0" w:space="0" w:color="auto"/>
        <w:right w:val="none" w:sz="0" w:space="0" w:color="auto"/>
      </w:divBdr>
    </w:div>
    <w:div w:id="2006205150">
      <w:bodyDiv w:val="1"/>
      <w:marLeft w:val="0"/>
      <w:marRight w:val="0"/>
      <w:marTop w:val="0"/>
      <w:marBottom w:val="0"/>
      <w:divBdr>
        <w:top w:val="none" w:sz="0" w:space="0" w:color="auto"/>
        <w:left w:val="none" w:sz="0" w:space="0" w:color="auto"/>
        <w:bottom w:val="none" w:sz="0" w:space="0" w:color="auto"/>
        <w:right w:val="none" w:sz="0" w:space="0" w:color="auto"/>
      </w:divBdr>
    </w:div>
    <w:div w:id="2033726641">
      <w:bodyDiv w:val="1"/>
      <w:marLeft w:val="0"/>
      <w:marRight w:val="0"/>
      <w:marTop w:val="0"/>
      <w:marBottom w:val="0"/>
      <w:divBdr>
        <w:top w:val="none" w:sz="0" w:space="0" w:color="auto"/>
        <w:left w:val="none" w:sz="0" w:space="0" w:color="auto"/>
        <w:bottom w:val="none" w:sz="0" w:space="0" w:color="auto"/>
        <w:right w:val="none" w:sz="0" w:space="0" w:color="auto"/>
      </w:divBdr>
    </w:div>
    <w:div w:id="2035769400">
      <w:bodyDiv w:val="1"/>
      <w:marLeft w:val="0"/>
      <w:marRight w:val="0"/>
      <w:marTop w:val="0"/>
      <w:marBottom w:val="0"/>
      <w:divBdr>
        <w:top w:val="none" w:sz="0" w:space="0" w:color="auto"/>
        <w:left w:val="none" w:sz="0" w:space="0" w:color="auto"/>
        <w:bottom w:val="none" w:sz="0" w:space="0" w:color="auto"/>
        <w:right w:val="none" w:sz="0" w:space="0" w:color="auto"/>
      </w:divBdr>
    </w:div>
    <w:div w:id="2044206411">
      <w:bodyDiv w:val="1"/>
      <w:marLeft w:val="0"/>
      <w:marRight w:val="0"/>
      <w:marTop w:val="0"/>
      <w:marBottom w:val="0"/>
      <w:divBdr>
        <w:top w:val="none" w:sz="0" w:space="0" w:color="auto"/>
        <w:left w:val="none" w:sz="0" w:space="0" w:color="auto"/>
        <w:bottom w:val="none" w:sz="0" w:space="0" w:color="auto"/>
        <w:right w:val="none" w:sz="0" w:space="0" w:color="auto"/>
      </w:divBdr>
    </w:div>
    <w:div w:id="2047368377">
      <w:bodyDiv w:val="1"/>
      <w:marLeft w:val="0"/>
      <w:marRight w:val="0"/>
      <w:marTop w:val="0"/>
      <w:marBottom w:val="0"/>
      <w:divBdr>
        <w:top w:val="none" w:sz="0" w:space="0" w:color="auto"/>
        <w:left w:val="none" w:sz="0" w:space="0" w:color="auto"/>
        <w:bottom w:val="none" w:sz="0" w:space="0" w:color="auto"/>
        <w:right w:val="none" w:sz="0" w:space="0" w:color="auto"/>
      </w:divBdr>
    </w:div>
    <w:div w:id="2052029648">
      <w:bodyDiv w:val="1"/>
      <w:marLeft w:val="0"/>
      <w:marRight w:val="0"/>
      <w:marTop w:val="0"/>
      <w:marBottom w:val="0"/>
      <w:divBdr>
        <w:top w:val="none" w:sz="0" w:space="0" w:color="auto"/>
        <w:left w:val="none" w:sz="0" w:space="0" w:color="auto"/>
        <w:bottom w:val="none" w:sz="0" w:space="0" w:color="auto"/>
        <w:right w:val="none" w:sz="0" w:space="0" w:color="auto"/>
      </w:divBdr>
    </w:div>
    <w:div w:id="2055880806">
      <w:bodyDiv w:val="1"/>
      <w:marLeft w:val="0"/>
      <w:marRight w:val="0"/>
      <w:marTop w:val="0"/>
      <w:marBottom w:val="0"/>
      <w:divBdr>
        <w:top w:val="none" w:sz="0" w:space="0" w:color="auto"/>
        <w:left w:val="none" w:sz="0" w:space="0" w:color="auto"/>
        <w:bottom w:val="none" w:sz="0" w:space="0" w:color="auto"/>
        <w:right w:val="none" w:sz="0" w:space="0" w:color="auto"/>
      </w:divBdr>
    </w:div>
    <w:div w:id="2058893980">
      <w:bodyDiv w:val="1"/>
      <w:marLeft w:val="0"/>
      <w:marRight w:val="0"/>
      <w:marTop w:val="0"/>
      <w:marBottom w:val="0"/>
      <w:divBdr>
        <w:top w:val="none" w:sz="0" w:space="0" w:color="auto"/>
        <w:left w:val="none" w:sz="0" w:space="0" w:color="auto"/>
        <w:bottom w:val="none" w:sz="0" w:space="0" w:color="auto"/>
        <w:right w:val="none" w:sz="0" w:space="0" w:color="auto"/>
      </w:divBdr>
    </w:div>
    <w:div w:id="2075740631">
      <w:bodyDiv w:val="1"/>
      <w:marLeft w:val="0"/>
      <w:marRight w:val="0"/>
      <w:marTop w:val="0"/>
      <w:marBottom w:val="0"/>
      <w:divBdr>
        <w:top w:val="none" w:sz="0" w:space="0" w:color="auto"/>
        <w:left w:val="none" w:sz="0" w:space="0" w:color="auto"/>
        <w:bottom w:val="none" w:sz="0" w:space="0" w:color="auto"/>
        <w:right w:val="none" w:sz="0" w:space="0" w:color="auto"/>
      </w:divBdr>
    </w:div>
    <w:div w:id="2086343619">
      <w:bodyDiv w:val="1"/>
      <w:marLeft w:val="0"/>
      <w:marRight w:val="0"/>
      <w:marTop w:val="0"/>
      <w:marBottom w:val="0"/>
      <w:divBdr>
        <w:top w:val="none" w:sz="0" w:space="0" w:color="auto"/>
        <w:left w:val="none" w:sz="0" w:space="0" w:color="auto"/>
        <w:bottom w:val="none" w:sz="0" w:space="0" w:color="auto"/>
        <w:right w:val="none" w:sz="0" w:space="0" w:color="auto"/>
      </w:divBdr>
    </w:div>
    <w:div w:id="2102218588">
      <w:bodyDiv w:val="1"/>
      <w:marLeft w:val="0"/>
      <w:marRight w:val="0"/>
      <w:marTop w:val="0"/>
      <w:marBottom w:val="0"/>
      <w:divBdr>
        <w:top w:val="none" w:sz="0" w:space="0" w:color="auto"/>
        <w:left w:val="none" w:sz="0" w:space="0" w:color="auto"/>
        <w:bottom w:val="none" w:sz="0" w:space="0" w:color="auto"/>
        <w:right w:val="none" w:sz="0" w:space="0" w:color="auto"/>
      </w:divBdr>
    </w:div>
    <w:div w:id="2104564283">
      <w:bodyDiv w:val="1"/>
      <w:marLeft w:val="0"/>
      <w:marRight w:val="0"/>
      <w:marTop w:val="0"/>
      <w:marBottom w:val="0"/>
      <w:divBdr>
        <w:top w:val="none" w:sz="0" w:space="0" w:color="auto"/>
        <w:left w:val="none" w:sz="0" w:space="0" w:color="auto"/>
        <w:bottom w:val="none" w:sz="0" w:space="0" w:color="auto"/>
        <w:right w:val="none" w:sz="0" w:space="0" w:color="auto"/>
      </w:divBdr>
    </w:div>
    <w:div w:id="2129397817">
      <w:bodyDiv w:val="1"/>
      <w:marLeft w:val="0"/>
      <w:marRight w:val="0"/>
      <w:marTop w:val="0"/>
      <w:marBottom w:val="0"/>
      <w:divBdr>
        <w:top w:val="none" w:sz="0" w:space="0" w:color="auto"/>
        <w:left w:val="none" w:sz="0" w:space="0" w:color="auto"/>
        <w:bottom w:val="none" w:sz="0" w:space="0" w:color="auto"/>
        <w:right w:val="none" w:sz="0" w:space="0" w:color="auto"/>
      </w:divBdr>
    </w:div>
    <w:div w:id="2130052289">
      <w:bodyDiv w:val="1"/>
      <w:marLeft w:val="0"/>
      <w:marRight w:val="0"/>
      <w:marTop w:val="0"/>
      <w:marBottom w:val="0"/>
      <w:divBdr>
        <w:top w:val="none" w:sz="0" w:space="0" w:color="auto"/>
        <w:left w:val="none" w:sz="0" w:space="0" w:color="auto"/>
        <w:bottom w:val="none" w:sz="0" w:space="0" w:color="auto"/>
        <w:right w:val="none" w:sz="0" w:space="0" w:color="auto"/>
      </w:divBdr>
    </w:div>
    <w:div w:id="2141652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emf"/><Relationship Id="rId26" Type="http://schemas.openxmlformats.org/officeDocument/2006/relationships/oleObject" Target="embeddings/oleObject9.bin"/><Relationship Id="rId39" Type="http://schemas.openxmlformats.org/officeDocument/2006/relationships/image" Target="media/image17.emf"/><Relationship Id="rId21" Type="http://schemas.openxmlformats.org/officeDocument/2006/relationships/oleObject" Target="embeddings/oleObject7.bin"/><Relationship Id="rId34" Type="http://schemas.openxmlformats.org/officeDocument/2006/relationships/oleObject" Target="embeddings/oleObject13.bin"/><Relationship Id="rId42" Type="http://schemas.openxmlformats.org/officeDocument/2006/relationships/oleObject" Target="embeddings/oleObject17.bin"/><Relationship Id="rId47" Type="http://schemas.openxmlformats.org/officeDocument/2006/relationships/image" Target="media/image21.emf"/><Relationship Id="rId50" Type="http://schemas.openxmlformats.org/officeDocument/2006/relationships/oleObject" Target="embeddings/oleObject21.bin"/><Relationship Id="rId55" Type="http://schemas.openxmlformats.org/officeDocument/2006/relationships/image" Target="media/image25.emf"/><Relationship Id="rId63" Type="http://schemas.openxmlformats.org/officeDocument/2006/relationships/image" Target="media/image29.emf"/><Relationship Id="rId68" Type="http://schemas.openxmlformats.org/officeDocument/2006/relationships/oleObject" Target="embeddings/oleObject30.bin"/><Relationship Id="rId76" Type="http://schemas.openxmlformats.org/officeDocument/2006/relationships/oleObject" Target="embeddings/oleObject34.bin"/><Relationship Id="rId84" Type="http://schemas.openxmlformats.org/officeDocument/2006/relationships/oleObject" Target="embeddings/oleObject38.bin"/><Relationship Id="rId89" Type="http://schemas.openxmlformats.org/officeDocument/2006/relationships/image" Target="media/image42.emf"/><Relationship Id="rId7" Type="http://schemas.openxmlformats.org/officeDocument/2006/relationships/endnotes" Target="endnotes.xml"/><Relationship Id="rId71" Type="http://schemas.openxmlformats.org/officeDocument/2006/relationships/image" Target="media/image33.emf"/><Relationship Id="rId9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emf"/><Relationship Id="rId29" Type="http://schemas.openxmlformats.org/officeDocument/2006/relationships/image" Target="media/image12.emf"/><Relationship Id="rId11" Type="http://schemas.openxmlformats.org/officeDocument/2006/relationships/oleObject" Target="embeddings/oleObject2.bin"/><Relationship Id="rId24" Type="http://schemas.openxmlformats.org/officeDocument/2006/relationships/image" Target="media/image9.png"/><Relationship Id="rId32" Type="http://schemas.openxmlformats.org/officeDocument/2006/relationships/oleObject" Target="embeddings/oleObject12.bin"/><Relationship Id="rId37" Type="http://schemas.openxmlformats.org/officeDocument/2006/relationships/image" Target="media/image16.emf"/><Relationship Id="rId40" Type="http://schemas.openxmlformats.org/officeDocument/2006/relationships/oleObject" Target="embeddings/oleObject16.bin"/><Relationship Id="rId45" Type="http://schemas.openxmlformats.org/officeDocument/2006/relationships/image" Target="media/image20.emf"/><Relationship Id="rId53" Type="http://schemas.openxmlformats.org/officeDocument/2006/relationships/image" Target="media/image24.emf"/><Relationship Id="rId58" Type="http://schemas.openxmlformats.org/officeDocument/2006/relationships/oleObject" Target="embeddings/oleObject25.bin"/><Relationship Id="rId66" Type="http://schemas.openxmlformats.org/officeDocument/2006/relationships/oleObject" Target="embeddings/oleObject29.bin"/><Relationship Id="rId74" Type="http://schemas.openxmlformats.org/officeDocument/2006/relationships/oleObject" Target="embeddings/oleObject33.bin"/><Relationship Id="rId79" Type="http://schemas.openxmlformats.org/officeDocument/2006/relationships/image" Target="media/image37.emf"/><Relationship Id="rId87" Type="http://schemas.openxmlformats.org/officeDocument/2006/relationships/image" Target="media/image41.emf"/><Relationship Id="rId5" Type="http://schemas.openxmlformats.org/officeDocument/2006/relationships/webSettings" Target="webSettings.xml"/><Relationship Id="rId61" Type="http://schemas.openxmlformats.org/officeDocument/2006/relationships/image" Target="media/image28.emf"/><Relationship Id="rId82" Type="http://schemas.openxmlformats.org/officeDocument/2006/relationships/oleObject" Target="embeddings/oleObject37.bin"/><Relationship Id="rId90" Type="http://schemas.openxmlformats.org/officeDocument/2006/relationships/oleObject" Target="embeddings/oleObject41.bin"/><Relationship Id="rId95" Type="http://schemas.openxmlformats.org/officeDocument/2006/relationships/theme" Target="theme/theme1.xml"/><Relationship Id="rId19" Type="http://schemas.openxmlformats.org/officeDocument/2006/relationships/oleObject" Target="embeddings/oleObject6.bin"/><Relationship Id="rId14" Type="http://schemas.openxmlformats.org/officeDocument/2006/relationships/image" Target="media/image4.emf"/><Relationship Id="rId22" Type="http://schemas.openxmlformats.org/officeDocument/2006/relationships/image" Target="media/image8.emf"/><Relationship Id="rId27" Type="http://schemas.openxmlformats.org/officeDocument/2006/relationships/image" Target="media/image11.emf"/><Relationship Id="rId30" Type="http://schemas.openxmlformats.org/officeDocument/2006/relationships/oleObject" Target="embeddings/oleObject11.bin"/><Relationship Id="rId35" Type="http://schemas.openxmlformats.org/officeDocument/2006/relationships/image" Target="media/image15.emf"/><Relationship Id="rId43" Type="http://schemas.openxmlformats.org/officeDocument/2006/relationships/image" Target="media/image19.emf"/><Relationship Id="rId48" Type="http://schemas.openxmlformats.org/officeDocument/2006/relationships/oleObject" Target="embeddings/oleObject20.bin"/><Relationship Id="rId56" Type="http://schemas.openxmlformats.org/officeDocument/2006/relationships/oleObject" Target="embeddings/oleObject24.bin"/><Relationship Id="rId64" Type="http://schemas.openxmlformats.org/officeDocument/2006/relationships/oleObject" Target="embeddings/oleObject28.bin"/><Relationship Id="rId69" Type="http://schemas.openxmlformats.org/officeDocument/2006/relationships/image" Target="media/image32.emf"/><Relationship Id="rId77" Type="http://schemas.openxmlformats.org/officeDocument/2006/relationships/image" Target="media/image36.emf"/><Relationship Id="rId8" Type="http://schemas.openxmlformats.org/officeDocument/2006/relationships/image" Target="media/image1.emf"/><Relationship Id="rId51" Type="http://schemas.openxmlformats.org/officeDocument/2006/relationships/image" Target="media/image23.emf"/><Relationship Id="rId72" Type="http://schemas.openxmlformats.org/officeDocument/2006/relationships/oleObject" Target="embeddings/oleObject32.bin"/><Relationship Id="rId80" Type="http://schemas.openxmlformats.org/officeDocument/2006/relationships/oleObject" Target="embeddings/oleObject36.bin"/><Relationship Id="rId85" Type="http://schemas.openxmlformats.org/officeDocument/2006/relationships/image" Target="media/image40.emf"/><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emf"/><Relationship Id="rId17" Type="http://schemas.openxmlformats.org/officeDocument/2006/relationships/oleObject" Target="embeddings/oleObject5.bin"/><Relationship Id="rId25" Type="http://schemas.openxmlformats.org/officeDocument/2006/relationships/image" Target="media/image10.emf"/><Relationship Id="rId33" Type="http://schemas.openxmlformats.org/officeDocument/2006/relationships/image" Target="media/image14.emf"/><Relationship Id="rId38" Type="http://schemas.openxmlformats.org/officeDocument/2006/relationships/oleObject" Target="embeddings/oleObject15.bin"/><Relationship Id="rId46" Type="http://schemas.openxmlformats.org/officeDocument/2006/relationships/oleObject" Target="embeddings/oleObject19.bin"/><Relationship Id="rId59" Type="http://schemas.openxmlformats.org/officeDocument/2006/relationships/image" Target="media/image27.emf"/><Relationship Id="rId67" Type="http://schemas.openxmlformats.org/officeDocument/2006/relationships/image" Target="media/image31.emf"/><Relationship Id="rId20" Type="http://schemas.openxmlformats.org/officeDocument/2006/relationships/image" Target="media/image7.emf"/><Relationship Id="rId41" Type="http://schemas.openxmlformats.org/officeDocument/2006/relationships/image" Target="media/image18.emf"/><Relationship Id="rId54" Type="http://schemas.openxmlformats.org/officeDocument/2006/relationships/oleObject" Target="embeddings/oleObject23.bin"/><Relationship Id="rId62" Type="http://schemas.openxmlformats.org/officeDocument/2006/relationships/oleObject" Target="embeddings/oleObject27.bin"/><Relationship Id="rId70" Type="http://schemas.openxmlformats.org/officeDocument/2006/relationships/oleObject" Target="embeddings/oleObject31.bin"/><Relationship Id="rId75" Type="http://schemas.openxmlformats.org/officeDocument/2006/relationships/image" Target="media/image35.emf"/><Relationship Id="rId83" Type="http://schemas.openxmlformats.org/officeDocument/2006/relationships/image" Target="media/image39.emf"/><Relationship Id="rId88" Type="http://schemas.openxmlformats.org/officeDocument/2006/relationships/oleObject" Target="embeddings/oleObject40.bin"/><Relationship Id="rId9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oleObject" Target="embeddings/oleObject10.bin"/><Relationship Id="rId36" Type="http://schemas.openxmlformats.org/officeDocument/2006/relationships/oleObject" Target="embeddings/oleObject14.bin"/><Relationship Id="rId49" Type="http://schemas.openxmlformats.org/officeDocument/2006/relationships/image" Target="media/image22.emf"/><Relationship Id="rId57" Type="http://schemas.openxmlformats.org/officeDocument/2006/relationships/image" Target="media/image26.emf"/><Relationship Id="rId10" Type="http://schemas.openxmlformats.org/officeDocument/2006/relationships/image" Target="media/image2.emf"/><Relationship Id="rId31" Type="http://schemas.openxmlformats.org/officeDocument/2006/relationships/image" Target="media/image13.emf"/><Relationship Id="rId44" Type="http://schemas.openxmlformats.org/officeDocument/2006/relationships/oleObject" Target="embeddings/oleObject18.bin"/><Relationship Id="rId52" Type="http://schemas.openxmlformats.org/officeDocument/2006/relationships/oleObject" Target="embeddings/oleObject22.bin"/><Relationship Id="rId60" Type="http://schemas.openxmlformats.org/officeDocument/2006/relationships/oleObject" Target="embeddings/oleObject26.bin"/><Relationship Id="rId65" Type="http://schemas.openxmlformats.org/officeDocument/2006/relationships/image" Target="media/image30.emf"/><Relationship Id="rId73" Type="http://schemas.openxmlformats.org/officeDocument/2006/relationships/image" Target="media/image34.emf"/><Relationship Id="rId78" Type="http://schemas.openxmlformats.org/officeDocument/2006/relationships/oleObject" Target="embeddings/oleObject35.bin"/><Relationship Id="rId81" Type="http://schemas.openxmlformats.org/officeDocument/2006/relationships/image" Target="media/image38.emf"/><Relationship Id="rId86" Type="http://schemas.openxmlformats.org/officeDocument/2006/relationships/oleObject" Target="embeddings/oleObject39.bin"/><Relationship Id="rId94" Type="http://schemas.microsoft.com/office/2011/relationships/people" Target="people.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AF72AB-BC51-49AD-96D5-850B41F876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7441</TotalTime>
  <Pages>1</Pages>
  <Words>13090</Words>
  <Characters>74619</Characters>
  <Application>Microsoft Office Word</Application>
  <DocSecurity>0</DocSecurity>
  <Lines>621</Lines>
  <Paragraphs>175</Paragraphs>
  <ScaleCrop>false</ScaleCrop>
  <HeadingPairs>
    <vt:vector size="2" baseType="variant">
      <vt:variant>
        <vt:lpstr>Title</vt:lpstr>
      </vt:variant>
      <vt:variant>
        <vt:i4>1</vt:i4>
      </vt:variant>
    </vt:vector>
  </HeadingPairs>
  <TitlesOfParts>
    <vt:vector size="1" baseType="lpstr">
      <vt:lpstr>1</vt:lpstr>
    </vt:vector>
  </TitlesOfParts>
  <Company>Delphi Automotive Systems</Company>
  <LinksUpToDate>false</LinksUpToDate>
  <CharactersWithSpaces>87534</CharactersWithSpaces>
  <SharedDoc>false</SharedDoc>
  <HLinks>
    <vt:vector size="120" baseType="variant">
      <vt:variant>
        <vt:i4>1441843</vt:i4>
      </vt:variant>
      <vt:variant>
        <vt:i4>116</vt:i4>
      </vt:variant>
      <vt:variant>
        <vt:i4>0</vt:i4>
      </vt:variant>
      <vt:variant>
        <vt:i4>5</vt:i4>
      </vt:variant>
      <vt:variant>
        <vt:lpwstr/>
      </vt:variant>
      <vt:variant>
        <vt:lpwstr>_Toc292879490</vt:lpwstr>
      </vt:variant>
      <vt:variant>
        <vt:i4>1507379</vt:i4>
      </vt:variant>
      <vt:variant>
        <vt:i4>110</vt:i4>
      </vt:variant>
      <vt:variant>
        <vt:i4>0</vt:i4>
      </vt:variant>
      <vt:variant>
        <vt:i4>5</vt:i4>
      </vt:variant>
      <vt:variant>
        <vt:lpwstr/>
      </vt:variant>
      <vt:variant>
        <vt:lpwstr>_Toc292879489</vt:lpwstr>
      </vt:variant>
      <vt:variant>
        <vt:i4>1507379</vt:i4>
      </vt:variant>
      <vt:variant>
        <vt:i4>104</vt:i4>
      </vt:variant>
      <vt:variant>
        <vt:i4>0</vt:i4>
      </vt:variant>
      <vt:variant>
        <vt:i4>5</vt:i4>
      </vt:variant>
      <vt:variant>
        <vt:lpwstr/>
      </vt:variant>
      <vt:variant>
        <vt:lpwstr>_Toc292879488</vt:lpwstr>
      </vt:variant>
      <vt:variant>
        <vt:i4>1507379</vt:i4>
      </vt:variant>
      <vt:variant>
        <vt:i4>98</vt:i4>
      </vt:variant>
      <vt:variant>
        <vt:i4>0</vt:i4>
      </vt:variant>
      <vt:variant>
        <vt:i4>5</vt:i4>
      </vt:variant>
      <vt:variant>
        <vt:lpwstr/>
      </vt:variant>
      <vt:variant>
        <vt:lpwstr>_Toc292879487</vt:lpwstr>
      </vt:variant>
      <vt:variant>
        <vt:i4>1507379</vt:i4>
      </vt:variant>
      <vt:variant>
        <vt:i4>92</vt:i4>
      </vt:variant>
      <vt:variant>
        <vt:i4>0</vt:i4>
      </vt:variant>
      <vt:variant>
        <vt:i4>5</vt:i4>
      </vt:variant>
      <vt:variant>
        <vt:lpwstr/>
      </vt:variant>
      <vt:variant>
        <vt:lpwstr>_Toc292879486</vt:lpwstr>
      </vt:variant>
      <vt:variant>
        <vt:i4>1507379</vt:i4>
      </vt:variant>
      <vt:variant>
        <vt:i4>86</vt:i4>
      </vt:variant>
      <vt:variant>
        <vt:i4>0</vt:i4>
      </vt:variant>
      <vt:variant>
        <vt:i4>5</vt:i4>
      </vt:variant>
      <vt:variant>
        <vt:lpwstr/>
      </vt:variant>
      <vt:variant>
        <vt:lpwstr>_Toc292879485</vt:lpwstr>
      </vt:variant>
      <vt:variant>
        <vt:i4>1507379</vt:i4>
      </vt:variant>
      <vt:variant>
        <vt:i4>80</vt:i4>
      </vt:variant>
      <vt:variant>
        <vt:i4>0</vt:i4>
      </vt:variant>
      <vt:variant>
        <vt:i4>5</vt:i4>
      </vt:variant>
      <vt:variant>
        <vt:lpwstr/>
      </vt:variant>
      <vt:variant>
        <vt:lpwstr>_Toc292879484</vt:lpwstr>
      </vt:variant>
      <vt:variant>
        <vt:i4>1507379</vt:i4>
      </vt:variant>
      <vt:variant>
        <vt:i4>74</vt:i4>
      </vt:variant>
      <vt:variant>
        <vt:i4>0</vt:i4>
      </vt:variant>
      <vt:variant>
        <vt:i4>5</vt:i4>
      </vt:variant>
      <vt:variant>
        <vt:lpwstr/>
      </vt:variant>
      <vt:variant>
        <vt:lpwstr>_Toc292879483</vt:lpwstr>
      </vt:variant>
      <vt:variant>
        <vt:i4>1507379</vt:i4>
      </vt:variant>
      <vt:variant>
        <vt:i4>68</vt:i4>
      </vt:variant>
      <vt:variant>
        <vt:i4>0</vt:i4>
      </vt:variant>
      <vt:variant>
        <vt:i4>5</vt:i4>
      </vt:variant>
      <vt:variant>
        <vt:lpwstr/>
      </vt:variant>
      <vt:variant>
        <vt:lpwstr>_Toc292879482</vt:lpwstr>
      </vt:variant>
      <vt:variant>
        <vt:i4>1507379</vt:i4>
      </vt:variant>
      <vt:variant>
        <vt:i4>62</vt:i4>
      </vt:variant>
      <vt:variant>
        <vt:i4>0</vt:i4>
      </vt:variant>
      <vt:variant>
        <vt:i4>5</vt:i4>
      </vt:variant>
      <vt:variant>
        <vt:lpwstr/>
      </vt:variant>
      <vt:variant>
        <vt:lpwstr>_Toc292879481</vt:lpwstr>
      </vt:variant>
      <vt:variant>
        <vt:i4>1507379</vt:i4>
      </vt:variant>
      <vt:variant>
        <vt:i4>56</vt:i4>
      </vt:variant>
      <vt:variant>
        <vt:i4>0</vt:i4>
      </vt:variant>
      <vt:variant>
        <vt:i4>5</vt:i4>
      </vt:variant>
      <vt:variant>
        <vt:lpwstr/>
      </vt:variant>
      <vt:variant>
        <vt:lpwstr>_Toc292879480</vt:lpwstr>
      </vt:variant>
      <vt:variant>
        <vt:i4>1572915</vt:i4>
      </vt:variant>
      <vt:variant>
        <vt:i4>50</vt:i4>
      </vt:variant>
      <vt:variant>
        <vt:i4>0</vt:i4>
      </vt:variant>
      <vt:variant>
        <vt:i4>5</vt:i4>
      </vt:variant>
      <vt:variant>
        <vt:lpwstr/>
      </vt:variant>
      <vt:variant>
        <vt:lpwstr>_Toc292879479</vt:lpwstr>
      </vt:variant>
      <vt:variant>
        <vt:i4>1572915</vt:i4>
      </vt:variant>
      <vt:variant>
        <vt:i4>44</vt:i4>
      </vt:variant>
      <vt:variant>
        <vt:i4>0</vt:i4>
      </vt:variant>
      <vt:variant>
        <vt:i4>5</vt:i4>
      </vt:variant>
      <vt:variant>
        <vt:lpwstr/>
      </vt:variant>
      <vt:variant>
        <vt:lpwstr>_Toc292879478</vt:lpwstr>
      </vt:variant>
      <vt:variant>
        <vt:i4>1572915</vt:i4>
      </vt:variant>
      <vt:variant>
        <vt:i4>38</vt:i4>
      </vt:variant>
      <vt:variant>
        <vt:i4>0</vt:i4>
      </vt:variant>
      <vt:variant>
        <vt:i4>5</vt:i4>
      </vt:variant>
      <vt:variant>
        <vt:lpwstr/>
      </vt:variant>
      <vt:variant>
        <vt:lpwstr>_Toc292879477</vt:lpwstr>
      </vt:variant>
      <vt:variant>
        <vt:i4>1572915</vt:i4>
      </vt:variant>
      <vt:variant>
        <vt:i4>32</vt:i4>
      </vt:variant>
      <vt:variant>
        <vt:i4>0</vt:i4>
      </vt:variant>
      <vt:variant>
        <vt:i4>5</vt:i4>
      </vt:variant>
      <vt:variant>
        <vt:lpwstr/>
      </vt:variant>
      <vt:variant>
        <vt:lpwstr>_Toc292879476</vt:lpwstr>
      </vt:variant>
      <vt:variant>
        <vt:i4>1572915</vt:i4>
      </vt:variant>
      <vt:variant>
        <vt:i4>26</vt:i4>
      </vt:variant>
      <vt:variant>
        <vt:i4>0</vt:i4>
      </vt:variant>
      <vt:variant>
        <vt:i4>5</vt:i4>
      </vt:variant>
      <vt:variant>
        <vt:lpwstr/>
      </vt:variant>
      <vt:variant>
        <vt:lpwstr>_Toc292879475</vt:lpwstr>
      </vt:variant>
      <vt:variant>
        <vt:i4>1572915</vt:i4>
      </vt:variant>
      <vt:variant>
        <vt:i4>20</vt:i4>
      </vt:variant>
      <vt:variant>
        <vt:i4>0</vt:i4>
      </vt:variant>
      <vt:variant>
        <vt:i4>5</vt:i4>
      </vt:variant>
      <vt:variant>
        <vt:lpwstr/>
      </vt:variant>
      <vt:variant>
        <vt:lpwstr>_Toc292879474</vt:lpwstr>
      </vt:variant>
      <vt:variant>
        <vt:i4>1572915</vt:i4>
      </vt:variant>
      <vt:variant>
        <vt:i4>14</vt:i4>
      </vt:variant>
      <vt:variant>
        <vt:i4>0</vt:i4>
      </vt:variant>
      <vt:variant>
        <vt:i4>5</vt:i4>
      </vt:variant>
      <vt:variant>
        <vt:lpwstr/>
      </vt:variant>
      <vt:variant>
        <vt:lpwstr>_Toc292879473</vt:lpwstr>
      </vt:variant>
      <vt:variant>
        <vt:i4>1572915</vt:i4>
      </vt:variant>
      <vt:variant>
        <vt:i4>8</vt:i4>
      </vt:variant>
      <vt:variant>
        <vt:i4>0</vt:i4>
      </vt:variant>
      <vt:variant>
        <vt:i4>5</vt:i4>
      </vt:variant>
      <vt:variant>
        <vt:lpwstr/>
      </vt:variant>
      <vt:variant>
        <vt:lpwstr>_Toc292879472</vt:lpwstr>
      </vt:variant>
      <vt:variant>
        <vt:i4>1572915</vt:i4>
      </vt:variant>
      <vt:variant>
        <vt:i4>2</vt:i4>
      </vt:variant>
      <vt:variant>
        <vt:i4>0</vt:i4>
      </vt:variant>
      <vt:variant>
        <vt:i4>5</vt:i4>
      </vt:variant>
      <vt:variant>
        <vt:lpwstr/>
      </vt:variant>
      <vt:variant>
        <vt:lpwstr>_Toc292879471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Mark Colosky</dc:creator>
  <cp:lastModifiedBy>Akilan Rathakrishnan</cp:lastModifiedBy>
  <cp:revision>612</cp:revision>
  <cp:lastPrinted>2005-09-30T12:50:00Z</cp:lastPrinted>
  <dcterms:created xsi:type="dcterms:W3CDTF">2015-10-29T12:15:00Z</dcterms:created>
  <dcterms:modified xsi:type="dcterms:W3CDTF">2017-01-18T18:52:00Z</dcterms:modified>
</cp:coreProperties>
</file>